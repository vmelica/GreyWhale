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BCC3" w14:textId="168506E4" w:rsidR="00142FEA" w:rsidRPr="0007256E" w:rsidRDefault="009D602E" w:rsidP="009F3A25">
      <w:pPr>
        <w:pStyle w:val="Heading1"/>
        <w:rPr>
          <w:rFonts w:ascii="Times New Roman" w:hAnsi="Times New Roman" w:cs="Times New Roman"/>
          <w:sz w:val="28"/>
          <w:szCs w:val="28"/>
        </w:rPr>
      </w:pPr>
      <w:commentRangeStart w:id="0"/>
      <w:commentRangeEnd w:id="0"/>
      <w:r w:rsidRPr="0007256E">
        <w:rPr>
          <w:rStyle w:val="CommentReference"/>
          <w:rFonts w:ascii="Times New Roman" w:hAnsi="Times New Roman" w:cs="Times New Roman"/>
          <w:sz w:val="28"/>
          <w:szCs w:val="28"/>
        </w:rPr>
        <w:commentReference w:id="0"/>
      </w:r>
      <w:r w:rsidR="009F3A25" w:rsidRPr="0007256E">
        <w:rPr>
          <w:rFonts w:ascii="Times New Roman" w:hAnsi="Times New Roman" w:cs="Times New Roman"/>
          <w:sz w:val="28"/>
          <w:szCs w:val="28"/>
        </w:rPr>
        <w:t>Tables</w:t>
      </w:r>
    </w:p>
    <w:p w14:paraId="46C186AE" w14:textId="21276C96" w:rsidR="00E159D9" w:rsidRPr="0007256E" w:rsidRDefault="00E159D9" w:rsidP="00E159D9">
      <w:pPr>
        <w:rPr>
          <w:rFonts w:ascii="Times New Roman" w:hAnsi="Times New Roman" w:cs="Times New Roman"/>
          <w:sz w:val="22"/>
          <w:szCs w:val="22"/>
        </w:rPr>
      </w:pPr>
      <w:r w:rsidRPr="0007256E">
        <w:rPr>
          <w:rFonts w:ascii="Times New Roman" w:hAnsi="Times New Roman" w:cs="Times New Roman"/>
          <w:sz w:val="22"/>
          <w:szCs w:val="22"/>
        </w:rPr>
        <w:t>Table 1: Dataset of blubber samples collected from 35 stranded gray whales and analyzed for concentrations of corticosteroid hormones and lipid content in relation to sex, age class, cause of death, body and carcasses conditions</w:t>
      </w:r>
    </w:p>
    <w:tbl>
      <w:tblPr>
        <w:tblW w:w="13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1411"/>
        <w:gridCol w:w="838"/>
        <w:gridCol w:w="929"/>
        <w:gridCol w:w="838"/>
        <w:gridCol w:w="838"/>
        <w:gridCol w:w="1006"/>
        <w:gridCol w:w="994"/>
        <w:gridCol w:w="838"/>
        <w:gridCol w:w="1345"/>
        <w:gridCol w:w="838"/>
        <w:gridCol w:w="852"/>
        <w:gridCol w:w="1378"/>
        <w:gridCol w:w="1181"/>
      </w:tblGrid>
      <w:tr w:rsidR="00E159D9" w:rsidRPr="0007256E" w14:paraId="6C6BF732" w14:textId="77777777" w:rsidTr="00E159D9">
        <w:trPr>
          <w:trHeight w:val="751"/>
        </w:trPr>
        <w:tc>
          <w:tcPr>
            <w:tcW w:w="999" w:type="dxa"/>
            <w:noWrap/>
            <w:vAlign w:val="center"/>
            <w:hideMark/>
          </w:tcPr>
          <w:p w14:paraId="4B260C8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MMSNW</w:t>
            </w:r>
          </w:p>
        </w:tc>
        <w:tc>
          <w:tcPr>
            <w:tcW w:w="1277" w:type="dxa"/>
            <w:noWrap/>
            <w:vAlign w:val="center"/>
            <w:hideMark/>
          </w:tcPr>
          <w:p w14:paraId="0DBBC8E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ID</w:t>
            </w:r>
          </w:p>
        </w:tc>
        <w:tc>
          <w:tcPr>
            <w:tcW w:w="910" w:type="dxa"/>
            <w:noWrap/>
            <w:vAlign w:val="center"/>
            <w:hideMark/>
          </w:tcPr>
          <w:p w14:paraId="7817E7D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w:t>
            </w:r>
          </w:p>
        </w:tc>
        <w:tc>
          <w:tcPr>
            <w:tcW w:w="910" w:type="dxa"/>
            <w:noWrap/>
            <w:vAlign w:val="center"/>
            <w:hideMark/>
          </w:tcPr>
          <w:p w14:paraId="48250DD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Date of necropsy</w:t>
            </w:r>
          </w:p>
        </w:tc>
        <w:tc>
          <w:tcPr>
            <w:tcW w:w="910" w:type="dxa"/>
            <w:noWrap/>
            <w:vAlign w:val="center"/>
            <w:hideMark/>
          </w:tcPr>
          <w:p w14:paraId="50911E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State</w:t>
            </w:r>
          </w:p>
        </w:tc>
        <w:tc>
          <w:tcPr>
            <w:tcW w:w="910" w:type="dxa"/>
            <w:noWrap/>
            <w:vAlign w:val="center"/>
            <w:hideMark/>
          </w:tcPr>
          <w:p w14:paraId="6A42E7C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Carcass Code</w:t>
            </w:r>
          </w:p>
        </w:tc>
        <w:tc>
          <w:tcPr>
            <w:tcW w:w="910" w:type="dxa"/>
            <w:noWrap/>
            <w:vAlign w:val="center"/>
            <w:hideMark/>
          </w:tcPr>
          <w:p w14:paraId="23C2854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Body Condition</w:t>
            </w:r>
          </w:p>
        </w:tc>
        <w:tc>
          <w:tcPr>
            <w:tcW w:w="910" w:type="dxa"/>
            <w:noWrap/>
            <w:vAlign w:val="center"/>
            <w:hideMark/>
          </w:tcPr>
          <w:p w14:paraId="7880A3C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Age Class</w:t>
            </w:r>
          </w:p>
        </w:tc>
        <w:tc>
          <w:tcPr>
            <w:tcW w:w="910" w:type="dxa"/>
            <w:noWrap/>
            <w:vAlign w:val="center"/>
            <w:hideMark/>
          </w:tcPr>
          <w:p w14:paraId="7A18DE9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Sex</w:t>
            </w:r>
          </w:p>
        </w:tc>
        <w:tc>
          <w:tcPr>
            <w:tcW w:w="1217" w:type="dxa"/>
            <w:noWrap/>
            <w:vAlign w:val="center"/>
            <w:hideMark/>
          </w:tcPr>
          <w:p w14:paraId="27202F1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Cause of Death</w:t>
            </w:r>
          </w:p>
        </w:tc>
        <w:tc>
          <w:tcPr>
            <w:tcW w:w="910" w:type="dxa"/>
            <w:noWrap/>
            <w:vAlign w:val="center"/>
            <w:hideMark/>
          </w:tcPr>
          <w:p w14:paraId="18BB059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Lipid content (%)</w:t>
            </w:r>
          </w:p>
        </w:tc>
        <w:tc>
          <w:tcPr>
            <w:tcW w:w="910" w:type="dxa"/>
            <w:noWrap/>
            <w:vAlign w:val="center"/>
            <w:hideMark/>
          </w:tcPr>
          <w:p w14:paraId="59D1ED8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Cortisol (ng/g)</w:t>
            </w:r>
          </w:p>
        </w:tc>
        <w:tc>
          <w:tcPr>
            <w:tcW w:w="1247" w:type="dxa"/>
            <w:noWrap/>
            <w:vAlign w:val="center"/>
            <w:hideMark/>
          </w:tcPr>
          <w:p w14:paraId="65917FE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Corticosterone (ng/g)</w:t>
            </w:r>
          </w:p>
        </w:tc>
        <w:tc>
          <w:tcPr>
            <w:tcW w:w="1068" w:type="dxa"/>
            <w:noWrap/>
            <w:vAlign w:val="center"/>
            <w:hideMark/>
          </w:tcPr>
          <w:p w14:paraId="19E4751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Aldosterone (ng/g)</w:t>
            </w:r>
          </w:p>
        </w:tc>
      </w:tr>
      <w:tr w:rsidR="00E159D9" w:rsidRPr="0007256E" w14:paraId="5119FD0D" w14:textId="77777777" w:rsidTr="00E159D9">
        <w:trPr>
          <w:trHeight w:val="333"/>
        </w:trPr>
        <w:tc>
          <w:tcPr>
            <w:tcW w:w="999" w:type="dxa"/>
            <w:noWrap/>
            <w:vAlign w:val="center"/>
            <w:hideMark/>
          </w:tcPr>
          <w:p w14:paraId="04F73A3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277" w:type="dxa"/>
            <w:noWrap/>
            <w:vAlign w:val="center"/>
            <w:hideMark/>
          </w:tcPr>
          <w:p w14:paraId="1B803B6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201730</w:t>
            </w:r>
          </w:p>
        </w:tc>
        <w:tc>
          <w:tcPr>
            <w:tcW w:w="910" w:type="dxa"/>
            <w:noWrap/>
            <w:vAlign w:val="center"/>
            <w:hideMark/>
          </w:tcPr>
          <w:p w14:paraId="21738A7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68943CA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5/2/17</w:t>
            </w:r>
          </w:p>
        </w:tc>
        <w:tc>
          <w:tcPr>
            <w:tcW w:w="910" w:type="dxa"/>
            <w:noWrap/>
            <w:vAlign w:val="center"/>
            <w:hideMark/>
          </w:tcPr>
          <w:p w14:paraId="19E8378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7CA5F8F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064E442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0398524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0599085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5AE0F0C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Entanglement</w:t>
            </w:r>
          </w:p>
        </w:tc>
        <w:tc>
          <w:tcPr>
            <w:tcW w:w="910" w:type="dxa"/>
            <w:noWrap/>
            <w:vAlign w:val="center"/>
            <w:hideMark/>
          </w:tcPr>
          <w:p w14:paraId="0282DF7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28.76</w:t>
            </w:r>
          </w:p>
        </w:tc>
        <w:tc>
          <w:tcPr>
            <w:tcW w:w="910" w:type="dxa"/>
            <w:noWrap/>
            <w:vAlign w:val="center"/>
            <w:hideMark/>
          </w:tcPr>
          <w:p w14:paraId="71C3766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6.40</w:t>
            </w:r>
          </w:p>
        </w:tc>
        <w:tc>
          <w:tcPr>
            <w:tcW w:w="1247" w:type="dxa"/>
            <w:noWrap/>
            <w:vAlign w:val="center"/>
            <w:hideMark/>
          </w:tcPr>
          <w:p w14:paraId="72A3152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3.00</w:t>
            </w:r>
          </w:p>
        </w:tc>
        <w:tc>
          <w:tcPr>
            <w:tcW w:w="1068" w:type="dxa"/>
            <w:noWrap/>
            <w:vAlign w:val="center"/>
            <w:hideMark/>
          </w:tcPr>
          <w:p w14:paraId="756F7CF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0.52</w:t>
            </w:r>
          </w:p>
        </w:tc>
      </w:tr>
      <w:tr w:rsidR="00E159D9" w:rsidRPr="0007256E" w14:paraId="3CF2ADDF" w14:textId="77777777" w:rsidTr="00E159D9">
        <w:trPr>
          <w:trHeight w:val="333"/>
        </w:trPr>
        <w:tc>
          <w:tcPr>
            <w:tcW w:w="999" w:type="dxa"/>
            <w:noWrap/>
            <w:vAlign w:val="center"/>
            <w:hideMark/>
          </w:tcPr>
          <w:p w14:paraId="6D0DB62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277" w:type="dxa"/>
            <w:noWrap/>
            <w:vAlign w:val="center"/>
            <w:hideMark/>
          </w:tcPr>
          <w:p w14:paraId="421225F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190430</w:t>
            </w:r>
          </w:p>
        </w:tc>
        <w:tc>
          <w:tcPr>
            <w:tcW w:w="910" w:type="dxa"/>
            <w:noWrap/>
            <w:vAlign w:val="center"/>
            <w:hideMark/>
          </w:tcPr>
          <w:p w14:paraId="4D46BA1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2D5CC90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4/30/19</w:t>
            </w:r>
          </w:p>
        </w:tc>
        <w:tc>
          <w:tcPr>
            <w:tcW w:w="910" w:type="dxa"/>
            <w:noWrap/>
            <w:vAlign w:val="center"/>
            <w:hideMark/>
          </w:tcPr>
          <w:p w14:paraId="5B99343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1F74E29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6224C48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3794E99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66D2A25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39ABDFC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11B53AF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2.60</w:t>
            </w:r>
          </w:p>
        </w:tc>
        <w:tc>
          <w:tcPr>
            <w:tcW w:w="910" w:type="dxa"/>
            <w:noWrap/>
            <w:vAlign w:val="center"/>
            <w:hideMark/>
          </w:tcPr>
          <w:p w14:paraId="70A34BB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3.20</w:t>
            </w:r>
          </w:p>
        </w:tc>
        <w:tc>
          <w:tcPr>
            <w:tcW w:w="1247" w:type="dxa"/>
            <w:noWrap/>
            <w:vAlign w:val="center"/>
            <w:hideMark/>
          </w:tcPr>
          <w:p w14:paraId="439C008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w:t>
            </w:r>
          </w:p>
        </w:tc>
        <w:tc>
          <w:tcPr>
            <w:tcW w:w="1068" w:type="dxa"/>
            <w:noWrap/>
            <w:vAlign w:val="center"/>
            <w:hideMark/>
          </w:tcPr>
          <w:p w14:paraId="52CDD1B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0.06</w:t>
            </w:r>
          </w:p>
        </w:tc>
      </w:tr>
      <w:tr w:rsidR="00E159D9" w:rsidRPr="0007256E" w14:paraId="4441D6CD" w14:textId="77777777" w:rsidTr="00E159D9">
        <w:trPr>
          <w:trHeight w:val="333"/>
        </w:trPr>
        <w:tc>
          <w:tcPr>
            <w:tcW w:w="999" w:type="dxa"/>
            <w:noWrap/>
            <w:vAlign w:val="center"/>
            <w:hideMark/>
          </w:tcPr>
          <w:p w14:paraId="450528C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277" w:type="dxa"/>
            <w:noWrap/>
            <w:vAlign w:val="center"/>
            <w:hideMark/>
          </w:tcPr>
          <w:p w14:paraId="71FAB2F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190417</w:t>
            </w:r>
          </w:p>
        </w:tc>
        <w:tc>
          <w:tcPr>
            <w:tcW w:w="910" w:type="dxa"/>
            <w:noWrap/>
            <w:vAlign w:val="center"/>
            <w:hideMark/>
          </w:tcPr>
          <w:p w14:paraId="39B1531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62CCDE8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4/17/19</w:t>
            </w:r>
          </w:p>
        </w:tc>
        <w:tc>
          <w:tcPr>
            <w:tcW w:w="910" w:type="dxa"/>
            <w:noWrap/>
            <w:vAlign w:val="center"/>
            <w:hideMark/>
          </w:tcPr>
          <w:p w14:paraId="6882176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61C9420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00F7F9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44235C6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1B9DCBE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0FA4C12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3E92B34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16.39</w:t>
            </w:r>
          </w:p>
        </w:tc>
        <w:tc>
          <w:tcPr>
            <w:tcW w:w="910" w:type="dxa"/>
            <w:noWrap/>
            <w:vAlign w:val="center"/>
            <w:hideMark/>
          </w:tcPr>
          <w:p w14:paraId="1CF4C14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w:t>
            </w:r>
          </w:p>
        </w:tc>
        <w:tc>
          <w:tcPr>
            <w:tcW w:w="1247" w:type="dxa"/>
            <w:noWrap/>
            <w:vAlign w:val="center"/>
            <w:hideMark/>
          </w:tcPr>
          <w:p w14:paraId="74A683E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0.52</w:t>
            </w:r>
          </w:p>
        </w:tc>
        <w:tc>
          <w:tcPr>
            <w:tcW w:w="1068" w:type="dxa"/>
            <w:noWrap/>
            <w:vAlign w:val="center"/>
            <w:hideMark/>
          </w:tcPr>
          <w:p w14:paraId="331EEB9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r>
      <w:tr w:rsidR="00E159D9" w:rsidRPr="0007256E" w14:paraId="31F16F34" w14:textId="77777777" w:rsidTr="00E159D9">
        <w:trPr>
          <w:trHeight w:val="333"/>
        </w:trPr>
        <w:tc>
          <w:tcPr>
            <w:tcW w:w="999" w:type="dxa"/>
            <w:noWrap/>
            <w:vAlign w:val="center"/>
            <w:hideMark/>
          </w:tcPr>
          <w:p w14:paraId="2CDA5E7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277" w:type="dxa"/>
            <w:noWrap/>
            <w:vAlign w:val="center"/>
            <w:hideMark/>
          </w:tcPr>
          <w:p w14:paraId="506726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180413</w:t>
            </w:r>
          </w:p>
        </w:tc>
        <w:tc>
          <w:tcPr>
            <w:tcW w:w="910" w:type="dxa"/>
            <w:noWrap/>
            <w:vAlign w:val="center"/>
            <w:hideMark/>
          </w:tcPr>
          <w:p w14:paraId="2034D90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2676837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4/15/18</w:t>
            </w:r>
          </w:p>
        </w:tc>
        <w:tc>
          <w:tcPr>
            <w:tcW w:w="910" w:type="dxa"/>
            <w:noWrap/>
            <w:vAlign w:val="center"/>
            <w:hideMark/>
          </w:tcPr>
          <w:p w14:paraId="2B9F10C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1052746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10" w:type="dxa"/>
            <w:noWrap/>
            <w:vAlign w:val="center"/>
            <w:hideMark/>
          </w:tcPr>
          <w:p w14:paraId="4647BD4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49341E6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6F806E8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2D1D019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Entanglement</w:t>
            </w:r>
          </w:p>
        </w:tc>
        <w:tc>
          <w:tcPr>
            <w:tcW w:w="910" w:type="dxa"/>
            <w:noWrap/>
            <w:vAlign w:val="center"/>
            <w:hideMark/>
          </w:tcPr>
          <w:p w14:paraId="4CD2E1E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59.30</w:t>
            </w:r>
          </w:p>
        </w:tc>
        <w:tc>
          <w:tcPr>
            <w:tcW w:w="910" w:type="dxa"/>
            <w:noWrap/>
            <w:vAlign w:val="center"/>
            <w:hideMark/>
          </w:tcPr>
          <w:p w14:paraId="513087B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1.20</w:t>
            </w:r>
          </w:p>
        </w:tc>
        <w:tc>
          <w:tcPr>
            <w:tcW w:w="1247" w:type="dxa"/>
            <w:noWrap/>
            <w:vAlign w:val="center"/>
            <w:hideMark/>
          </w:tcPr>
          <w:p w14:paraId="4DD492C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0.54</w:t>
            </w:r>
          </w:p>
        </w:tc>
        <w:tc>
          <w:tcPr>
            <w:tcW w:w="1068" w:type="dxa"/>
            <w:noWrap/>
            <w:vAlign w:val="center"/>
            <w:hideMark/>
          </w:tcPr>
          <w:p w14:paraId="6F0F1DA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w:t>
            </w:r>
          </w:p>
        </w:tc>
      </w:tr>
      <w:tr w:rsidR="00E159D9" w:rsidRPr="0007256E" w14:paraId="3AB861DE" w14:textId="77777777" w:rsidTr="00E159D9">
        <w:trPr>
          <w:trHeight w:val="333"/>
        </w:trPr>
        <w:tc>
          <w:tcPr>
            <w:tcW w:w="999" w:type="dxa"/>
            <w:noWrap/>
            <w:vAlign w:val="center"/>
            <w:hideMark/>
          </w:tcPr>
          <w:p w14:paraId="1643E82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277" w:type="dxa"/>
            <w:noWrap/>
            <w:vAlign w:val="center"/>
            <w:hideMark/>
          </w:tcPr>
          <w:p w14:paraId="462DAD8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190402</w:t>
            </w:r>
          </w:p>
        </w:tc>
        <w:tc>
          <w:tcPr>
            <w:tcW w:w="910" w:type="dxa"/>
            <w:noWrap/>
            <w:vAlign w:val="center"/>
            <w:hideMark/>
          </w:tcPr>
          <w:p w14:paraId="6166147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242B001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4/2/19</w:t>
            </w:r>
          </w:p>
        </w:tc>
        <w:tc>
          <w:tcPr>
            <w:tcW w:w="910" w:type="dxa"/>
            <w:noWrap/>
            <w:vAlign w:val="center"/>
            <w:hideMark/>
          </w:tcPr>
          <w:p w14:paraId="20AECE9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6D39449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4909096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7AB9B4D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415A82F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485E99F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7046667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24.15</w:t>
            </w:r>
          </w:p>
        </w:tc>
        <w:tc>
          <w:tcPr>
            <w:tcW w:w="910" w:type="dxa"/>
            <w:noWrap/>
            <w:vAlign w:val="center"/>
            <w:hideMark/>
          </w:tcPr>
          <w:p w14:paraId="57D597C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3.30</w:t>
            </w:r>
          </w:p>
        </w:tc>
        <w:tc>
          <w:tcPr>
            <w:tcW w:w="1247" w:type="dxa"/>
            <w:noWrap/>
            <w:vAlign w:val="center"/>
            <w:hideMark/>
          </w:tcPr>
          <w:p w14:paraId="382BADB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0.33</w:t>
            </w:r>
          </w:p>
        </w:tc>
        <w:tc>
          <w:tcPr>
            <w:tcW w:w="1068" w:type="dxa"/>
            <w:noWrap/>
            <w:vAlign w:val="center"/>
            <w:hideMark/>
          </w:tcPr>
          <w:p w14:paraId="7EB32C5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w:t>
            </w:r>
          </w:p>
        </w:tc>
      </w:tr>
      <w:tr w:rsidR="00E159D9" w:rsidRPr="0007256E" w14:paraId="60E334F4" w14:textId="77777777" w:rsidTr="00E159D9">
        <w:trPr>
          <w:trHeight w:val="333"/>
        </w:trPr>
        <w:tc>
          <w:tcPr>
            <w:tcW w:w="999" w:type="dxa"/>
            <w:noWrap/>
            <w:vAlign w:val="center"/>
            <w:hideMark/>
          </w:tcPr>
          <w:p w14:paraId="4E8F42E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277" w:type="dxa"/>
            <w:noWrap/>
            <w:vAlign w:val="center"/>
            <w:hideMark/>
          </w:tcPr>
          <w:p w14:paraId="6906C68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2019047</w:t>
            </w:r>
          </w:p>
        </w:tc>
        <w:tc>
          <w:tcPr>
            <w:tcW w:w="910" w:type="dxa"/>
            <w:noWrap/>
            <w:vAlign w:val="center"/>
            <w:hideMark/>
          </w:tcPr>
          <w:p w14:paraId="43F9FEE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68B3EA8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6/3/19</w:t>
            </w:r>
          </w:p>
        </w:tc>
        <w:tc>
          <w:tcPr>
            <w:tcW w:w="910" w:type="dxa"/>
            <w:noWrap/>
            <w:vAlign w:val="center"/>
            <w:hideMark/>
          </w:tcPr>
          <w:p w14:paraId="593959B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0833BA6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438354C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2058B2E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05D3585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17F13CC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1CB56E1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2.21</w:t>
            </w:r>
          </w:p>
        </w:tc>
        <w:tc>
          <w:tcPr>
            <w:tcW w:w="910" w:type="dxa"/>
            <w:noWrap/>
            <w:vAlign w:val="center"/>
            <w:hideMark/>
          </w:tcPr>
          <w:p w14:paraId="774D535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1.00</w:t>
            </w:r>
          </w:p>
        </w:tc>
        <w:tc>
          <w:tcPr>
            <w:tcW w:w="1247" w:type="dxa"/>
            <w:noWrap/>
            <w:vAlign w:val="center"/>
            <w:hideMark/>
          </w:tcPr>
          <w:p w14:paraId="6C838C3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w:t>
            </w:r>
          </w:p>
        </w:tc>
        <w:tc>
          <w:tcPr>
            <w:tcW w:w="1068" w:type="dxa"/>
            <w:noWrap/>
            <w:vAlign w:val="center"/>
            <w:hideMark/>
          </w:tcPr>
          <w:p w14:paraId="0DA7292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r>
      <w:tr w:rsidR="00E159D9" w:rsidRPr="0007256E" w14:paraId="2ECD77AF" w14:textId="77777777" w:rsidTr="00E159D9">
        <w:trPr>
          <w:trHeight w:val="333"/>
        </w:trPr>
        <w:tc>
          <w:tcPr>
            <w:tcW w:w="999" w:type="dxa"/>
            <w:noWrap/>
            <w:vAlign w:val="center"/>
            <w:hideMark/>
          </w:tcPr>
          <w:p w14:paraId="077368C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718788F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1278</w:t>
            </w:r>
          </w:p>
        </w:tc>
        <w:tc>
          <w:tcPr>
            <w:tcW w:w="910" w:type="dxa"/>
            <w:noWrap/>
            <w:vAlign w:val="center"/>
            <w:hideMark/>
          </w:tcPr>
          <w:p w14:paraId="779E2A1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09C0D32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7/30/13</w:t>
            </w:r>
          </w:p>
        </w:tc>
        <w:tc>
          <w:tcPr>
            <w:tcW w:w="910" w:type="dxa"/>
            <w:noWrap/>
            <w:vAlign w:val="center"/>
            <w:hideMark/>
          </w:tcPr>
          <w:p w14:paraId="457228B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47908CE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0F7A825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69E7FAB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0389D23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9514C8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1EF1059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2.29</w:t>
            </w:r>
          </w:p>
        </w:tc>
        <w:tc>
          <w:tcPr>
            <w:tcW w:w="910" w:type="dxa"/>
            <w:noWrap/>
            <w:vAlign w:val="center"/>
            <w:hideMark/>
          </w:tcPr>
          <w:p w14:paraId="1F70876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8.90</w:t>
            </w:r>
          </w:p>
        </w:tc>
        <w:tc>
          <w:tcPr>
            <w:tcW w:w="1247" w:type="dxa"/>
            <w:noWrap/>
            <w:vAlign w:val="center"/>
            <w:hideMark/>
          </w:tcPr>
          <w:p w14:paraId="3B07B6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0.27</w:t>
            </w:r>
          </w:p>
        </w:tc>
        <w:tc>
          <w:tcPr>
            <w:tcW w:w="1068" w:type="dxa"/>
            <w:noWrap/>
            <w:vAlign w:val="center"/>
            <w:hideMark/>
          </w:tcPr>
          <w:p w14:paraId="31E8107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0.30</w:t>
            </w:r>
          </w:p>
        </w:tc>
      </w:tr>
      <w:tr w:rsidR="00E159D9" w:rsidRPr="0007256E" w14:paraId="15FDE24F" w14:textId="77777777" w:rsidTr="001E424C">
        <w:trPr>
          <w:trHeight w:val="333"/>
        </w:trPr>
        <w:tc>
          <w:tcPr>
            <w:tcW w:w="999" w:type="dxa"/>
            <w:noWrap/>
            <w:vAlign w:val="center"/>
            <w:hideMark/>
          </w:tcPr>
          <w:p w14:paraId="1B753A1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7B430D3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1587</w:t>
            </w:r>
          </w:p>
        </w:tc>
        <w:tc>
          <w:tcPr>
            <w:tcW w:w="910" w:type="dxa"/>
            <w:noWrap/>
            <w:vAlign w:val="center"/>
            <w:hideMark/>
          </w:tcPr>
          <w:p w14:paraId="565F47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204FACB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5/24/17</w:t>
            </w:r>
          </w:p>
        </w:tc>
        <w:tc>
          <w:tcPr>
            <w:tcW w:w="910" w:type="dxa"/>
            <w:noWrap/>
            <w:vAlign w:val="center"/>
            <w:hideMark/>
          </w:tcPr>
          <w:p w14:paraId="2BA1FC3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0056917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141866B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072A43F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7B7D503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117C48C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6801AA2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13.10</w:t>
            </w:r>
          </w:p>
        </w:tc>
        <w:tc>
          <w:tcPr>
            <w:tcW w:w="910" w:type="dxa"/>
            <w:shd w:val="clear" w:color="auto" w:fill="F6C5AC" w:themeFill="accent2" w:themeFillTint="66"/>
            <w:noWrap/>
            <w:vAlign w:val="center"/>
            <w:hideMark/>
          </w:tcPr>
          <w:p w14:paraId="22E87CA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43.90</w:t>
            </w:r>
          </w:p>
        </w:tc>
        <w:tc>
          <w:tcPr>
            <w:tcW w:w="1247" w:type="dxa"/>
            <w:noWrap/>
            <w:vAlign w:val="center"/>
            <w:hideMark/>
          </w:tcPr>
          <w:p w14:paraId="4C038D4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1.67</w:t>
            </w:r>
          </w:p>
        </w:tc>
        <w:tc>
          <w:tcPr>
            <w:tcW w:w="1068" w:type="dxa"/>
            <w:noWrap/>
            <w:vAlign w:val="center"/>
            <w:hideMark/>
          </w:tcPr>
          <w:p w14:paraId="3F50B35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0.41</w:t>
            </w:r>
          </w:p>
        </w:tc>
      </w:tr>
      <w:tr w:rsidR="00E159D9" w:rsidRPr="0007256E" w14:paraId="2C2F06AE" w14:textId="77777777" w:rsidTr="00E159D9">
        <w:trPr>
          <w:trHeight w:val="333"/>
        </w:trPr>
        <w:tc>
          <w:tcPr>
            <w:tcW w:w="999" w:type="dxa"/>
            <w:noWrap/>
            <w:vAlign w:val="center"/>
            <w:hideMark/>
          </w:tcPr>
          <w:p w14:paraId="47DFBD4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6D6D18B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1724</w:t>
            </w:r>
          </w:p>
        </w:tc>
        <w:tc>
          <w:tcPr>
            <w:tcW w:w="910" w:type="dxa"/>
            <w:noWrap/>
            <w:vAlign w:val="center"/>
            <w:hideMark/>
          </w:tcPr>
          <w:p w14:paraId="0D593E9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33C28C6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5/16/19</w:t>
            </w:r>
          </w:p>
        </w:tc>
        <w:tc>
          <w:tcPr>
            <w:tcW w:w="910" w:type="dxa"/>
            <w:noWrap/>
            <w:vAlign w:val="center"/>
            <w:hideMark/>
          </w:tcPr>
          <w:p w14:paraId="4991470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655F8C5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1D97146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47F5D15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3C6CB30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311BC9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121DD15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5.90</w:t>
            </w:r>
          </w:p>
        </w:tc>
        <w:tc>
          <w:tcPr>
            <w:tcW w:w="910" w:type="dxa"/>
            <w:noWrap/>
            <w:vAlign w:val="center"/>
            <w:hideMark/>
          </w:tcPr>
          <w:p w14:paraId="1CF53E2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w:t>
            </w:r>
          </w:p>
        </w:tc>
        <w:tc>
          <w:tcPr>
            <w:tcW w:w="1247" w:type="dxa"/>
            <w:noWrap/>
            <w:vAlign w:val="center"/>
            <w:hideMark/>
          </w:tcPr>
          <w:p w14:paraId="075DB9C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0.39</w:t>
            </w:r>
          </w:p>
        </w:tc>
        <w:tc>
          <w:tcPr>
            <w:tcW w:w="1068" w:type="dxa"/>
            <w:noWrap/>
            <w:vAlign w:val="center"/>
            <w:hideMark/>
          </w:tcPr>
          <w:p w14:paraId="31ABF05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r>
      <w:tr w:rsidR="00E159D9" w:rsidRPr="0007256E" w14:paraId="541AC164" w14:textId="77777777" w:rsidTr="00E159D9">
        <w:trPr>
          <w:trHeight w:val="333"/>
        </w:trPr>
        <w:tc>
          <w:tcPr>
            <w:tcW w:w="999" w:type="dxa"/>
            <w:noWrap/>
            <w:vAlign w:val="center"/>
            <w:hideMark/>
          </w:tcPr>
          <w:p w14:paraId="231FFDF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1D5F459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1732</w:t>
            </w:r>
          </w:p>
        </w:tc>
        <w:tc>
          <w:tcPr>
            <w:tcW w:w="910" w:type="dxa"/>
            <w:noWrap/>
            <w:vAlign w:val="center"/>
            <w:hideMark/>
          </w:tcPr>
          <w:p w14:paraId="6AFCE58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02FD5C2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6/1/19</w:t>
            </w:r>
          </w:p>
        </w:tc>
        <w:tc>
          <w:tcPr>
            <w:tcW w:w="910" w:type="dxa"/>
            <w:noWrap/>
            <w:vAlign w:val="center"/>
            <w:hideMark/>
          </w:tcPr>
          <w:p w14:paraId="4CC6342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6ACB245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0E3E179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7F1BCA9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6838727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588C87D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22431A1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23.88</w:t>
            </w:r>
          </w:p>
        </w:tc>
        <w:tc>
          <w:tcPr>
            <w:tcW w:w="910" w:type="dxa"/>
            <w:noWrap/>
            <w:vAlign w:val="center"/>
            <w:hideMark/>
          </w:tcPr>
          <w:p w14:paraId="034BE06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0.60</w:t>
            </w:r>
          </w:p>
        </w:tc>
        <w:tc>
          <w:tcPr>
            <w:tcW w:w="1247" w:type="dxa"/>
            <w:noWrap/>
            <w:vAlign w:val="center"/>
            <w:hideMark/>
          </w:tcPr>
          <w:p w14:paraId="10ECD4A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0.44</w:t>
            </w:r>
          </w:p>
        </w:tc>
        <w:tc>
          <w:tcPr>
            <w:tcW w:w="1068" w:type="dxa"/>
            <w:noWrap/>
            <w:vAlign w:val="center"/>
            <w:hideMark/>
          </w:tcPr>
          <w:p w14:paraId="68A66FC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r>
      <w:tr w:rsidR="00E159D9" w:rsidRPr="0007256E" w14:paraId="73A79CE6" w14:textId="77777777" w:rsidTr="00E159D9">
        <w:trPr>
          <w:trHeight w:val="333"/>
        </w:trPr>
        <w:tc>
          <w:tcPr>
            <w:tcW w:w="999" w:type="dxa"/>
            <w:noWrap/>
            <w:vAlign w:val="center"/>
            <w:hideMark/>
          </w:tcPr>
          <w:p w14:paraId="2179F79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5F1C22A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1714</w:t>
            </w:r>
          </w:p>
        </w:tc>
        <w:tc>
          <w:tcPr>
            <w:tcW w:w="910" w:type="dxa"/>
            <w:noWrap/>
            <w:vAlign w:val="center"/>
            <w:hideMark/>
          </w:tcPr>
          <w:p w14:paraId="556AA02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76900F6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4/18/19</w:t>
            </w:r>
          </w:p>
        </w:tc>
        <w:tc>
          <w:tcPr>
            <w:tcW w:w="910" w:type="dxa"/>
            <w:noWrap/>
            <w:vAlign w:val="center"/>
            <w:hideMark/>
          </w:tcPr>
          <w:p w14:paraId="0FABC49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4BA113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10" w:type="dxa"/>
            <w:noWrap/>
            <w:vAlign w:val="center"/>
            <w:hideMark/>
          </w:tcPr>
          <w:p w14:paraId="7D6E008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00183F6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3D44F09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18CF989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6F1DD35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18.65</w:t>
            </w:r>
          </w:p>
        </w:tc>
        <w:tc>
          <w:tcPr>
            <w:tcW w:w="910" w:type="dxa"/>
            <w:noWrap/>
            <w:vAlign w:val="center"/>
            <w:hideMark/>
          </w:tcPr>
          <w:p w14:paraId="66426FF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2.10</w:t>
            </w:r>
          </w:p>
        </w:tc>
        <w:tc>
          <w:tcPr>
            <w:tcW w:w="1247" w:type="dxa"/>
            <w:noWrap/>
            <w:vAlign w:val="center"/>
            <w:hideMark/>
          </w:tcPr>
          <w:p w14:paraId="1DCD9CF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3.17</w:t>
            </w:r>
          </w:p>
        </w:tc>
        <w:tc>
          <w:tcPr>
            <w:tcW w:w="1068" w:type="dxa"/>
            <w:noWrap/>
            <w:vAlign w:val="center"/>
            <w:hideMark/>
          </w:tcPr>
          <w:p w14:paraId="740B617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w:t>
            </w:r>
          </w:p>
        </w:tc>
      </w:tr>
      <w:tr w:rsidR="00E159D9" w:rsidRPr="0007256E" w14:paraId="7229D1BA" w14:textId="77777777" w:rsidTr="003B312D">
        <w:trPr>
          <w:trHeight w:val="333"/>
        </w:trPr>
        <w:tc>
          <w:tcPr>
            <w:tcW w:w="999" w:type="dxa"/>
            <w:noWrap/>
            <w:vAlign w:val="center"/>
            <w:hideMark/>
          </w:tcPr>
          <w:p w14:paraId="003B0F1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74BE3E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1665</w:t>
            </w:r>
          </w:p>
        </w:tc>
        <w:tc>
          <w:tcPr>
            <w:tcW w:w="910" w:type="dxa"/>
            <w:noWrap/>
            <w:vAlign w:val="center"/>
            <w:hideMark/>
          </w:tcPr>
          <w:p w14:paraId="4180903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7C2A7EB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6/28/18</w:t>
            </w:r>
          </w:p>
        </w:tc>
        <w:tc>
          <w:tcPr>
            <w:tcW w:w="910" w:type="dxa"/>
            <w:noWrap/>
            <w:vAlign w:val="center"/>
            <w:hideMark/>
          </w:tcPr>
          <w:p w14:paraId="054B939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3F6AA7C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79B4656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18A2D28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39740C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34076A8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1B8E0D5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50.35</w:t>
            </w:r>
          </w:p>
        </w:tc>
        <w:tc>
          <w:tcPr>
            <w:tcW w:w="910" w:type="dxa"/>
            <w:noWrap/>
            <w:vAlign w:val="center"/>
            <w:hideMark/>
          </w:tcPr>
          <w:p w14:paraId="33A19B3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14.20</w:t>
            </w:r>
          </w:p>
        </w:tc>
        <w:tc>
          <w:tcPr>
            <w:tcW w:w="1247" w:type="dxa"/>
            <w:shd w:val="clear" w:color="auto" w:fill="F6C5AC" w:themeFill="accent2" w:themeFillTint="66"/>
            <w:noWrap/>
            <w:vAlign w:val="center"/>
            <w:hideMark/>
          </w:tcPr>
          <w:p w14:paraId="59CC6F0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21.66</w:t>
            </w:r>
          </w:p>
        </w:tc>
        <w:tc>
          <w:tcPr>
            <w:tcW w:w="1068" w:type="dxa"/>
            <w:noWrap/>
            <w:vAlign w:val="center"/>
            <w:hideMark/>
          </w:tcPr>
          <w:p w14:paraId="12CD89B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0.72</w:t>
            </w:r>
          </w:p>
        </w:tc>
      </w:tr>
      <w:tr w:rsidR="00E159D9" w:rsidRPr="0007256E" w14:paraId="07C24CE6" w14:textId="77777777" w:rsidTr="00E159D9">
        <w:trPr>
          <w:trHeight w:val="333"/>
        </w:trPr>
        <w:tc>
          <w:tcPr>
            <w:tcW w:w="999" w:type="dxa"/>
            <w:noWrap/>
            <w:vAlign w:val="center"/>
            <w:hideMark/>
          </w:tcPr>
          <w:p w14:paraId="495FC40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79EF48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1723</w:t>
            </w:r>
          </w:p>
        </w:tc>
        <w:tc>
          <w:tcPr>
            <w:tcW w:w="910" w:type="dxa"/>
            <w:noWrap/>
            <w:vAlign w:val="center"/>
            <w:hideMark/>
          </w:tcPr>
          <w:p w14:paraId="6BC61D2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2A5843B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5/15/19</w:t>
            </w:r>
          </w:p>
        </w:tc>
        <w:tc>
          <w:tcPr>
            <w:tcW w:w="910" w:type="dxa"/>
            <w:noWrap/>
            <w:vAlign w:val="center"/>
            <w:hideMark/>
          </w:tcPr>
          <w:p w14:paraId="172BB84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03483C2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05377F6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3D1F5BD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771384F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42E0FAE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4C07586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12.74</w:t>
            </w:r>
          </w:p>
        </w:tc>
        <w:tc>
          <w:tcPr>
            <w:tcW w:w="910" w:type="dxa"/>
            <w:noWrap/>
            <w:vAlign w:val="center"/>
            <w:hideMark/>
          </w:tcPr>
          <w:p w14:paraId="50D7160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8.30</w:t>
            </w:r>
          </w:p>
        </w:tc>
        <w:tc>
          <w:tcPr>
            <w:tcW w:w="1247" w:type="dxa"/>
            <w:noWrap/>
            <w:vAlign w:val="center"/>
            <w:hideMark/>
          </w:tcPr>
          <w:p w14:paraId="6674BD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4.65</w:t>
            </w:r>
          </w:p>
        </w:tc>
        <w:tc>
          <w:tcPr>
            <w:tcW w:w="1068" w:type="dxa"/>
            <w:noWrap/>
            <w:vAlign w:val="center"/>
            <w:hideMark/>
          </w:tcPr>
          <w:p w14:paraId="278DD8C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2.35</w:t>
            </w:r>
          </w:p>
        </w:tc>
      </w:tr>
      <w:tr w:rsidR="00E159D9" w:rsidRPr="0007256E" w14:paraId="1064F961" w14:textId="77777777" w:rsidTr="00E159D9">
        <w:trPr>
          <w:trHeight w:val="333"/>
        </w:trPr>
        <w:tc>
          <w:tcPr>
            <w:tcW w:w="999" w:type="dxa"/>
            <w:noWrap/>
            <w:vAlign w:val="center"/>
            <w:hideMark/>
          </w:tcPr>
          <w:p w14:paraId="440CB7A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36EF0A1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1720</w:t>
            </w:r>
          </w:p>
        </w:tc>
        <w:tc>
          <w:tcPr>
            <w:tcW w:w="910" w:type="dxa"/>
            <w:noWrap/>
            <w:vAlign w:val="center"/>
            <w:hideMark/>
          </w:tcPr>
          <w:p w14:paraId="0B62EE9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6D67253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5/9/19</w:t>
            </w:r>
          </w:p>
        </w:tc>
        <w:tc>
          <w:tcPr>
            <w:tcW w:w="910" w:type="dxa"/>
            <w:noWrap/>
            <w:vAlign w:val="center"/>
            <w:hideMark/>
          </w:tcPr>
          <w:p w14:paraId="290A8D9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14E6839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6A53185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10DA7FD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2966ABE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62DD861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676F3ED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4.59</w:t>
            </w:r>
          </w:p>
        </w:tc>
        <w:tc>
          <w:tcPr>
            <w:tcW w:w="910" w:type="dxa"/>
            <w:noWrap/>
            <w:vAlign w:val="center"/>
            <w:hideMark/>
          </w:tcPr>
          <w:p w14:paraId="31CB517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1.10</w:t>
            </w:r>
          </w:p>
        </w:tc>
        <w:tc>
          <w:tcPr>
            <w:tcW w:w="1247" w:type="dxa"/>
            <w:noWrap/>
            <w:vAlign w:val="center"/>
            <w:hideMark/>
          </w:tcPr>
          <w:p w14:paraId="6001306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3.60</w:t>
            </w:r>
          </w:p>
        </w:tc>
        <w:tc>
          <w:tcPr>
            <w:tcW w:w="1068" w:type="dxa"/>
            <w:noWrap/>
            <w:vAlign w:val="center"/>
            <w:hideMark/>
          </w:tcPr>
          <w:p w14:paraId="28A9AD2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0.09</w:t>
            </w:r>
          </w:p>
        </w:tc>
      </w:tr>
      <w:tr w:rsidR="00E159D9" w:rsidRPr="0007256E" w14:paraId="6B44EA98" w14:textId="77777777" w:rsidTr="00E159D9">
        <w:trPr>
          <w:trHeight w:val="333"/>
        </w:trPr>
        <w:tc>
          <w:tcPr>
            <w:tcW w:w="999" w:type="dxa"/>
            <w:noWrap/>
            <w:vAlign w:val="center"/>
            <w:hideMark/>
          </w:tcPr>
          <w:p w14:paraId="0CBFBEE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330B746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1429</w:t>
            </w:r>
          </w:p>
        </w:tc>
        <w:tc>
          <w:tcPr>
            <w:tcW w:w="910" w:type="dxa"/>
            <w:noWrap/>
            <w:vAlign w:val="center"/>
            <w:hideMark/>
          </w:tcPr>
          <w:p w14:paraId="597CFD5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2B0ECFD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8/20/14</w:t>
            </w:r>
          </w:p>
        </w:tc>
        <w:tc>
          <w:tcPr>
            <w:tcW w:w="910" w:type="dxa"/>
            <w:noWrap/>
            <w:vAlign w:val="center"/>
            <w:hideMark/>
          </w:tcPr>
          <w:p w14:paraId="7249170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7905DEF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71472E4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52C81CF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620BCCE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79BFA07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477BCF1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73C3B74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2.70</w:t>
            </w:r>
          </w:p>
        </w:tc>
        <w:tc>
          <w:tcPr>
            <w:tcW w:w="1247" w:type="dxa"/>
            <w:noWrap/>
            <w:vAlign w:val="center"/>
            <w:hideMark/>
          </w:tcPr>
          <w:p w14:paraId="365B4BE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1.51</w:t>
            </w:r>
          </w:p>
        </w:tc>
        <w:tc>
          <w:tcPr>
            <w:tcW w:w="1068" w:type="dxa"/>
            <w:noWrap/>
            <w:vAlign w:val="center"/>
            <w:hideMark/>
          </w:tcPr>
          <w:p w14:paraId="677AC0D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0.81</w:t>
            </w:r>
          </w:p>
        </w:tc>
      </w:tr>
      <w:tr w:rsidR="00E159D9" w:rsidRPr="0007256E" w14:paraId="6C5BAC7F" w14:textId="77777777" w:rsidTr="00E159D9">
        <w:trPr>
          <w:trHeight w:val="333"/>
        </w:trPr>
        <w:tc>
          <w:tcPr>
            <w:tcW w:w="999" w:type="dxa"/>
            <w:noWrap/>
            <w:vAlign w:val="center"/>
            <w:hideMark/>
          </w:tcPr>
          <w:p w14:paraId="4DE8B80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73E923F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1740</w:t>
            </w:r>
          </w:p>
        </w:tc>
        <w:tc>
          <w:tcPr>
            <w:tcW w:w="910" w:type="dxa"/>
            <w:noWrap/>
            <w:vAlign w:val="center"/>
            <w:hideMark/>
          </w:tcPr>
          <w:p w14:paraId="521657E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3E37458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7/6/19</w:t>
            </w:r>
          </w:p>
        </w:tc>
        <w:tc>
          <w:tcPr>
            <w:tcW w:w="910" w:type="dxa"/>
            <w:noWrap/>
            <w:vAlign w:val="center"/>
            <w:hideMark/>
          </w:tcPr>
          <w:p w14:paraId="6974567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2F25F31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5DEA92D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0B11114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28CFFD2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4E3065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31C28F2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13.42</w:t>
            </w:r>
          </w:p>
        </w:tc>
        <w:tc>
          <w:tcPr>
            <w:tcW w:w="910" w:type="dxa"/>
            <w:noWrap/>
            <w:vAlign w:val="center"/>
            <w:hideMark/>
          </w:tcPr>
          <w:p w14:paraId="0FFBDB5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5.70</w:t>
            </w:r>
          </w:p>
        </w:tc>
        <w:tc>
          <w:tcPr>
            <w:tcW w:w="1247" w:type="dxa"/>
            <w:noWrap/>
            <w:vAlign w:val="center"/>
            <w:hideMark/>
          </w:tcPr>
          <w:p w14:paraId="4C1B37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0.22</w:t>
            </w:r>
          </w:p>
        </w:tc>
        <w:tc>
          <w:tcPr>
            <w:tcW w:w="1068" w:type="dxa"/>
            <w:noWrap/>
            <w:vAlign w:val="center"/>
            <w:hideMark/>
          </w:tcPr>
          <w:p w14:paraId="4B35DC9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w:t>
            </w:r>
          </w:p>
        </w:tc>
      </w:tr>
      <w:tr w:rsidR="00E159D9" w:rsidRPr="0007256E" w14:paraId="560E4582" w14:textId="77777777" w:rsidTr="00E159D9">
        <w:trPr>
          <w:trHeight w:val="333"/>
        </w:trPr>
        <w:tc>
          <w:tcPr>
            <w:tcW w:w="999" w:type="dxa"/>
            <w:noWrap/>
            <w:vAlign w:val="center"/>
            <w:hideMark/>
          </w:tcPr>
          <w:p w14:paraId="13F56DB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lastRenderedPageBreak/>
              <w:t>CRC</w:t>
            </w:r>
          </w:p>
        </w:tc>
        <w:tc>
          <w:tcPr>
            <w:tcW w:w="1277" w:type="dxa"/>
            <w:noWrap/>
            <w:vAlign w:val="center"/>
            <w:hideMark/>
          </w:tcPr>
          <w:p w14:paraId="497EB66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1149</w:t>
            </w:r>
          </w:p>
        </w:tc>
        <w:tc>
          <w:tcPr>
            <w:tcW w:w="910" w:type="dxa"/>
            <w:noWrap/>
            <w:vAlign w:val="center"/>
            <w:hideMark/>
          </w:tcPr>
          <w:p w14:paraId="1D28A51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3B5195F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4/20/11</w:t>
            </w:r>
          </w:p>
        </w:tc>
        <w:tc>
          <w:tcPr>
            <w:tcW w:w="910" w:type="dxa"/>
            <w:noWrap/>
            <w:vAlign w:val="center"/>
            <w:hideMark/>
          </w:tcPr>
          <w:p w14:paraId="43F2997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4CF7472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10" w:type="dxa"/>
            <w:noWrap/>
            <w:vAlign w:val="center"/>
            <w:hideMark/>
          </w:tcPr>
          <w:p w14:paraId="4572390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4A01A2E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3BD3FD1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4EA2496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42E5F42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0.64</w:t>
            </w:r>
          </w:p>
        </w:tc>
        <w:tc>
          <w:tcPr>
            <w:tcW w:w="910" w:type="dxa"/>
            <w:noWrap/>
            <w:vAlign w:val="center"/>
            <w:hideMark/>
          </w:tcPr>
          <w:p w14:paraId="0AD3E41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2.40</w:t>
            </w:r>
          </w:p>
        </w:tc>
        <w:tc>
          <w:tcPr>
            <w:tcW w:w="1247" w:type="dxa"/>
            <w:noWrap/>
            <w:vAlign w:val="center"/>
            <w:hideMark/>
          </w:tcPr>
          <w:p w14:paraId="7DE320F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0.94</w:t>
            </w:r>
          </w:p>
        </w:tc>
        <w:tc>
          <w:tcPr>
            <w:tcW w:w="1068" w:type="dxa"/>
            <w:noWrap/>
            <w:vAlign w:val="center"/>
            <w:hideMark/>
          </w:tcPr>
          <w:p w14:paraId="0D74D4A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0.25</w:t>
            </w:r>
          </w:p>
        </w:tc>
      </w:tr>
      <w:tr w:rsidR="00E159D9" w:rsidRPr="0007256E" w14:paraId="4E839A1B" w14:textId="77777777" w:rsidTr="001E424C">
        <w:trPr>
          <w:trHeight w:val="333"/>
        </w:trPr>
        <w:tc>
          <w:tcPr>
            <w:tcW w:w="999" w:type="dxa"/>
            <w:noWrap/>
            <w:vAlign w:val="center"/>
            <w:hideMark/>
          </w:tcPr>
          <w:p w14:paraId="7C8D735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277" w:type="dxa"/>
            <w:noWrap/>
            <w:vAlign w:val="center"/>
            <w:hideMark/>
          </w:tcPr>
          <w:p w14:paraId="598E34F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2019017</w:t>
            </w:r>
          </w:p>
        </w:tc>
        <w:tc>
          <w:tcPr>
            <w:tcW w:w="910" w:type="dxa"/>
            <w:noWrap/>
            <w:vAlign w:val="center"/>
            <w:hideMark/>
          </w:tcPr>
          <w:p w14:paraId="3F9273F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7076D5B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2/23/19</w:t>
            </w:r>
          </w:p>
        </w:tc>
        <w:tc>
          <w:tcPr>
            <w:tcW w:w="910" w:type="dxa"/>
            <w:noWrap/>
            <w:vAlign w:val="center"/>
            <w:hideMark/>
          </w:tcPr>
          <w:p w14:paraId="19F0CBC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45C6817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6B61627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120C07F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729B3FC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48EA074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5526677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36.40</w:t>
            </w:r>
          </w:p>
        </w:tc>
        <w:tc>
          <w:tcPr>
            <w:tcW w:w="910" w:type="dxa"/>
            <w:shd w:val="clear" w:color="auto" w:fill="F6C5AC" w:themeFill="accent2" w:themeFillTint="66"/>
            <w:noWrap/>
            <w:vAlign w:val="center"/>
            <w:hideMark/>
          </w:tcPr>
          <w:p w14:paraId="3D5D1CC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32.10</w:t>
            </w:r>
          </w:p>
        </w:tc>
        <w:tc>
          <w:tcPr>
            <w:tcW w:w="1247" w:type="dxa"/>
            <w:noWrap/>
            <w:vAlign w:val="center"/>
            <w:hideMark/>
          </w:tcPr>
          <w:p w14:paraId="382697A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2.97</w:t>
            </w:r>
          </w:p>
        </w:tc>
        <w:tc>
          <w:tcPr>
            <w:tcW w:w="1068" w:type="dxa"/>
            <w:noWrap/>
            <w:vAlign w:val="center"/>
            <w:hideMark/>
          </w:tcPr>
          <w:p w14:paraId="3B94977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w:t>
            </w:r>
          </w:p>
        </w:tc>
      </w:tr>
      <w:tr w:rsidR="00E159D9" w:rsidRPr="0007256E" w14:paraId="5F2C3C70" w14:textId="77777777" w:rsidTr="00E159D9">
        <w:trPr>
          <w:trHeight w:val="333"/>
        </w:trPr>
        <w:tc>
          <w:tcPr>
            <w:tcW w:w="999" w:type="dxa"/>
            <w:noWrap/>
            <w:vAlign w:val="center"/>
            <w:hideMark/>
          </w:tcPr>
          <w:p w14:paraId="29BBCA8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2455C39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1650</w:t>
            </w:r>
          </w:p>
        </w:tc>
        <w:tc>
          <w:tcPr>
            <w:tcW w:w="910" w:type="dxa"/>
            <w:noWrap/>
            <w:vAlign w:val="center"/>
            <w:hideMark/>
          </w:tcPr>
          <w:p w14:paraId="093E095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2BF94E5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4/20/18</w:t>
            </w:r>
          </w:p>
        </w:tc>
        <w:tc>
          <w:tcPr>
            <w:tcW w:w="910" w:type="dxa"/>
            <w:noWrap/>
            <w:vAlign w:val="center"/>
            <w:hideMark/>
          </w:tcPr>
          <w:p w14:paraId="163FEDA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2D8CC50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0C709C6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572DE27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16565D3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0A42698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30D777D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551D99D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10.30</w:t>
            </w:r>
          </w:p>
        </w:tc>
        <w:tc>
          <w:tcPr>
            <w:tcW w:w="1247" w:type="dxa"/>
            <w:noWrap/>
            <w:vAlign w:val="center"/>
            <w:hideMark/>
          </w:tcPr>
          <w:p w14:paraId="6BA2ECE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1.69</w:t>
            </w:r>
          </w:p>
        </w:tc>
        <w:tc>
          <w:tcPr>
            <w:tcW w:w="1068" w:type="dxa"/>
            <w:noWrap/>
            <w:vAlign w:val="center"/>
            <w:hideMark/>
          </w:tcPr>
          <w:p w14:paraId="646704B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0.09</w:t>
            </w:r>
          </w:p>
        </w:tc>
      </w:tr>
      <w:tr w:rsidR="00E159D9" w:rsidRPr="0007256E" w14:paraId="1DACC4FF" w14:textId="77777777" w:rsidTr="00E159D9">
        <w:trPr>
          <w:trHeight w:val="333"/>
        </w:trPr>
        <w:tc>
          <w:tcPr>
            <w:tcW w:w="999" w:type="dxa"/>
            <w:noWrap/>
            <w:vAlign w:val="center"/>
            <w:hideMark/>
          </w:tcPr>
          <w:p w14:paraId="3F1786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049878F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1035</w:t>
            </w:r>
          </w:p>
        </w:tc>
        <w:tc>
          <w:tcPr>
            <w:tcW w:w="910" w:type="dxa"/>
            <w:noWrap/>
            <w:vAlign w:val="center"/>
            <w:hideMark/>
          </w:tcPr>
          <w:p w14:paraId="68649A8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768A0DB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4/14/10</w:t>
            </w:r>
          </w:p>
        </w:tc>
        <w:tc>
          <w:tcPr>
            <w:tcW w:w="910" w:type="dxa"/>
            <w:noWrap/>
            <w:vAlign w:val="center"/>
            <w:hideMark/>
          </w:tcPr>
          <w:p w14:paraId="293D981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3B00D6C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2A3BF55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593F15A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642E200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588F722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121B123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0.99</w:t>
            </w:r>
          </w:p>
        </w:tc>
        <w:tc>
          <w:tcPr>
            <w:tcW w:w="910" w:type="dxa"/>
            <w:noWrap/>
            <w:vAlign w:val="center"/>
            <w:hideMark/>
          </w:tcPr>
          <w:p w14:paraId="3395BB5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5.30</w:t>
            </w:r>
          </w:p>
        </w:tc>
        <w:tc>
          <w:tcPr>
            <w:tcW w:w="1247" w:type="dxa"/>
            <w:noWrap/>
            <w:vAlign w:val="center"/>
            <w:hideMark/>
          </w:tcPr>
          <w:p w14:paraId="1240D4C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0.18</w:t>
            </w:r>
          </w:p>
        </w:tc>
        <w:tc>
          <w:tcPr>
            <w:tcW w:w="1068" w:type="dxa"/>
            <w:noWrap/>
            <w:vAlign w:val="center"/>
            <w:hideMark/>
          </w:tcPr>
          <w:p w14:paraId="5C2F4D1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w:t>
            </w:r>
          </w:p>
        </w:tc>
      </w:tr>
      <w:tr w:rsidR="00E159D9" w:rsidRPr="0007256E" w14:paraId="1E8D8515" w14:textId="77777777" w:rsidTr="00E159D9">
        <w:trPr>
          <w:trHeight w:val="333"/>
        </w:trPr>
        <w:tc>
          <w:tcPr>
            <w:tcW w:w="999" w:type="dxa"/>
            <w:noWrap/>
            <w:vAlign w:val="center"/>
            <w:hideMark/>
          </w:tcPr>
          <w:p w14:paraId="080E1E1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20A6103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1524</w:t>
            </w:r>
          </w:p>
        </w:tc>
        <w:tc>
          <w:tcPr>
            <w:tcW w:w="910" w:type="dxa"/>
            <w:noWrap/>
            <w:vAlign w:val="center"/>
            <w:hideMark/>
          </w:tcPr>
          <w:p w14:paraId="1DC89AA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33E17A2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4/30/16</w:t>
            </w:r>
          </w:p>
        </w:tc>
        <w:tc>
          <w:tcPr>
            <w:tcW w:w="910" w:type="dxa"/>
            <w:noWrap/>
            <w:vAlign w:val="center"/>
            <w:hideMark/>
          </w:tcPr>
          <w:p w14:paraId="6C188F5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054121D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2EBC891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11E398C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63692CA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4E340D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2D3B2BB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5209848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16.20</w:t>
            </w:r>
          </w:p>
        </w:tc>
        <w:tc>
          <w:tcPr>
            <w:tcW w:w="1247" w:type="dxa"/>
            <w:noWrap/>
            <w:vAlign w:val="center"/>
            <w:hideMark/>
          </w:tcPr>
          <w:p w14:paraId="522E99A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1.50</w:t>
            </w:r>
          </w:p>
        </w:tc>
        <w:tc>
          <w:tcPr>
            <w:tcW w:w="1068" w:type="dxa"/>
            <w:noWrap/>
            <w:vAlign w:val="center"/>
            <w:hideMark/>
          </w:tcPr>
          <w:p w14:paraId="60C91D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w:t>
            </w:r>
          </w:p>
        </w:tc>
      </w:tr>
      <w:tr w:rsidR="00E159D9" w:rsidRPr="0007256E" w14:paraId="61523092" w14:textId="77777777" w:rsidTr="003B312D">
        <w:trPr>
          <w:trHeight w:val="333"/>
        </w:trPr>
        <w:tc>
          <w:tcPr>
            <w:tcW w:w="999" w:type="dxa"/>
            <w:noWrap/>
            <w:vAlign w:val="center"/>
            <w:hideMark/>
          </w:tcPr>
          <w:p w14:paraId="36373FC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0095DA1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1652</w:t>
            </w:r>
          </w:p>
        </w:tc>
        <w:tc>
          <w:tcPr>
            <w:tcW w:w="910" w:type="dxa"/>
            <w:noWrap/>
            <w:vAlign w:val="center"/>
            <w:hideMark/>
          </w:tcPr>
          <w:p w14:paraId="0FDD157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2F8DB0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5/8/18</w:t>
            </w:r>
          </w:p>
        </w:tc>
        <w:tc>
          <w:tcPr>
            <w:tcW w:w="910" w:type="dxa"/>
            <w:noWrap/>
            <w:vAlign w:val="center"/>
            <w:hideMark/>
          </w:tcPr>
          <w:p w14:paraId="69C1B8E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47DE881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w:t>
            </w:r>
          </w:p>
        </w:tc>
        <w:tc>
          <w:tcPr>
            <w:tcW w:w="910" w:type="dxa"/>
            <w:noWrap/>
            <w:vAlign w:val="center"/>
            <w:hideMark/>
          </w:tcPr>
          <w:p w14:paraId="3F187FC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29EAB47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2C19CB1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7490077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547C4F1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3FF2981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4.00</w:t>
            </w:r>
          </w:p>
        </w:tc>
        <w:tc>
          <w:tcPr>
            <w:tcW w:w="1247" w:type="dxa"/>
            <w:noWrap/>
            <w:vAlign w:val="center"/>
            <w:hideMark/>
          </w:tcPr>
          <w:p w14:paraId="58C1A4C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7.85</w:t>
            </w:r>
          </w:p>
        </w:tc>
        <w:tc>
          <w:tcPr>
            <w:tcW w:w="1068" w:type="dxa"/>
            <w:shd w:val="clear" w:color="auto" w:fill="F6C5AC" w:themeFill="accent2" w:themeFillTint="66"/>
            <w:noWrap/>
            <w:vAlign w:val="center"/>
            <w:hideMark/>
          </w:tcPr>
          <w:p w14:paraId="17DBAB9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14.45</w:t>
            </w:r>
          </w:p>
        </w:tc>
      </w:tr>
      <w:tr w:rsidR="00E159D9" w:rsidRPr="0007256E" w14:paraId="580DC8C1" w14:textId="77777777" w:rsidTr="00E159D9">
        <w:trPr>
          <w:trHeight w:val="333"/>
        </w:trPr>
        <w:tc>
          <w:tcPr>
            <w:tcW w:w="999" w:type="dxa"/>
            <w:noWrap/>
            <w:vAlign w:val="center"/>
            <w:hideMark/>
          </w:tcPr>
          <w:p w14:paraId="291E28C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050F4F0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1712</w:t>
            </w:r>
          </w:p>
        </w:tc>
        <w:tc>
          <w:tcPr>
            <w:tcW w:w="910" w:type="dxa"/>
            <w:noWrap/>
            <w:vAlign w:val="center"/>
            <w:hideMark/>
          </w:tcPr>
          <w:p w14:paraId="3757BF9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3C5E145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4/14/19</w:t>
            </w:r>
          </w:p>
        </w:tc>
        <w:tc>
          <w:tcPr>
            <w:tcW w:w="910" w:type="dxa"/>
            <w:noWrap/>
            <w:vAlign w:val="center"/>
            <w:hideMark/>
          </w:tcPr>
          <w:p w14:paraId="003E491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708591E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4F3C03E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4C6E455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3D6678E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1F38805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55A08EA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5.37</w:t>
            </w:r>
          </w:p>
        </w:tc>
        <w:tc>
          <w:tcPr>
            <w:tcW w:w="910" w:type="dxa"/>
            <w:noWrap/>
            <w:vAlign w:val="center"/>
            <w:hideMark/>
          </w:tcPr>
          <w:p w14:paraId="0B8E737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1.50</w:t>
            </w:r>
          </w:p>
        </w:tc>
        <w:tc>
          <w:tcPr>
            <w:tcW w:w="1247" w:type="dxa"/>
            <w:noWrap/>
            <w:vAlign w:val="center"/>
            <w:hideMark/>
          </w:tcPr>
          <w:p w14:paraId="72F076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w:t>
            </w:r>
          </w:p>
        </w:tc>
        <w:tc>
          <w:tcPr>
            <w:tcW w:w="1068" w:type="dxa"/>
            <w:noWrap/>
            <w:vAlign w:val="center"/>
            <w:hideMark/>
          </w:tcPr>
          <w:p w14:paraId="0DF701D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r>
      <w:tr w:rsidR="00E159D9" w:rsidRPr="0007256E" w14:paraId="4FBDF9F0" w14:textId="77777777" w:rsidTr="00E159D9">
        <w:trPr>
          <w:trHeight w:val="333"/>
        </w:trPr>
        <w:tc>
          <w:tcPr>
            <w:tcW w:w="999" w:type="dxa"/>
            <w:noWrap/>
            <w:vAlign w:val="center"/>
            <w:hideMark/>
          </w:tcPr>
          <w:p w14:paraId="23DB6A6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277" w:type="dxa"/>
            <w:noWrap/>
            <w:vAlign w:val="center"/>
            <w:hideMark/>
          </w:tcPr>
          <w:p w14:paraId="338EE16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2011090</w:t>
            </w:r>
          </w:p>
        </w:tc>
        <w:tc>
          <w:tcPr>
            <w:tcW w:w="910" w:type="dxa"/>
            <w:noWrap/>
            <w:vAlign w:val="center"/>
            <w:hideMark/>
          </w:tcPr>
          <w:p w14:paraId="0B69949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6C7647D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7/27/11</w:t>
            </w:r>
          </w:p>
        </w:tc>
        <w:tc>
          <w:tcPr>
            <w:tcW w:w="910" w:type="dxa"/>
            <w:noWrap/>
            <w:vAlign w:val="center"/>
            <w:hideMark/>
          </w:tcPr>
          <w:p w14:paraId="10AEB49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1951A74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6C8BBDD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47FDBF0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6C969A7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68B03A5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4BBB128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1.57</w:t>
            </w:r>
          </w:p>
        </w:tc>
        <w:tc>
          <w:tcPr>
            <w:tcW w:w="910" w:type="dxa"/>
            <w:noWrap/>
            <w:vAlign w:val="center"/>
            <w:hideMark/>
          </w:tcPr>
          <w:p w14:paraId="62C235E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16.50</w:t>
            </w:r>
          </w:p>
        </w:tc>
        <w:tc>
          <w:tcPr>
            <w:tcW w:w="1247" w:type="dxa"/>
            <w:noWrap/>
            <w:vAlign w:val="center"/>
            <w:hideMark/>
          </w:tcPr>
          <w:p w14:paraId="4F9AEAF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068" w:type="dxa"/>
            <w:noWrap/>
            <w:vAlign w:val="center"/>
            <w:hideMark/>
          </w:tcPr>
          <w:p w14:paraId="0534A58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r>
      <w:tr w:rsidR="00E159D9" w:rsidRPr="0007256E" w14:paraId="4C5827D6" w14:textId="77777777" w:rsidTr="00E159D9">
        <w:trPr>
          <w:trHeight w:val="333"/>
        </w:trPr>
        <w:tc>
          <w:tcPr>
            <w:tcW w:w="999" w:type="dxa"/>
            <w:noWrap/>
            <w:vAlign w:val="center"/>
            <w:hideMark/>
          </w:tcPr>
          <w:p w14:paraId="462A4F3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602EDC4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1593</w:t>
            </w:r>
          </w:p>
        </w:tc>
        <w:tc>
          <w:tcPr>
            <w:tcW w:w="910" w:type="dxa"/>
            <w:noWrap/>
            <w:vAlign w:val="center"/>
            <w:hideMark/>
          </w:tcPr>
          <w:p w14:paraId="00C693E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5D259AA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7/19/17</w:t>
            </w:r>
          </w:p>
        </w:tc>
        <w:tc>
          <w:tcPr>
            <w:tcW w:w="910" w:type="dxa"/>
            <w:noWrap/>
            <w:vAlign w:val="center"/>
            <w:hideMark/>
          </w:tcPr>
          <w:p w14:paraId="06ABC5C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06D01E7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792CAE2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422173C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18640EF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19FA40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7464692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4B22B10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18.80</w:t>
            </w:r>
          </w:p>
        </w:tc>
        <w:tc>
          <w:tcPr>
            <w:tcW w:w="1247" w:type="dxa"/>
            <w:noWrap/>
            <w:vAlign w:val="center"/>
            <w:hideMark/>
          </w:tcPr>
          <w:p w14:paraId="0CEDDAF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0.62</w:t>
            </w:r>
          </w:p>
        </w:tc>
        <w:tc>
          <w:tcPr>
            <w:tcW w:w="1068" w:type="dxa"/>
            <w:noWrap/>
            <w:vAlign w:val="center"/>
            <w:hideMark/>
          </w:tcPr>
          <w:p w14:paraId="1BF620E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0.61</w:t>
            </w:r>
          </w:p>
        </w:tc>
      </w:tr>
      <w:tr w:rsidR="00E159D9" w:rsidRPr="0007256E" w14:paraId="1E2D115F" w14:textId="77777777" w:rsidTr="00E159D9">
        <w:trPr>
          <w:trHeight w:val="333"/>
        </w:trPr>
        <w:tc>
          <w:tcPr>
            <w:tcW w:w="999" w:type="dxa"/>
            <w:noWrap/>
            <w:vAlign w:val="center"/>
            <w:hideMark/>
          </w:tcPr>
          <w:p w14:paraId="6CFD1D3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4557F84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1727</w:t>
            </w:r>
          </w:p>
        </w:tc>
        <w:tc>
          <w:tcPr>
            <w:tcW w:w="910" w:type="dxa"/>
            <w:noWrap/>
            <w:vAlign w:val="center"/>
            <w:hideMark/>
          </w:tcPr>
          <w:p w14:paraId="5ADD193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6F1CD66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5/26/19</w:t>
            </w:r>
          </w:p>
        </w:tc>
        <w:tc>
          <w:tcPr>
            <w:tcW w:w="910" w:type="dxa"/>
            <w:noWrap/>
            <w:vAlign w:val="center"/>
            <w:hideMark/>
          </w:tcPr>
          <w:p w14:paraId="405AFB1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7D5EDBE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3B26D1C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5B4ACD9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5FBDA47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095C6E0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39F6173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3.48</w:t>
            </w:r>
          </w:p>
        </w:tc>
        <w:tc>
          <w:tcPr>
            <w:tcW w:w="910" w:type="dxa"/>
            <w:noWrap/>
            <w:vAlign w:val="center"/>
            <w:hideMark/>
          </w:tcPr>
          <w:p w14:paraId="30E4E7C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1.50</w:t>
            </w:r>
          </w:p>
        </w:tc>
        <w:tc>
          <w:tcPr>
            <w:tcW w:w="1247" w:type="dxa"/>
            <w:noWrap/>
            <w:vAlign w:val="center"/>
            <w:hideMark/>
          </w:tcPr>
          <w:p w14:paraId="589BA3F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2.08</w:t>
            </w:r>
          </w:p>
        </w:tc>
        <w:tc>
          <w:tcPr>
            <w:tcW w:w="1068" w:type="dxa"/>
            <w:noWrap/>
            <w:vAlign w:val="center"/>
            <w:hideMark/>
          </w:tcPr>
          <w:p w14:paraId="65EF08A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w:t>
            </w:r>
          </w:p>
        </w:tc>
      </w:tr>
      <w:tr w:rsidR="00E159D9" w:rsidRPr="0007256E" w14:paraId="0BEA88C6" w14:textId="77777777" w:rsidTr="00E159D9">
        <w:trPr>
          <w:trHeight w:val="333"/>
        </w:trPr>
        <w:tc>
          <w:tcPr>
            <w:tcW w:w="999" w:type="dxa"/>
            <w:noWrap/>
            <w:vAlign w:val="center"/>
            <w:hideMark/>
          </w:tcPr>
          <w:p w14:paraId="42001D4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1970671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SKMMR2019-5-Er</w:t>
            </w:r>
          </w:p>
        </w:tc>
        <w:tc>
          <w:tcPr>
            <w:tcW w:w="910" w:type="dxa"/>
            <w:noWrap/>
            <w:vAlign w:val="center"/>
            <w:hideMark/>
          </w:tcPr>
          <w:p w14:paraId="082EC01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048BB55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5/5/19</w:t>
            </w:r>
          </w:p>
        </w:tc>
        <w:tc>
          <w:tcPr>
            <w:tcW w:w="910" w:type="dxa"/>
            <w:noWrap/>
            <w:vAlign w:val="center"/>
            <w:hideMark/>
          </w:tcPr>
          <w:p w14:paraId="7EB921B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1F4FA2D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4D276D9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7CA354D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20FB0EB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A70E63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383B998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11.30</w:t>
            </w:r>
          </w:p>
        </w:tc>
        <w:tc>
          <w:tcPr>
            <w:tcW w:w="910" w:type="dxa"/>
            <w:noWrap/>
            <w:vAlign w:val="center"/>
            <w:hideMark/>
          </w:tcPr>
          <w:p w14:paraId="617CAA1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10.30</w:t>
            </w:r>
          </w:p>
        </w:tc>
        <w:tc>
          <w:tcPr>
            <w:tcW w:w="1247" w:type="dxa"/>
            <w:noWrap/>
            <w:vAlign w:val="center"/>
            <w:hideMark/>
          </w:tcPr>
          <w:p w14:paraId="06958E4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2.59</w:t>
            </w:r>
          </w:p>
        </w:tc>
        <w:tc>
          <w:tcPr>
            <w:tcW w:w="1068" w:type="dxa"/>
            <w:noWrap/>
            <w:vAlign w:val="center"/>
            <w:hideMark/>
          </w:tcPr>
          <w:p w14:paraId="3280A29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0.36</w:t>
            </w:r>
          </w:p>
        </w:tc>
      </w:tr>
      <w:tr w:rsidR="00E159D9" w:rsidRPr="0007256E" w14:paraId="61DD5B75" w14:textId="77777777" w:rsidTr="00E159D9">
        <w:trPr>
          <w:trHeight w:val="333"/>
        </w:trPr>
        <w:tc>
          <w:tcPr>
            <w:tcW w:w="999" w:type="dxa"/>
            <w:noWrap/>
            <w:vAlign w:val="center"/>
            <w:hideMark/>
          </w:tcPr>
          <w:p w14:paraId="3F8DC87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277" w:type="dxa"/>
            <w:noWrap/>
            <w:vAlign w:val="center"/>
            <w:hideMark/>
          </w:tcPr>
          <w:p w14:paraId="3D4FF0A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1585</w:t>
            </w:r>
          </w:p>
        </w:tc>
        <w:tc>
          <w:tcPr>
            <w:tcW w:w="910" w:type="dxa"/>
            <w:noWrap/>
            <w:vAlign w:val="center"/>
            <w:hideMark/>
          </w:tcPr>
          <w:p w14:paraId="3ECFB00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409FC37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5/10/17</w:t>
            </w:r>
          </w:p>
        </w:tc>
        <w:tc>
          <w:tcPr>
            <w:tcW w:w="910" w:type="dxa"/>
            <w:noWrap/>
            <w:vAlign w:val="center"/>
            <w:hideMark/>
          </w:tcPr>
          <w:p w14:paraId="4C1AB9C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910" w:type="dxa"/>
            <w:noWrap/>
            <w:vAlign w:val="center"/>
            <w:hideMark/>
          </w:tcPr>
          <w:p w14:paraId="385598F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10" w:type="dxa"/>
            <w:noWrap/>
            <w:vAlign w:val="center"/>
            <w:hideMark/>
          </w:tcPr>
          <w:p w14:paraId="46DA839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910" w:type="dxa"/>
            <w:noWrap/>
            <w:vAlign w:val="center"/>
            <w:hideMark/>
          </w:tcPr>
          <w:p w14:paraId="47F615D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46B17E0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223BA11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910" w:type="dxa"/>
            <w:noWrap/>
            <w:vAlign w:val="center"/>
            <w:hideMark/>
          </w:tcPr>
          <w:p w14:paraId="64A0AA9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02BCCFD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47" w:type="dxa"/>
            <w:noWrap/>
            <w:vAlign w:val="center"/>
            <w:hideMark/>
          </w:tcPr>
          <w:p w14:paraId="207DA64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4.81</w:t>
            </w:r>
          </w:p>
        </w:tc>
        <w:tc>
          <w:tcPr>
            <w:tcW w:w="1068" w:type="dxa"/>
            <w:noWrap/>
            <w:vAlign w:val="center"/>
            <w:hideMark/>
          </w:tcPr>
          <w:p w14:paraId="0F5F9B8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0.44</w:t>
            </w:r>
          </w:p>
        </w:tc>
      </w:tr>
      <w:tr w:rsidR="00E159D9" w:rsidRPr="0007256E" w14:paraId="1F67D9EC" w14:textId="77777777" w:rsidTr="00E159D9">
        <w:trPr>
          <w:trHeight w:val="333"/>
        </w:trPr>
        <w:tc>
          <w:tcPr>
            <w:tcW w:w="999" w:type="dxa"/>
            <w:noWrap/>
            <w:vAlign w:val="center"/>
            <w:hideMark/>
          </w:tcPr>
          <w:p w14:paraId="040A8F2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24231B2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2019100</w:t>
            </w:r>
          </w:p>
        </w:tc>
        <w:tc>
          <w:tcPr>
            <w:tcW w:w="910" w:type="dxa"/>
            <w:noWrap/>
            <w:vAlign w:val="center"/>
            <w:hideMark/>
          </w:tcPr>
          <w:p w14:paraId="71D6237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3F1AE30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6/16/19</w:t>
            </w:r>
          </w:p>
        </w:tc>
        <w:tc>
          <w:tcPr>
            <w:tcW w:w="910" w:type="dxa"/>
            <w:noWrap/>
            <w:vAlign w:val="center"/>
            <w:hideMark/>
          </w:tcPr>
          <w:p w14:paraId="0584146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370F883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69EA575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5E24790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910" w:type="dxa"/>
            <w:noWrap/>
            <w:vAlign w:val="center"/>
            <w:hideMark/>
          </w:tcPr>
          <w:p w14:paraId="3843904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1303D1D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1496B06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15.47</w:t>
            </w:r>
          </w:p>
        </w:tc>
        <w:tc>
          <w:tcPr>
            <w:tcW w:w="910" w:type="dxa"/>
            <w:noWrap/>
            <w:vAlign w:val="center"/>
            <w:hideMark/>
          </w:tcPr>
          <w:p w14:paraId="73F9295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9.70</w:t>
            </w:r>
          </w:p>
        </w:tc>
        <w:tc>
          <w:tcPr>
            <w:tcW w:w="1247" w:type="dxa"/>
            <w:noWrap/>
            <w:vAlign w:val="center"/>
            <w:hideMark/>
          </w:tcPr>
          <w:p w14:paraId="38B3DFF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0.46</w:t>
            </w:r>
          </w:p>
        </w:tc>
        <w:tc>
          <w:tcPr>
            <w:tcW w:w="1068" w:type="dxa"/>
            <w:noWrap/>
            <w:vAlign w:val="center"/>
            <w:hideMark/>
          </w:tcPr>
          <w:p w14:paraId="67A4268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0.08</w:t>
            </w:r>
          </w:p>
        </w:tc>
      </w:tr>
      <w:tr w:rsidR="00E159D9" w:rsidRPr="0007256E" w14:paraId="65AC1F8E" w14:textId="77777777" w:rsidTr="00E159D9">
        <w:trPr>
          <w:trHeight w:val="333"/>
        </w:trPr>
        <w:tc>
          <w:tcPr>
            <w:tcW w:w="999" w:type="dxa"/>
            <w:noWrap/>
            <w:vAlign w:val="center"/>
            <w:hideMark/>
          </w:tcPr>
          <w:p w14:paraId="6E1FFF6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5C954BD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2019198</w:t>
            </w:r>
          </w:p>
        </w:tc>
        <w:tc>
          <w:tcPr>
            <w:tcW w:w="910" w:type="dxa"/>
            <w:noWrap/>
            <w:vAlign w:val="center"/>
            <w:hideMark/>
          </w:tcPr>
          <w:p w14:paraId="668B268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03522EC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5/9/19</w:t>
            </w:r>
          </w:p>
        </w:tc>
        <w:tc>
          <w:tcPr>
            <w:tcW w:w="910" w:type="dxa"/>
            <w:noWrap/>
            <w:vAlign w:val="center"/>
            <w:hideMark/>
          </w:tcPr>
          <w:p w14:paraId="02D9A6C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72DF8D8F"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0546AE6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039DFA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5E97C4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7F52622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Predation</w:t>
            </w:r>
          </w:p>
        </w:tc>
        <w:tc>
          <w:tcPr>
            <w:tcW w:w="910" w:type="dxa"/>
            <w:noWrap/>
            <w:vAlign w:val="center"/>
            <w:hideMark/>
          </w:tcPr>
          <w:p w14:paraId="168CB4D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2F02257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1.60</w:t>
            </w:r>
          </w:p>
        </w:tc>
        <w:tc>
          <w:tcPr>
            <w:tcW w:w="1247" w:type="dxa"/>
            <w:noWrap/>
            <w:vAlign w:val="center"/>
            <w:hideMark/>
          </w:tcPr>
          <w:p w14:paraId="0064617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w:t>
            </w:r>
          </w:p>
        </w:tc>
        <w:tc>
          <w:tcPr>
            <w:tcW w:w="1068" w:type="dxa"/>
            <w:noWrap/>
            <w:vAlign w:val="center"/>
            <w:hideMark/>
          </w:tcPr>
          <w:p w14:paraId="25FC935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r>
      <w:tr w:rsidR="00E159D9" w:rsidRPr="0007256E" w14:paraId="11260541" w14:textId="77777777" w:rsidTr="00E159D9">
        <w:trPr>
          <w:trHeight w:val="333"/>
        </w:trPr>
        <w:tc>
          <w:tcPr>
            <w:tcW w:w="999" w:type="dxa"/>
            <w:noWrap/>
            <w:vAlign w:val="center"/>
            <w:hideMark/>
          </w:tcPr>
          <w:p w14:paraId="17437B5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12E013B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2018088</w:t>
            </w:r>
          </w:p>
        </w:tc>
        <w:tc>
          <w:tcPr>
            <w:tcW w:w="910" w:type="dxa"/>
            <w:noWrap/>
            <w:vAlign w:val="center"/>
            <w:hideMark/>
          </w:tcPr>
          <w:p w14:paraId="3960720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440237C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6/28/18</w:t>
            </w:r>
          </w:p>
        </w:tc>
        <w:tc>
          <w:tcPr>
            <w:tcW w:w="910" w:type="dxa"/>
            <w:noWrap/>
            <w:vAlign w:val="center"/>
            <w:hideMark/>
          </w:tcPr>
          <w:p w14:paraId="2422959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5DD1F34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10" w:type="dxa"/>
            <w:noWrap/>
            <w:vAlign w:val="center"/>
            <w:hideMark/>
          </w:tcPr>
          <w:p w14:paraId="5A6F162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910" w:type="dxa"/>
            <w:noWrap/>
            <w:vAlign w:val="center"/>
            <w:hideMark/>
          </w:tcPr>
          <w:p w14:paraId="72B1BFD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2818931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1D07F7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910" w:type="dxa"/>
            <w:noWrap/>
            <w:vAlign w:val="center"/>
            <w:hideMark/>
          </w:tcPr>
          <w:p w14:paraId="46B636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574DBB1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1.20</w:t>
            </w:r>
          </w:p>
        </w:tc>
        <w:tc>
          <w:tcPr>
            <w:tcW w:w="1247" w:type="dxa"/>
            <w:noWrap/>
            <w:vAlign w:val="center"/>
            <w:hideMark/>
          </w:tcPr>
          <w:p w14:paraId="5C0ED45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w:t>
            </w:r>
          </w:p>
        </w:tc>
        <w:tc>
          <w:tcPr>
            <w:tcW w:w="1068" w:type="dxa"/>
            <w:noWrap/>
            <w:vAlign w:val="center"/>
            <w:hideMark/>
          </w:tcPr>
          <w:p w14:paraId="3FF4106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w:t>
            </w:r>
          </w:p>
        </w:tc>
      </w:tr>
      <w:tr w:rsidR="00E159D9" w:rsidRPr="0007256E" w14:paraId="389FEC35" w14:textId="77777777" w:rsidTr="00E159D9">
        <w:trPr>
          <w:trHeight w:val="333"/>
        </w:trPr>
        <w:tc>
          <w:tcPr>
            <w:tcW w:w="999" w:type="dxa"/>
            <w:noWrap/>
            <w:vAlign w:val="center"/>
            <w:hideMark/>
          </w:tcPr>
          <w:p w14:paraId="7AA44D2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0C31AAE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2018158</w:t>
            </w:r>
          </w:p>
        </w:tc>
        <w:tc>
          <w:tcPr>
            <w:tcW w:w="910" w:type="dxa"/>
            <w:noWrap/>
            <w:vAlign w:val="center"/>
            <w:hideMark/>
          </w:tcPr>
          <w:p w14:paraId="6875A3C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0417DC1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8/2/18</w:t>
            </w:r>
          </w:p>
        </w:tc>
        <w:tc>
          <w:tcPr>
            <w:tcW w:w="910" w:type="dxa"/>
            <w:noWrap/>
            <w:vAlign w:val="center"/>
            <w:hideMark/>
          </w:tcPr>
          <w:p w14:paraId="2262071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25B6B67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w:t>
            </w:r>
          </w:p>
        </w:tc>
        <w:tc>
          <w:tcPr>
            <w:tcW w:w="910" w:type="dxa"/>
            <w:noWrap/>
            <w:vAlign w:val="center"/>
            <w:hideMark/>
          </w:tcPr>
          <w:p w14:paraId="6D82435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395EAA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Unknown</w:t>
            </w:r>
          </w:p>
        </w:tc>
        <w:tc>
          <w:tcPr>
            <w:tcW w:w="910" w:type="dxa"/>
            <w:noWrap/>
            <w:vAlign w:val="center"/>
            <w:hideMark/>
          </w:tcPr>
          <w:p w14:paraId="7FCF96F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9DF78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Predation</w:t>
            </w:r>
          </w:p>
        </w:tc>
        <w:tc>
          <w:tcPr>
            <w:tcW w:w="910" w:type="dxa"/>
            <w:noWrap/>
            <w:vAlign w:val="center"/>
            <w:hideMark/>
          </w:tcPr>
          <w:p w14:paraId="6D15B02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11.30</w:t>
            </w:r>
          </w:p>
        </w:tc>
        <w:tc>
          <w:tcPr>
            <w:tcW w:w="910" w:type="dxa"/>
            <w:noWrap/>
            <w:vAlign w:val="center"/>
            <w:hideMark/>
          </w:tcPr>
          <w:p w14:paraId="7414A8A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0.80</w:t>
            </w:r>
          </w:p>
        </w:tc>
        <w:tc>
          <w:tcPr>
            <w:tcW w:w="1247" w:type="dxa"/>
            <w:noWrap/>
            <w:vAlign w:val="center"/>
            <w:hideMark/>
          </w:tcPr>
          <w:p w14:paraId="5796131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0.58</w:t>
            </w:r>
          </w:p>
        </w:tc>
        <w:tc>
          <w:tcPr>
            <w:tcW w:w="1068" w:type="dxa"/>
            <w:noWrap/>
            <w:vAlign w:val="center"/>
            <w:hideMark/>
          </w:tcPr>
          <w:p w14:paraId="3368054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0.31</w:t>
            </w:r>
          </w:p>
        </w:tc>
      </w:tr>
      <w:tr w:rsidR="00E159D9" w:rsidRPr="0007256E" w14:paraId="238B7D98" w14:textId="77777777" w:rsidTr="00E159D9">
        <w:trPr>
          <w:trHeight w:val="333"/>
        </w:trPr>
        <w:tc>
          <w:tcPr>
            <w:tcW w:w="999" w:type="dxa"/>
            <w:noWrap/>
            <w:vAlign w:val="center"/>
            <w:hideMark/>
          </w:tcPr>
          <w:p w14:paraId="6A357E8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2144C42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2019031</w:t>
            </w:r>
          </w:p>
        </w:tc>
        <w:tc>
          <w:tcPr>
            <w:tcW w:w="910" w:type="dxa"/>
            <w:noWrap/>
            <w:vAlign w:val="center"/>
            <w:hideMark/>
          </w:tcPr>
          <w:p w14:paraId="66252F2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3B8FE7F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5/14/19</w:t>
            </w:r>
          </w:p>
        </w:tc>
        <w:tc>
          <w:tcPr>
            <w:tcW w:w="910" w:type="dxa"/>
            <w:noWrap/>
            <w:vAlign w:val="center"/>
            <w:hideMark/>
          </w:tcPr>
          <w:p w14:paraId="1AC2593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2CE5DAE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10" w:type="dxa"/>
            <w:noWrap/>
            <w:vAlign w:val="center"/>
            <w:hideMark/>
          </w:tcPr>
          <w:p w14:paraId="090B27F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0C09A925"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69AAA59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529E7D3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2535D8F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27.24</w:t>
            </w:r>
          </w:p>
        </w:tc>
        <w:tc>
          <w:tcPr>
            <w:tcW w:w="910" w:type="dxa"/>
            <w:noWrap/>
            <w:vAlign w:val="center"/>
            <w:hideMark/>
          </w:tcPr>
          <w:p w14:paraId="1DD1EBA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4.90</w:t>
            </w:r>
          </w:p>
        </w:tc>
        <w:tc>
          <w:tcPr>
            <w:tcW w:w="1247" w:type="dxa"/>
            <w:noWrap/>
            <w:vAlign w:val="center"/>
            <w:hideMark/>
          </w:tcPr>
          <w:p w14:paraId="194A30AD"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0.56</w:t>
            </w:r>
          </w:p>
        </w:tc>
        <w:tc>
          <w:tcPr>
            <w:tcW w:w="1068" w:type="dxa"/>
            <w:noWrap/>
            <w:vAlign w:val="center"/>
            <w:hideMark/>
          </w:tcPr>
          <w:p w14:paraId="4E3A098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0.09</w:t>
            </w:r>
          </w:p>
        </w:tc>
      </w:tr>
      <w:tr w:rsidR="00E159D9" w:rsidRPr="0007256E" w14:paraId="67B87381" w14:textId="77777777" w:rsidTr="00E159D9">
        <w:trPr>
          <w:trHeight w:val="333"/>
        </w:trPr>
        <w:tc>
          <w:tcPr>
            <w:tcW w:w="999" w:type="dxa"/>
            <w:noWrap/>
            <w:vAlign w:val="center"/>
            <w:hideMark/>
          </w:tcPr>
          <w:p w14:paraId="395E00F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6658E2C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2017109</w:t>
            </w:r>
          </w:p>
        </w:tc>
        <w:tc>
          <w:tcPr>
            <w:tcW w:w="910" w:type="dxa"/>
            <w:noWrap/>
            <w:vAlign w:val="center"/>
            <w:hideMark/>
          </w:tcPr>
          <w:p w14:paraId="7B0078E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910" w:type="dxa"/>
            <w:noWrap/>
            <w:vAlign w:val="center"/>
            <w:hideMark/>
          </w:tcPr>
          <w:p w14:paraId="5C2A3D5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7/28/17</w:t>
            </w:r>
          </w:p>
        </w:tc>
        <w:tc>
          <w:tcPr>
            <w:tcW w:w="910" w:type="dxa"/>
            <w:noWrap/>
            <w:vAlign w:val="center"/>
            <w:hideMark/>
          </w:tcPr>
          <w:p w14:paraId="5B80C25E"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75AD891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10" w:type="dxa"/>
            <w:noWrap/>
            <w:vAlign w:val="center"/>
            <w:hideMark/>
          </w:tcPr>
          <w:p w14:paraId="1D70CAE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0B253639"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Unknown</w:t>
            </w:r>
          </w:p>
        </w:tc>
        <w:tc>
          <w:tcPr>
            <w:tcW w:w="910" w:type="dxa"/>
            <w:noWrap/>
            <w:vAlign w:val="center"/>
            <w:hideMark/>
          </w:tcPr>
          <w:p w14:paraId="2D9DD99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1217" w:type="dxa"/>
            <w:noWrap/>
            <w:vAlign w:val="center"/>
            <w:hideMark/>
          </w:tcPr>
          <w:p w14:paraId="1BB02D46"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Predation</w:t>
            </w:r>
          </w:p>
        </w:tc>
        <w:tc>
          <w:tcPr>
            <w:tcW w:w="910" w:type="dxa"/>
            <w:noWrap/>
            <w:vAlign w:val="center"/>
            <w:hideMark/>
          </w:tcPr>
          <w:p w14:paraId="50C5A69A"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10" w:type="dxa"/>
            <w:noWrap/>
            <w:vAlign w:val="center"/>
            <w:hideMark/>
          </w:tcPr>
          <w:p w14:paraId="4995496C"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2.80</w:t>
            </w:r>
          </w:p>
        </w:tc>
        <w:tc>
          <w:tcPr>
            <w:tcW w:w="1247" w:type="dxa"/>
            <w:noWrap/>
            <w:vAlign w:val="center"/>
            <w:hideMark/>
          </w:tcPr>
          <w:p w14:paraId="7F2E882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w:t>
            </w:r>
          </w:p>
        </w:tc>
        <w:tc>
          <w:tcPr>
            <w:tcW w:w="1068" w:type="dxa"/>
            <w:noWrap/>
            <w:vAlign w:val="center"/>
            <w:hideMark/>
          </w:tcPr>
          <w:p w14:paraId="372A2ACB"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r>
      <w:tr w:rsidR="00E159D9" w:rsidRPr="0007256E" w14:paraId="07E7BC94" w14:textId="77777777" w:rsidTr="00E159D9">
        <w:trPr>
          <w:trHeight w:val="333"/>
        </w:trPr>
        <w:tc>
          <w:tcPr>
            <w:tcW w:w="999" w:type="dxa"/>
            <w:noWrap/>
            <w:vAlign w:val="center"/>
            <w:hideMark/>
          </w:tcPr>
          <w:p w14:paraId="2A33F9D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277" w:type="dxa"/>
            <w:noWrap/>
            <w:vAlign w:val="center"/>
            <w:hideMark/>
          </w:tcPr>
          <w:p w14:paraId="2703E4F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2019018</w:t>
            </w:r>
          </w:p>
        </w:tc>
        <w:tc>
          <w:tcPr>
            <w:tcW w:w="910" w:type="dxa"/>
            <w:noWrap/>
            <w:vAlign w:val="center"/>
            <w:hideMark/>
          </w:tcPr>
          <w:p w14:paraId="5B731B3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910" w:type="dxa"/>
            <w:noWrap/>
            <w:vAlign w:val="center"/>
            <w:hideMark/>
          </w:tcPr>
          <w:p w14:paraId="69E6E344"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5/9/19</w:t>
            </w:r>
          </w:p>
        </w:tc>
        <w:tc>
          <w:tcPr>
            <w:tcW w:w="910" w:type="dxa"/>
            <w:noWrap/>
            <w:vAlign w:val="center"/>
            <w:hideMark/>
          </w:tcPr>
          <w:p w14:paraId="59A997F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w:t>
            </w:r>
          </w:p>
        </w:tc>
        <w:tc>
          <w:tcPr>
            <w:tcW w:w="910" w:type="dxa"/>
            <w:noWrap/>
            <w:vAlign w:val="center"/>
            <w:hideMark/>
          </w:tcPr>
          <w:p w14:paraId="5A36FC8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10" w:type="dxa"/>
            <w:noWrap/>
            <w:vAlign w:val="center"/>
            <w:hideMark/>
          </w:tcPr>
          <w:p w14:paraId="0A818F53"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910" w:type="dxa"/>
            <w:noWrap/>
            <w:vAlign w:val="center"/>
            <w:hideMark/>
          </w:tcPr>
          <w:p w14:paraId="276407F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10" w:type="dxa"/>
            <w:noWrap/>
            <w:vAlign w:val="center"/>
            <w:hideMark/>
          </w:tcPr>
          <w:p w14:paraId="43918982"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1217" w:type="dxa"/>
            <w:noWrap/>
            <w:vAlign w:val="center"/>
            <w:hideMark/>
          </w:tcPr>
          <w:p w14:paraId="41551BB7"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910" w:type="dxa"/>
            <w:noWrap/>
            <w:vAlign w:val="center"/>
            <w:hideMark/>
          </w:tcPr>
          <w:p w14:paraId="79150D00"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56.90</w:t>
            </w:r>
          </w:p>
        </w:tc>
        <w:tc>
          <w:tcPr>
            <w:tcW w:w="910" w:type="dxa"/>
            <w:noWrap/>
            <w:vAlign w:val="center"/>
            <w:hideMark/>
          </w:tcPr>
          <w:p w14:paraId="37A0AAD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10.30</w:t>
            </w:r>
          </w:p>
        </w:tc>
        <w:tc>
          <w:tcPr>
            <w:tcW w:w="1247" w:type="dxa"/>
            <w:noWrap/>
            <w:vAlign w:val="center"/>
            <w:hideMark/>
          </w:tcPr>
          <w:p w14:paraId="29C5EA78"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0.46</w:t>
            </w:r>
          </w:p>
        </w:tc>
        <w:tc>
          <w:tcPr>
            <w:tcW w:w="1068" w:type="dxa"/>
            <w:noWrap/>
            <w:vAlign w:val="center"/>
            <w:hideMark/>
          </w:tcPr>
          <w:p w14:paraId="28C0CF91" w14:textId="77777777" w:rsidR="00A75D71" w:rsidRPr="0007256E" w:rsidRDefault="00A75D71" w:rsidP="00A75D7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w:t>
            </w:r>
          </w:p>
        </w:tc>
      </w:tr>
    </w:tbl>
    <w:p w14:paraId="31767C55" w14:textId="77777777" w:rsidR="00A75D71" w:rsidRPr="0007256E" w:rsidRDefault="00A75D71">
      <w:pPr>
        <w:spacing w:after="160" w:line="278" w:lineRule="auto"/>
        <w:rPr>
          <w:rFonts w:ascii="Times New Roman" w:hAnsi="Times New Roman" w:cs="Times New Roman"/>
          <w:sz w:val="22"/>
          <w:szCs w:val="22"/>
        </w:rPr>
      </w:pPr>
    </w:p>
    <w:p w14:paraId="509E2313" w14:textId="3D09866B" w:rsidR="00A75D71" w:rsidRPr="0007256E" w:rsidRDefault="00A75D71">
      <w:pPr>
        <w:spacing w:after="160" w:line="278" w:lineRule="auto"/>
        <w:rPr>
          <w:rFonts w:ascii="Times New Roman" w:hAnsi="Times New Roman" w:cs="Times New Roman"/>
          <w:sz w:val="22"/>
          <w:szCs w:val="22"/>
        </w:rPr>
      </w:pPr>
      <w:r w:rsidRPr="0007256E">
        <w:rPr>
          <w:rFonts w:ascii="Times New Roman" w:hAnsi="Times New Roman" w:cs="Times New Roman"/>
          <w:sz w:val="22"/>
          <w:szCs w:val="22"/>
        </w:rPr>
        <w:lastRenderedPageBreak/>
        <w:br w:type="page"/>
      </w:r>
    </w:p>
    <w:p w14:paraId="6E2C857A" w14:textId="681ECF1D" w:rsidR="00A75D71" w:rsidRPr="0007256E" w:rsidRDefault="00E159D9" w:rsidP="00A75D71">
      <w:pPr>
        <w:rPr>
          <w:rFonts w:ascii="Times New Roman" w:hAnsi="Times New Roman" w:cs="Times New Roman"/>
          <w:b/>
          <w:bCs/>
          <w:sz w:val="22"/>
          <w:szCs w:val="22"/>
        </w:rPr>
      </w:pPr>
      <w:r w:rsidRPr="0007256E">
        <w:rPr>
          <w:rFonts w:ascii="Times New Roman" w:hAnsi="Times New Roman" w:cs="Times New Roman"/>
          <w:b/>
          <w:bCs/>
          <w:sz w:val="22"/>
          <w:szCs w:val="22"/>
        </w:rPr>
        <w:lastRenderedPageBreak/>
        <w:t>Table 2: List of samples with high concentrations of corticosteroid hormones and identified as outliers from the exploratory data analysis</w:t>
      </w:r>
    </w:p>
    <w:p w14:paraId="49CC2453" w14:textId="77777777" w:rsidR="0079454F" w:rsidRPr="0007256E" w:rsidRDefault="0079454F" w:rsidP="00A75D71">
      <w:pPr>
        <w:rPr>
          <w:rFonts w:ascii="Times New Roman" w:hAnsi="Times New Roman" w:cs="Times New Roman"/>
          <w:b/>
          <w:bCs/>
          <w:sz w:val="22"/>
          <w:szCs w:val="22"/>
        </w:rPr>
      </w:pP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
        <w:gridCol w:w="1024"/>
        <w:gridCol w:w="1024"/>
        <w:gridCol w:w="1024"/>
        <w:gridCol w:w="1024"/>
        <w:gridCol w:w="1024"/>
        <w:gridCol w:w="1021"/>
        <w:gridCol w:w="1024"/>
        <w:gridCol w:w="1024"/>
        <w:gridCol w:w="1024"/>
        <w:gridCol w:w="1024"/>
        <w:gridCol w:w="1024"/>
        <w:gridCol w:w="1024"/>
        <w:gridCol w:w="998"/>
      </w:tblGrid>
      <w:tr w:rsidR="00E159D9" w:rsidRPr="0007256E" w14:paraId="7EFFD91D" w14:textId="77777777" w:rsidTr="00E159D9">
        <w:trPr>
          <w:trHeight w:val="581"/>
        </w:trPr>
        <w:tc>
          <w:tcPr>
            <w:tcW w:w="356" w:type="pct"/>
            <w:noWrap/>
            <w:vAlign w:val="center"/>
            <w:hideMark/>
          </w:tcPr>
          <w:p w14:paraId="4DDB2724"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MMSNW</w:t>
            </w:r>
          </w:p>
        </w:tc>
        <w:tc>
          <w:tcPr>
            <w:tcW w:w="358" w:type="pct"/>
            <w:noWrap/>
            <w:vAlign w:val="center"/>
            <w:hideMark/>
          </w:tcPr>
          <w:p w14:paraId="6B798171"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ID</w:t>
            </w:r>
          </w:p>
        </w:tc>
        <w:tc>
          <w:tcPr>
            <w:tcW w:w="358" w:type="pct"/>
            <w:noWrap/>
            <w:vAlign w:val="center"/>
            <w:hideMark/>
          </w:tcPr>
          <w:p w14:paraId="269744DC"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UME</w:t>
            </w:r>
          </w:p>
        </w:tc>
        <w:tc>
          <w:tcPr>
            <w:tcW w:w="358" w:type="pct"/>
            <w:noWrap/>
            <w:vAlign w:val="center"/>
            <w:hideMark/>
          </w:tcPr>
          <w:p w14:paraId="14397E6C" w14:textId="7B5B17E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Date of necropsy</w:t>
            </w:r>
          </w:p>
        </w:tc>
        <w:tc>
          <w:tcPr>
            <w:tcW w:w="358" w:type="pct"/>
            <w:noWrap/>
            <w:vAlign w:val="center"/>
            <w:hideMark/>
          </w:tcPr>
          <w:p w14:paraId="206C659C"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State</w:t>
            </w:r>
          </w:p>
        </w:tc>
        <w:tc>
          <w:tcPr>
            <w:tcW w:w="358" w:type="pct"/>
            <w:noWrap/>
            <w:vAlign w:val="center"/>
            <w:hideMark/>
          </w:tcPr>
          <w:p w14:paraId="7982CB97" w14:textId="1B894C3B"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Carcass Code</w:t>
            </w:r>
          </w:p>
        </w:tc>
        <w:tc>
          <w:tcPr>
            <w:tcW w:w="357" w:type="pct"/>
            <w:noWrap/>
            <w:vAlign w:val="center"/>
            <w:hideMark/>
          </w:tcPr>
          <w:p w14:paraId="2A0FF84F" w14:textId="59C8A68D"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Body Conditions</w:t>
            </w:r>
          </w:p>
        </w:tc>
        <w:tc>
          <w:tcPr>
            <w:tcW w:w="358" w:type="pct"/>
            <w:noWrap/>
            <w:vAlign w:val="center"/>
            <w:hideMark/>
          </w:tcPr>
          <w:p w14:paraId="41B5B6C8"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Sex</w:t>
            </w:r>
          </w:p>
        </w:tc>
        <w:tc>
          <w:tcPr>
            <w:tcW w:w="358" w:type="pct"/>
            <w:vAlign w:val="center"/>
          </w:tcPr>
          <w:p w14:paraId="0ADA8377" w14:textId="3FF25EB0"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Age class</w:t>
            </w:r>
          </w:p>
        </w:tc>
        <w:tc>
          <w:tcPr>
            <w:tcW w:w="358" w:type="pct"/>
            <w:noWrap/>
            <w:vAlign w:val="center"/>
            <w:hideMark/>
          </w:tcPr>
          <w:p w14:paraId="7331E674" w14:textId="6C601125"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CoD</w:t>
            </w:r>
          </w:p>
        </w:tc>
        <w:tc>
          <w:tcPr>
            <w:tcW w:w="358" w:type="pct"/>
            <w:noWrap/>
            <w:vAlign w:val="center"/>
            <w:hideMark/>
          </w:tcPr>
          <w:p w14:paraId="5C62DB23" w14:textId="7C341E3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Lipid content (%)</w:t>
            </w:r>
          </w:p>
        </w:tc>
        <w:tc>
          <w:tcPr>
            <w:tcW w:w="358" w:type="pct"/>
            <w:noWrap/>
            <w:vAlign w:val="center"/>
            <w:hideMark/>
          </w:tcPr>
          <w:p w14:paraId="577DB63D" w14:textId="41F5F6FB"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Cortisol (ng/g)</w:t>
            </w:r>
          </w:p>
        </w:tc>
        <w:tc>
          <w:tcPr>
            <w:tcW w:w="358" w:type="pct"/>
            <w:noWrap/>
            <w:vAlign w:val="center"/>
            <w:hideMark/>
          </w:tcPr>
          <w:p w14:paraId="0CC52AEA" w14:textId="06F901C3"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Corticosterone (ng/g)</w:t>
            </w:r>
          </w:p>
        </w:tc>
        <w:tc>
          <w:tcPr>
            <w:tcW w:w="349" w:type="pct"/>
            <w:noWrap/>
            <w:vAlign w:val="center"/>
            <w:hideMark/>
          </w:tcPr>
          <w:p w14:paraId="5A281496" w14:textId="77777777" w:rsidR="00E159D9" w:rsidRPr="0007256E" w:rsidRDefault="00E159D9" w:rsidP="005B35E1">
            <w:pPr>
              <w:jc w:val="center"/>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Aldosterone (ng/g)</w:t>
            </w:r>
          </w:p>
          <w:p w14:paraId="030C03F1" w14:textId="12AF28D1" w:rsidR="00E159D9" w:rsidRPr="0007256E" w:rsidRDefault="00E159D9" w:rsidP="005B35E1">
            <w:pPr>
              <w:rPr>
                <w:rFonts w:ascii="Times New Roman" w:eastAsia="Times New Roman" w:hAnsi="Times New Roman" w:cs="Times New Roman"/>
                <w:b/>
                <w:bCs/>
                <w:color w:val="000000"/>
                <w:sz w:val="22"/>
                <w:szCs w:val="22"/>
              </w:rPr>
            </w:pPr>
          </w:p>
        </w:tc>
      </w:tr>
      <w:tr w:rsidR="00E159D9" w:rsidRPr="0007256E" w14:paraId="6FDE2715" w14:textId="77777777" w:rsidTr="00E159D9">
        <w:trPr>
          <w:trHeight w:val="581"/>
        </w:trPr>
        <w:tc>
          <w:tcPr>
            <w:tcW w:w="356" w:type="pct"/>
            <w:noWrap/>
            <w:vAlign w:val="center"/>
            <w:hideMark/>
          </w:tcPr>
          <w:p w14:paraId="38391FF4"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358" w:type="pct"/>
            <w:noWrap/>
            <w:vAlign w:val="center"/>
            <w:hideMark/>
          </w:tcPr>
          <w:p w14:paraId="028BAC23"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1587</w:t>
            </w:r>
          </w:p>
        </w:tc>
        <w:tc>
          <w:tcPr>
            <w:tcW w:w="358" w:type="pct"/>
            <w:noWrap/>
            <w:vAlign w:val="center"/>
            <w:hideMark/>
          </w:tcPr>
          <w:p w14:paraId="07732A5C"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358" w:type="pct"/>
            <w:noWrap/>
            <w:vAlign w:val="center"/>
            <w:hideMark/>
          </w:tcPr>
          <w:p w14:paraId="682CC0C5"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5/24/17</w:t>
            </w:r>
          </w:p>
        </w:tc>
        <w:tc>
          <w:tcPr>
            <w:tcW w:w="358" w:type="pct"/>
            <w:noWrap/>
            <w:vAlign w:val="center"/>
            <w:hideMark/>
          </w:tcPr>
          <w:p w14:paraId="331FBAB2"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358" w:type="pct"/>
            <w:noWrap/>
            <w:vAlign w:val="center"/>
            <w:hideMark/>
          </w:tcPr>
          <w:p w14:paraId="634A2098"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357" w:type="pct"/>
            <w:noWrap/>
            <w:vAlign w:val="center"/>
            <w:hideMark/>
          </w:tcPr>
          <w:p w14:paraId="520CB35A"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358" w:type="pct"/>
            <w:noWrap/>
            <w:vAlign w:val="center"/>
            <w:hideMark/>
          </w:tcPr>
          <w:p w14:paraId="4C495405"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358" w:type="pct"/>
            <w:vAlign w:val="center"/>
          </w:tcPr>
          <w:p w14:paraId="1415E4A7" w14:textId="50275E6D"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358" w:type="pct"/>
            <w:noWrap/>
            <w:vAlign w:val="center"/>
            <w:hideMark/>
          </w:tcPr>
          <w:p w14:paraId="342912DE" w14:textId="62595C50"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358" w:type="pct"/>
            <w:noWrap/>
            <w:vAlign w:val="center"/>
            <w:hideMark/>
          </w:tcPr>
          <w:p w14:paraId="26C59A54"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13.1</w:t>
            </w:r>
          </w:p>
        </w:tc>
        <w:tc>
          <w:tcPr>
            <w:tcW w:w="358" w:type="pct"/>
            <w:noWrap/>
            <w:vAlign w:val="center"/>
            <w:hideMark/>
          </w:tcPr>
          <w:p w14:paraId="05BE4D87"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43.9</w:t>
            </w:r>
          </w:p>
        </w:tc>
        <w:tc>
          <w:tcPr>
            <w:tcW w:w="358" w:type="pct"/>
            <w:noWrap/>
            <w:vAlign w:val="center"/>
            <w:hideMark/>
          </w:tcPr>
          <w:p w14:paraId="70B0F2AE"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1.67</w:t>
            </w:r>
          </w:p>
        </w:tc>
        <w:tc>
          <w:tcPr>
            <w:tcW w:w="349" w:type="pct"/>
            <w:noWrap/>
            <w:vAlign w:val="center"/>
            <w:hideMark/>
          </w:tcPr>
          <w:p w14:paraId="4F5AF7B8" w14:textId="3F20DB7B"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0.41</w:t>
            </w:r>
          </w:p>
        </w:tc>
      </w:tr>
      <w:tr w:rsidR="00E159D9" w:rsidRPr="0007256E" w14:paraId="186782E3" w14:textId="77777777" w:rsidTr="00E159D9">
        <w:trPr>
          <w:trHeight w:val="581"/>
        </w:trPr>
        <w:tc>
          <w:tcPr>
            <w:tcW w:w="356" w:type="pct"/>
            <w:noWrap/>
            <w:vAlign w:val="center"/>
            <w:hideMark/>
          </w:tcPr>
          <w:p w14:paraId="388E3748"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358" w:type="pct"/>
            <w:noWrap/>
            <w:vAlign w:val="center"/>
            <w:hideMark/>
          </w:tcPr>
          <w:p w14:paraId="42EB9927"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1665</w:t>
            </w:r>
          </w:p>
        </w:tc>
        <w:tc>
          <w:tcPr>
            <w:tcW w:w="358" w:type="pct"/>
            <w:noWrap/>
            <w:vAlign w:val="center"/>
            <w:hideMark/>
          </w:tcPr>
          <w:p w14:paraId="37EB1EC4"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358" w:type="pct"/>
            <w:noWrap/>
            <w:vAlign w:val="center"/>
            <w:hideMark/>
          </w:tcPr>
          <w:p w14:paraId="52081719"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6/28/18</w:t>
            </w:r>
          </w:p>
        </w:tc>
        <w:tc>
          <w:tcPr>
            <w:tcW w:w="358" w:type="pct"/>
            <w:noWrap/>
            <w:vAlign w:val="center"/>
            <w:hideMark/>
          </w:tcPr>
          <w:p w14:paraId="0DB9E691"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358" w:type="pct"/>
            <w:noWrap/>
            <w:vAlign w:val="center"/>
            <w:hideMark/>
          </w:tcPr>
          <w:p w14:paraId="2FCF121B"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357" w:type="pct"/>
            <w:noWrap/>
            <w:vAlign w:val="center"/>
            <w:hideMark/>
          </w:tcPr>
          <w:p w14:paraId="4A318475"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358" w:type="pct"/>
            <w:noWrap/>
            <w:vAlign w:val="center"/>
            <w:hideMark/>
          </w:tcPr>
          <w:p w14:paraId="68B36BC5"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358" w:type="pct"/>
            <w:vAlign w:val="center"/>
          </w:tcPr>
          <w:p w14:paraId="1B3A7AE0" w14:textId="115E694C"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358" w:type="pct"/>
            <w:noWrap/>
            <w:vAlign w:val="center"/>
            <w:hideMark/>
          </w:tcPr>
          <w:p w14:paraId="463A5AA7" w14:textId="7AF6E81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358" w:type="pct"/>
            <w:noWrap/>
            <w:vAlign w:val="center"/>
            <w:hideMark/>
          </w:tcPr>
          <w:p w14:paraId="47B49CB2"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50.35</w:t>
            </w:r>
          </w:p>
        </w:tc>
        <w:tc>
          <w:tcPr>
            <w:tcW w:w="358" w:type="pct"/>
            <w:noWrap/>
            <w:vAlign w:val="center"/>
            <w:hideMark/>
          </w:tcPr>
          <w:p w14:paraId="76EC454F"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w:t>
            </w:r>
          </w:p>
        </w:tc>
        <w:tc>
          <w:tcPr>
            <w:tcW w:w="358" w:type="pct"/>
            <w:noWrap/>
            <w:vAlign w:val="center"/>
            <w:hideMark/>
          </w:tcPr>
          <w:p w14:paraId="612BD013"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21.66</w:t>
            </w:r>
          </w:p>
        </w:tc>
        <w:tc>
          <w:tcPr>
            <w:tcW w:w="349" w:type="pct"/>
            <w:noWrap/>
            <w:vAlign w:val="center"/>
            <w:hideMark/>
          </w:tcPr>
          <w:p w14:paraId="68DA43CA" w14:textId="5B104944"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0.72</w:t>
            </w:r>
          </w:p>
        </w:tc>
      </w:tr>
      <w:tr w:rsidR="00E159D9" w:rsidRPr="0007256E" w14:paraId="3FAEA1C4" w14:textId="77777777" w:rsidTr="00E159D9">
        <w:trPr>
          <w:trHeight w:val="581"/>
        </w:trPr>
        <w:tc>
          <w:tcPr>
            <w:tcW w:w="356" w:type="pct"/>
            <w:noWrap/>
            <w:vAlign w:val="center"/>
            <w:hideMark/>
          </w:tcPr>
          <w:p w14:paraId="56150486"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358" w:type="pct"/>
            <w:noWrap/>
            <w:vAlign w:val="center"/>
            <w:hideMark/>
          </w:tcPr>
          <w:p w14:paraId="7F5B5C25"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2019017</w:t>
            </w:r>
          </w:p>
        </w:tc>
        <w:tc>
          <w:tcPr>
            <w:tcW w:w="358" w:type="pct"/>
            <w:noWrap/>
            <w:vAlign w:val="center"/>
            <w:hideMark/>
          </w:tcPr>
          <w:p w14:paraId="0F394EE9"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UME 2019</w:t>
            </w:r>
          </w:p>
        </w:tc>
        <w:tc>
          <w:tcPr>
            <w:tcW w:w="358" w:type="pct"/>
            <w:noWrap/>
            <w:vAlign w:val="center"/>
            <w:hideMark/>
          </w:tcPr>
          <w:p w14:paraId="249507AE"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2/23/19</w:t>
            </w:r>
          </w:p>
        </w:tc>
        <w:tc>
          <w:tcPr>
            <w:tcW w:w="358" w:type="pct"/>
            <w:noWrap/>
            <w:vAlign w:val="center"/>
            <w:hideMark/>
          </w:tcPr>
          <w:p w14:paraId="2983A851"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358" w:type="pct"/>
            <w:noWrap/>
            <w:vAlign w:val="center"/>
            <w:hideMark/>
          </w:tcPr>
          <w:p w14:paraId="3ADCF049"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357" w:type="pct"/>
            <w:noWrap/>
            <w:vAlign w:val="center"/>
            <w:hideMark/>
          </w:tcPr>
          <w:p w14:paraId="5EF911E1"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358" w:type="pct"/>
            <w:noWrap/>
            <w:vAlign w:val="center"/>
            <w:hideMark/>
          </w:tcPr>
          <w:p w14:paraId="142FBD28"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358" w:type="pct"/>
            <w:vAlign w:val="center"/>
          </w:tcPr>
          <w:p w14:paraId="6E8E1E27" w14:textId="6DFA3916"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358" w:type="pct"/>
            <w:noWrap/>
            <w:vAlign w:val="center"/>
            <w:hideMark/>
          </w:tcPr>
          <w:p w14:paraId="067867E6" w14:textId="4F2026A1"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358" w:type="pct"/>
            <w:noWrap/>
            <w:vAlign w:val="center"/>
            <w:hideMark/>
          </w:tcPr>
          <w:p w14:paraId="54369727"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36.4</w:t>
            </w:r>
          </w:p>
        </w:tc>
        <w:tc>
          <w:tcPr>
            <w:tcW w:w="358" w:type="pct"/>
            <w:noWrap/>
            <w:vAlign w:val="center"/>
            <w:hideMark/>
          </w:tcPr>
          <w:p w14:paraId="4D51A0A3"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32.1</w:t>
            </w:r>
          </w:p>
        </w:tc>
        <w:tc>
          <w:tcPr>
            <w:tcW w:w="358" w:type="pct"/>
            <w:noWrap/>
            <w:vAlign w:val="center"/>
            <w:hideMark/>
          </w:tcPr>
          <w:p w14:paraId="4F8C7584"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2.97</w:t>
            </w:r>
          </w:p>
        </w:tc>
        <w:tc>
          <w:tcPr>
            <w:tcW w:w="349" w:type="pct"/>
            <w:noWrap/>
            <w:vAlign w:val="center"/>
            <w:hideMark/>
          </w:tcPr>
          <w:p w14:paraId="5A851CCC" w14:textId="1AD7989C"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w:t>
            </w:r>
          </w:p>
        </w:tc>
      </w:tr>
      <w:tr w:rsidR="00E159D9" w:rsidRPr="0007256E" w14:paraId="446EEBE8" w14:textId="77777777" w:rsidTr="00E159D9">
        <w:trPr>
          <w:trHeight w:val="581"/>
        </w:trPr>
        <w:tc>
          <w:tcPr>
            <w:tcW w:w="356" w:type="pct"/>
            <w:noWrap/>
            <w:vAlign w:val="center"/>
            <w:hideMark/>
          </w:tcPr>
          <w:p w14:paraId="2980A602"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358" w:type="pct"/>
            <w:noWrap/>
            <w:vAlign w:val="center"/>
            <w:hideMark/>
          </w:tcPr>
          <w:p w14:paraId="476D7158"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1652</w:t>
            </w:r>
          </w:p>
        </w:tc>
        <w:tc>
          <w:tcPr>
            <w:tcW w:w="358" w:type="pct"/>
            <w:noWrap/>
            <w:vAlign w:val="center"/>
            <w:hideMark/>
          </w:tcPr>
          <w:p w14:paraId="101351B7"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Pre-UME</w:t>
            </w:r>
          </w:p>
        </w:tc>
        <w:tc>
          <w:tcPr>
            <w:tcW w:w="358" w:type="pct"/>
            <w:noWrap/>
            <w:vAlign w:val="center"/>
            <w:hideMark/>
          </w:tcPr>
          <w:p w14:paraId="5032A336"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5/8/18</w:t>
            </w:r>
          </w:p>
        </w:tc>
        <w:tc>
          <w:tcPr>
            <w:tcW w:w="358" w:type="pct"/>
            <w:noWrap/>
            <w:vAlign w:val="center"/>
            <w:hideMark/>
          </w:tcPr>
          <w:p w14:paraId="236F1E62"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WA</w:t>
            </w:r>
          </w:p>
        </w:tc>
        <w:tc>
          <w:tcPr>
            <w:tcW w:w="358" w:type="pct"/>
            <w:noWrap/>
            <w:vAlign w:val="center"/>
            <w:hideMark/>
          </w:tcPr>
          <w:p w14:paraId="78ED4A46"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w:t>
            </w:r>
          </w:p>
        </w:tc>
        <w:tc>
          <w:tcPr>
            <w:tcW w:w="357" w:type="pct"/>
            <w:noWrap/>
            <w:vAlign w:val="center"/>
            <w:hideMark/>
          </w:tcPr>
          <w:p w14:paraId="48DBC833"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358" w:type="pct"/>
            <w:noWrap/>
            <w:vAlign w:val="center"/>
            <w:hideMark/>
          </w:tcPr>
          <w:p w14:paraId="329C288A"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358" w:type="pct"/>
            <w:vAlign w:val="center"/>
          </w:tcPr>
          <w:p w14:paraId="598E0AF2" w14:textId="336CEED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358" w:type="pct"/>
            <w:noWrap/>
            <w:vAlign w:val="center"/>
            <w:hideMark/>
          </w:tcPr>
          <w:p w14:paraId="2BCC1212" w14:textId="2A211980"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358" w:type="pct"/>
            <w:noWrap/>
            <w:vAlign w:val="center"/>
            <w:hideMark/>
          </w:tcPr>
          <w:p w14:paraId="4EDE1182"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358" w:type="pct"/>
            <w:noWrap/>
            <w:vAlign w:val="center"/>
            <w:hideMark/>
          </w:tcPr>
          <w:p w14:paraId="38528151" w14:textId="078A3CF2"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4.0</w:t>
            </w:r>
          </w:p>
        </w:tc>
        <w:tc>
          <w:tcPr>
            <w:tcW w:w="358" w:type="pct"/>
            <w:noWrap/>
            <w:vAlign w:val="center"/>
            <w:hideMark/>
          </w:tcPr>
          <w:p w14:paraId="5037D924" w14:textId="77777777"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7.85</w:t>
            </w:r>
          </w:p>
        </w:tc>
        <w:tc>
          <w:tcPr>
            <w:tcW w:w="349" w:type="pct"/>
            <w:noWrap/>
            <w:vAlign w:val="center"/>
            <w:hideMark/>
          </w:tcPr>
          <w:p w14:paraId="09921652" w14:textId="272A89DA" w:rsidR="00E159D9" w:rsidRPr="0007256E" w:rsidRDefault="00E159D9" w:rsidP="005B35E1">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14.45</w:t>
            </w:r>
          </w:p>
        </w:tc>
      </w:tr>
    </w:tbl>
    <w:p w14:paraId="35F1173E" w14:textId="77777777" w:rsidR="00142FEA" w:rsidRPr="0007256E" w:rsidRDefault="00142FEA">
      <w:pPr>
        <w:spacing w:after="160" w:line="278" w:lineRule="auto"/>
        <w:rPr>
          <w:rFonts w:ascii="Times New Roman" w:hAnsi="Times New Roman" w:cs="Times New Roman"/>
          <w:sz w:val="22"/>
          <w:szCs w:val="22"/>
        </w:rPr>
      </w:pPr>
    </w:p>
    <w:p w14:paraId="52EE4A2D" w14:textId="03AABECB" w:rsidR="005B35E1" w:rsidRPr="0007256E" w:rsidRDefault="005B35E1" w:rsidP="00DC7780">
      <w:pPr>
        <w:spacing w:after="160" w:line="278" w:lineRule="auto"/>
        <w:rPr>
          <w:rFonts w:ascii="Times New Roman" w:hAnsi="Times New Roman" w:cs="Times New Roman"/>
          <w:b/>
          <w:bCs/>
          <w:sz w:val="22"/>
          <w:szCs w:val="22"/>
        </w:rPr>
      </w:pPr>
      <w:r w:rsidRPr="0007256E">
        <w:rPr>
          <w:rFonts w:ascii="Times New Roman" w:hAnsi="Times New Roman" w:cs="Times New Roman"/>
          <w:b/>
          <w:bCs/>
          <w:sz w:val="22"/>
          <w:szCs w:val="22"/>
        </w:rPr>
        <w:t xml:space="preserve">Table </w:t>
      </w:r>
      <w:r w:rsidR="00964D88" w:rsidRPr="0007256E">
        <w:rPr>
          <w:rFonts w:ascii="Times New Roman" w:hAnsi="Times New Roman" w:cs="Times New Roman"/>
          <w:b/>
          <w:bCs/>
          <w:sz w:val="22"/>
          <w:szCs w:val="22"/>
        </w:rPr>
        <w:t>3</w:t>
      </w:r>
      <w:r w:rsidRPr="0007256E">
        <w:rPr>
          <w:rFonts w:ascii="Times New Roman" w:hAnsi="Times New Roman" w:cs="Times New Roman"/>
          <w:b/>
          <w:bCs/>
          <w:sz w:val="22"/>
          <w:szCs w:val="22"/>
        </w:rPr>
        <w:t xml:space="preserve">: </w:t>
      </w:r>
      <w:r w:rsidRPr="0007256E">
        <w:rPr>
          <w:rFonts w:ascii="Times New Roman" w:hAnsi="Times New Roman" w:cs="Times New Roman"/>
          <w:b/>
          <w:bCs/>
          <w:sz w:val="22"/>
          <w:szCs w:val="22"/>
        </w:rPr>
        <w:t>H</w:t>
      </w:r>
      <w:r w:rsidRPr="0007256E">
        <w:rPr>
          <w:rFonts w:ascii="Times New Roman" w:hAnsi="Times New Roman" w:cs="Times New Roman"/>
          <w:b/>
          <w:bCs/>
          <w:sz w:val="22"/>
          <w:szCs w:val="22"/>
        </w:rPr>
        <w:t xml:space="preserve">ormone concentrations </w:t>
      </w:r>
      <w:r w:rsidRPr="0007256E">
        <w:rPr>
          <w:rFonts w:ascii="Times New Roman" w:hAnsi="Times New Roman" w:cs="Times New Roman"/>
          <w:b/>
          <w:bCs/>
          <w:sz w:val="22"/>
          <w:szCs w:val="22"/>
        </w:rPr>
        <w:t xml:space="preserve">(ng/g) </w:t>
      </w:r>
      <w:r w:rsidRPr="0007256E">
        <w:rPr>
          <w:rFonts w:ascii="Times New Roman" w:hAnsi="Times New Roman" w:cs="Times New Roman"/>
          <w:b/>
          <w:bCs/>
          <w:sz w:val="22"/>
          <w:szCs w:val="22"/>
        </w:rPr>
        <w:t xml:space="preserve">and </w:t>
      </w:r>
      <w:r w:rsidRPr="0007256E">
        <w:rPr>
          <w:rFonts w:ascii="Times New Roman" w:hAnsi="Times New Roman" w:cs="Times New Roman"/>
          <w:b/>
          <w:bCs/>
          <w:sz w:val="22"/>
          <w:szCs w:val="22"/>
        </w:rPr>
        <w:t xml:space="preserve">percent </w:t>
      </w:r>
      <w:r w:rsidRPr="0007256E">
        <w:rPr>
          <w:rFonts w:ascii="Times New Roman" w:hAnsi="Times New Roman" w:cs="Times New Roman"/>
          <w:b/>
          <w:bCs/>
          <w:sz w:val="22"/>
          <w:szCs w:val="22"/>
        </w:rPr>
        <w:t>lipid content across blubber depth</w:t>
      </w:r>
      <w:r w:rsidRPr="0007256E">
        <w:rPr>
          <w:rFonts w:ascii="Times New Roman" w:hAnsi="Times New Roman" w:cs="Times New Roman"/>
          <w:b/>
          <w:bCs/>
          <w:sz w:val="22"/>
          <w:szCs w:val="22"/>
        </w:rPr>
        <w:t xml:space="preserve"> for female (n=</w:t>
      </w:r>
      <w:r w:rsidR="00964D88" w:rsidRPr="0007256E">
        <w:rPr>
          <w:rFonts w:ascii="Times New Roman" w:hAnsi="Times New Roman" w:cs="Times New Roman"/>
          <w:b/>
          <w:bCs/>
          <w:sz w:val="22"/>
          <w:szCs w:val="22"/>
        </w:rPr>
        <w:t>11</w:t>
      </w:r>
      <w:r w:rsidRPr="0007256E">
        <w:rPr>
          <w:rFonts w:ascii="Times New Roman" w:hAnsi="Times New Roman" w:cs="Times New Roman"/>
          <w:b/>
          <w:bCs/>
          <w:sz w:val="22"/>
          <w:szCs w:val="22"/>
        </w:rPr>
        <w:t>) and male (n=</w:t>
      </w:r>
      <w:r w:rsidR="00964D88" w:rsidRPr="0007256E">
        <w:rPr>
          <w:rFonts w:ascii="Times New Roman" w:hAnsi="Times New Roman" w:cs="Times New Roman"/>
          <w:b/>
          <w:bCs/>
          <w:sz w:val="22"/>
          <w:szCs w:val="22"/>
        </w:rPr>
        <w:t>8</w:t>
      </w:r>
      <w:r w:rsidRPr="0007256E">
        <w:rPr>
          <w:rFonts w:ascii="Times New Roman" w:hAnsi="Times New Roman" w:cs="Times New Roman"/>
          <w:b/>
          <w:bCs/>
          <w:sz w:val="22"/>
          <w:szCs w:val="22"/>
        </w:rPr>
        <w:t>) stranded gray whales</w:t>
      </w:r>
      <w:r w:rsidRPr="0007256E">
        <w:rPr>
          <w:rFonts w:ascii="Times New Roman" w:hAnsi="Times New Roman" w:cs="Times New Roman"/>
          <w:b/>
          <w:bCs/>
          <w:sz w:val="22"/>
          <w:szCs w:val="22"/>
        </w:rPr>
        <w:t xml:space="preserve">. </w:t>
      </w:r>
    </w:p>
    <w:tbl>
      <w:tblPr>
        <w:tblW w:w="14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662"/>
        <w:gridCol w:w="854"/>
        <w:gridCol w:w="1050"/>
        <w:gridCol w:w="1272"/>
        <w:gridCol w:w="775"/>
        <w:gridCol w:w="1050"/>
        <w:gridCol w:w="1141"/>
        <w:gridCol w:w="777"/>
        <w:gridCol w:w="1123"/>
        <w:gridCol w:w="1296"/>
        <w:gridCol w:w="863"/>
        <w:gridCol w:w="1123"/>
        <w:gridCol w:w="1323"/>
        <w:gridCol w:w="11"/>
      </w:tblGrid>
      <w:tr w:rsidR="005B35E1" w:rsidRPr="0007256E" w14:paraId="071B3509" w14:textId="77777777" w:rsidTr="0007256E">
        <w:trPr>
          <w:trHeight w:val="356"/>
        </w:trPr>
        <w:tc>
          <w:tcPr>
            <w:tcW w:w="963" w:type="dxa"/>
            <w:vAlign w:val="center"/>
            <w:hideMark/>
          </w:tcPr>
          <w:p w14:paraId="1AA07AA4" w14:textId="77777777" w:rsidR="005B35E1" w:rsidRPr="0007256E" w:rsidRDefault="005B35E1" w:rsidP="0035335D">
            <w:pPr>
              <w:rPr>
                <w:rFonts w:ascii="Times New Roman" w:eastAsia="Times New Roman" w:hAnsi="Times New Roman" w:cs="Times New Roman"/>
                <w:sz w:val="22"/>
                <w:szCs w:val="22"/>
              </w:rPr>
            </w:pPr>
          </w:p>
        </w:tc>
        <w:tc>
          <w:tcPr>
            <w:tcW w:w="663" w:type="dxa"/>
            <w:vAlign w:val="center"/>
            <w:hideMark/>
          </w:tcPr>
          <w:p w14:paraId="198DAB57" w14:textId="77777777" w:rsidR="005B35E1" w:rsidRPr="0007256E" w:rsidRDefault="005B35E1" w:rsidP="0035335D">
            <w:pPr>
              <w:jc w:val="center"/>
              <w:rPr>
                <w:rFonts w:ascii="Times New Roman" w:eastAsia="Times New Roman" w:hAnsi="Times New Roman" w:cs="Times New Roman"/>
                <w:sz w:val="22"/>
                <w:szCs w:val="22"/>
              </w:rPr>
            </w:pPr>
          </w:p>
        </w:tc>
        <w:tc>
          <w:tcPr>
            <w:tcW w:w="3176" w:type="dxa"/>
            <w:gridSpan w:val="3"/>
            <w:vAlign w:val="center"/>
            <w:hideMark/>
          </w:tcPr>
          <w:p w14:paraId="6AF2E03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Cortisol ng/g</w:t>
            </w:r>
          </w:p>
        </w:tc>
        <w:tc>
          <w:tcPr>
            <w:tcW w:w="2966" w:type="dxa"/>
            <w:gridSpan w:val="3"/>
            <w:vAlign w:val="center"/>
            <w:hideMark/>
          </w:tcPr>
          <w:p w14:paraId="028FFC3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Corticosterone ng/g</w:t>
            </w:r>
          </w:p>
        </w:tc>
        <w:tc>
          <w:tcPr>
            <w:tcW w:w="3196" w:type="dxa"/>
            <w:gridSpan w:val="3"/>
            <w:vAlign w:val="center"/>
            <w:hideMark/>
          </w:tcPr>
          <w:p w14:paraId="68CA9A6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Aldosterone ng/g</w:t>
            </w:r>
          </w:p>
        </w:tc>
        <w:tc>
          <w:tcPr>
            <w:tcW w:w="3318" w:type="dxa"/>
            <w:gridSpan w:val="4"/>
            <w:vAlign w:val="center"/>
            <w:hideMark/>
          </w:tcPr>
          <w:p w14:paraId="3F930B09"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Lipid content %</w:t>
            </w:r>
          </w:p>
        </w:tc>
      </w:tr>
      <w:tr w:rsidR="005B35E1" w:rsidRPr="0007256E" w14:paraId="7845580A" w14:textId="77777777" w:rsidTr="0007256E">
        <w:trPr>
          <w:gridAfter w:val="1"/>
          <w:wAfter w:w="11" w:type="dxa"/>
          <w:trHeight w:val="961"/>
        </w:trPr>
        <w:tc>
          <w:tcPr>
            <w:tcW w:w="963" w:type="dxa"/>
            <w:vAlign w:val="center"/>
            <w:hideMark/>
          </w:tcPr>
          <w:p w14:paraId="39CE48C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Blubber Depth</w:t>
            </w:r>
          </w:p>
        </w:tc>
        <w:tc>
          <w:tcPr>
            <w:tcW w:w="663" w:type="dxa"/>
            <w:vAlign w:val="center"/>
            <w:hideMark/>
          </w:tcPr>
          <w:p w14:paraId="39CBB29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Sex</w:t>
            </w:r>
          </w:p>
        </w:tc>
        <w:tc>
          <w:tcPr>
            <w:tcW w:w="854" w:type="dxa"/>
            <w:vAlign w:val="center"/>
            <w:hideMark/>
          </w:tcPr>
          <w:p w14:paraId="568F4E0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mean</w:t>
            </w:r>
          </w:p>
        </w:tc>
        <w:tc>
          <w:tcPr>
            <w:tcW w:w="1050" w:type="dxa"/>
            <w:vAlign w:val="center"/>
            <w:hideMark/>
          </w:tcPr>
          <w:p w14:paraId="52B24AF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standard deviation</w:t>
            </w:r>
          </w:p>
        </w:tc>
        <w:tc>
          <w:tcPr>
            <w:tcW w:w="1271" w:type="dxa"/>
            <w:vAlign w:val="center"/>
            <w:hideMark/>
          </w:tcPr>
          <w:p w14:paraId="1CF21A4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range</w:t>
            </w:r>
          </w:p>
        </w:tc>
        <w:tc>
          <w:tcPr>
            <w:tcW w:w="775" w:type="dxa"/>
            <w:vAlign w:val="center"/>
            <w:hideMark/>
          </w:tcPr>
          <w:p w14:paraId="0EE6F30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mean</w:t>
            </w:r>
          </w:p>
        </w:tc>
        <w:tc>
          <w:tcPr>
            <w:tcW w:w="1050" w:type="dxa"/>
            <w:vAlign w:val="center"/>
            <w:hideMark/>
          </w:tcPr>
          <w:p w14:paraId="4D0545B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standard deviation</w:t>
            </w:r>
          </w:p>
        </w:tc>
        <w:tc>
          <w:tcPr>
            <w:tcW w:w="1141" w:type="dxa"/>
            <w:vAlign w:val="center"/>
            <w:hideMark/>
          </w:tcPr>
          <w:p w14:paraId="5E4FEA26"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range</w:t>
            </w:r>
          </w:p>
        </w:tc>
        <w:tc>
          <w:tcPr>
            <w:tcW w:w="777" w:type="dxa"/>
            <w:vAlign w:val="center"/>
            <w:hideMark/>
          </w:tcPr>
          <w:p w14:paraId="3AD692E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mean</w:t>
            </w:r>
          </w:p>
        </w:tc>
        <w:tc>
          <w:tcPr>
            <w:tcW w:w="1123" w:type="dxa"/>
            <w:vAlign w:val="center"/>
            <w:hideMark/>
          </w:tcPr>
          <w:p w14:paraId="54CDFB8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standard deviation</w:t>
            </w:r>
          </w:p>
        </w:tc>
        <w:tc>
          <w:tcPr>
            <w:tcW w:w="1295" w:type="dxa"/>
            <w:vAlign w:val="center"/>
            <w:hideMark/>
          </w:tcPr>
          <w:p w14:paraId="7D3888C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range</w:t>
            </w:r>
          </w:p>
        </w:tc>
        <w:tc>
          <w:tcPr>
            <w:tcW w:w="863" w:type="dxa"/>
            <w:vAlign w:val="center"/>
            <w:hideMark/>
          </w:tcPr>
          <w:p w14:paraId="7CE3D60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mean</w:t>
            </w:r>
          </w:p>
        </w:tc>
        <w:tc>
          <w:tcPr>
            <w:tcW w:w="1123" w:type="dxa"/>
            <w:vAlign w:val="center"/>
            <w:hideMark/>
          </w:tcPr>
          <w:p w14:paraId="4B96393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standard deviation</w:t>
            </w:r>
          </w:p>
        </w:tc>
        <w:tc>
          <w:tcPr>
            <w:tcW w:w="1323" w:type="dxa"/>
            <w:vAlign w:val="center"/>
            <w:hideMark/>
          </w:tcPr>
          <w:p w14:paraId="5D1E8E4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range</w:t>
            </w:r>
          </w:p>
        </w:tc>
      </w:tr>
      <w:tr w:rsidR="005B35E1" w:rsidRPr="0007256E" w14:paraId="4EEC662D" w14:textId="77777777" w:rsidTr="0007256E">
        <w:trPr>
          <w:gridAfter w:val="1"/>
          <w:wAfter w:w="11" w:type="dxa"/>
          <w:trHeight w:val="379"/>
        </w:trPr>
        <w:tc>
          <w:tcPr>
            <w:tcW w:w="963" w:type="dxa"/>
            <w:vAlign w:val="center"/>
            <w:hideMark/>
          </w:tcPr>
          <w:p w14:paraId="174F697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663" w:type="dxa"/>
            <w:vAlign w:val="center"/>
            <w:hideMark/>
          </w:tcPr>
          <w:p w14:paraId="5C8D375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854" w:type="dxa"/>
            <w:vAlign w:val="center"/>
            <w:hideMark/>
          </w:tcPr>
          <w:p w14:paraId="309016C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11.33</w:t>
            </w:r>
          </w:p>
        </w:tc>
        <w:tc>
          <w:tcPr>
            <w:tcW w:w="1050" w:type="dxa"/>
            <w:vAlign w:val="center"/>
            <w:hideMark/>
          </w:tcPr>
          <w:p w14:paraId="22C605B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14.24</w:t>
            </w:r>
          </w:p>
        </w:tc>
        <w:tc>
          <w:tcPr>
            <w:tcW w:w="1271" w:type="dxa"/>
            <w:vAlign w:val="center"/>
            <w:hideMark/>
          </w:tcPr>
          <w:p w14:paraId="21D707C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0.11-43.91</w:t>
            </w:r>
          </w:p>
        </w:tc>
        <w:tc>
          <w:tcPr>
            <w:tcW w:w="775" w:type="dxa"/>
            <w:vAlign w:val="center"/>
            <w:hideMark/>
          </w:tcPr>
          <w:p w14:paraId="5151B77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1.48</w:t>
            </w:r>
          </w:p>
        </w:tc>
        <w:tc>
          <w:tcPr>
            <w:tcW w:w="1050" w:type="dxa"/>
            <w:vAlign w:val="center"/>
            <w:hideMark/>
          </w:tcPr>
          <w:p w14:paraId="46F7C16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1.20</w:t>
            </w:r>
          </w:p>
        </w:tc>
        <w:tc>
          <w:tcPr>
            <w:tcW w:w="1141" w:type="dxa"/>
            <w:vAlign w:val="center"/>
            <w:hideMark/>
          </w:tcPr>
          <w:p w14:paraId="29C31AE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0.16-3.17</w:t>
            </w:r>
          </w:p>
        </w:tc>
        <w:tc>
          <w:tcPr>
            <w:tcW w:w="777" w:type="dxa"/>
            <w:vAlign w:val="center"/>
            <w:hideMark/>
          </w:tcPr>
          <w:p w14:paraId="3CEB05C0"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0.34</w:t>
            </w:r>
          </w:p>
        </w:tc>
        <w:tc>
          <w:tcPr>
            <w:tcW w:w="1123" w:type="dxa"/>
            <w:vAlign w:val="center"/>
            <w:hideMark/>
          </w:tcPr>
          <w:p w14:paraId="1F4872B0"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0.53</w:t>
            </w:r>
          </w:p>
        </w:tc>
        <w:tc>
          <w:tcPr>
            <w:tcW w:w="1295" w:type="dxa"/>
            <w:vAlign w:val="center"/>
            <w:hideMark/>
          </w:tcPr>
          <w:p w14:paraId="39649EE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0.05-1.52</w:t>
            </w:r>
          </w:p>
        </w:tc>
        <w:tc>
          <w:tcPr>
            <w:tcW w:w="863" w:type="dxa"/>
            <w:vAlign w:val="center"/>
            <w:hideMark/>
          </w:tcPr>
          <w:p w14:paraId="6431035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14.53</w:t>
            </w:r>
          </w:p>
        </w:tc>
        <w:tc>
          <w:tcPr>
            <w:tcW w:w="1123" w:type="dxa"/>
            <w:vAlign w:val="center"/>
            <w:hideMark/>
          </w:tcPr>
          <w:p w14:paraId="475B2C3A"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11.01</w:t>
            </w:r>
          </w:p>
        </w:tc>
        <w:tc>
          <w:tcPr>
            <w:tcW w:w="1323" w:type="dxa"/>
            <w:vAlign w:val="center"/>
            <w:hideMark/>
          </w:tcPr>
          <w:p w14:paraId="0FBC894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2.29-36.4</w:t>
            </w:r>
          </w:p>
        </w:tc>
      </w:tr>
      <w:tr w:rsidR="005B35E1" w:rsidRPr="0007256E" w14:paraId="3C6F5922" w14:textId="77777777" w:rsidTr="0007256E">
        <w:trPr>
          <w:gridAfter w:val="1"/>
          <w:wAfter w:w="11" w:type="dxa"/>
          <w:trHeight w:val="379"/>
        </w:trPr>
        <w:tc>
          <w:tcPr>
            <w:tcW w:w="963" w:type="dxa"/>
            <w:vAlign w:val="center"/>
            <w:hideMark/>
          </w:tcPr>
          <w:p w14:paraId="5E18BB5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663" w:type="dxa"/>
            <w:vAlign w:val="center"/>
            <w:hideMark/>
          </w:tcPr>
          <w:p w14:paraId="75D6ECA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854" w:type="dxa"/>
            <w:vAlign w:val="center"/>
            <w:hideMark/>
          </w:tcPr>
          <w:p w14:paraId="51411DBA"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4.83</w:t>
            </w:r>
          </w:p>
        </w:tc>
        <w:tc>
          <w:tcPr>
            <w:tcW w:w="1050" w:type="dxa"/>
            <w:vAlign w:val="center"/>
            <w:hideMark/>
          </w:tcPr>
          <w:p w14:paraId="4A1E53CB"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6.22</w:t>
            </w:r>
          </w:p>
        </w:tc>
        <w:tc>
          <w:tcPr>
            <w:tcW w:w="1271" w:type="dxa"/>
            <w:vAlign w:val="center"/>
            <w:hideMark/>
          </w:tcPr>
          <w:p w14:paraId="088169D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0.12-16.95</w:t>
            </w:r>
          </w:p>
        </w:tc>
        <w:tc>
          <w:tcPr>
            <w:tcW w:w="775" w:type="dxa"/>
            <w:vAlign w:val="center"/>
            <w:hideMark/>
          </w:tcPr>
          <w:p w14:paraId="67C52CF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0.76</w:t>
            </w:r>
          </w:p>
        </w:tc>
        <w:tc>
          <w:tcPr>
            <w:tcW w:w="1050" w:type="dxa"/>
            <w:vAlign w:val="center"/>
            <w:hideMark/>
          </w:tcPr>
          <w:p w14:paraId="125A3EB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0.47</w:t>
            </w:r>
          </w:p>
        </w:tc>
        <w:tc>
          <w:tcPr>
            <w:tcW w:w="1141" w:type="dxa"/>
            <w:vAlign w:val="center"/>
            <w:hideMark/>
          </w:tcPr>
          <w:p w14:paraId="2B23F307"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0.28-1.52</w:t>
            </w:r>
          </w:p>
        </w:tc>
        <w:tc>
          <w:tcPr>
            <w:tcW w:w="777" w:type="dxa"/>
            <w:vAlign w:val="center"/>
            <w:hideMark/>
          </w:tcPr>
          <w:p w14:paraId="1D2F2E8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c>
          <w:tcPr>
            <w:tcW w:w="1123" w:type="dxa"/>
            <w:vAlign w:val="center"/>
            <w:hideMark/>
          </w:tcPr>
          <w:p w14:paraId="3617F856"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w:t>
            </w:r>
          </w:p>
        </w:tc>
        <w:tc>
          <w:tcPr>
            <w:tcW w:w="1295" w:type="dxa"/>
            <w:vAlign w:val="center"/>
            <w:hideMark/>
          </w:tcPr>
          <w:p w14:paraId="509EBD2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0.02-0.11</w:t>
            </w:r>
          </w:p>
        </w:tc>
        <w:tc>
          <w:tcPr>
            <w:tcW w:w="863" w:type="dxa"/>
            <w:vAlign w:val="center"/>
            <w:hideMark/>
          </w:tcPr>
          <w:p w14:paraId="74CC618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0.93</w:t>
            </w:r>
          </w:p>
        </w:tc>
        <w:tc>
          <w:tcPr>
            <w:tcW w:w="1123" w:type="dxa"/>
            <w:vAlign w:val="center"/>
            <w:hideMark/>
          </w:tcPr>
          <w:p w14:paraId="5FC7683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0.66</w:t>
            </w:r>
          </w:p>
        </w:tc>
        <w:tc>
          <w:tcPr>
            <w:tcW w:w="1323" w:type="dxa"/>
            <w:vAlign w:val="center"/>
            <w:hideMark/>
          </w:tcPr>
          <w:p w14:paraId="7FF6DC5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0.12-1.6</w:t>
            </w:r>
          </w:p>
        </w:tc>
      </w:tr>
      <w:tr w:rsidR="005B35E1" w:rsidRPr="0007256E" w14:paraId="35DA70CB" w14:textId="77777777" w:rsidTr="0007256E">
        <w:trPr>
          <w:gridAfter w:val="1"/>
          <w:wAfter w:w="11" w:type="dxa"/>
          <w:trHeight w:val="379"/>
        </w:trPr>
        <w:tc>
          <w:tcPr>
            <w:tcW w:w="963" w:type="dxa"/>
            <w:vAlign w:val="center"/>
            <w:hideMark/>
          </w:tcPr>
          <w:p w14:paraId="16BB464B"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663" w:type="dxa"/>
            <w:vAlign w:val="center"/>
            <w:hideMark/>
          </w:tcPr>
          <w:p w14:paraId="29847607"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854" w:type="dxa"/>
            <w:vAlign w:val="center"/>
            <w:hideMark/>
          </w:tcPr>
          <w:p w14:paraId="59B0A8A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8.58</w:t>
            </w:r>
          </w:p>
        </w:tc>
        <w:tc>
          <w:tcPr>
            <w:tcW w:w="1050" w:type="dxa"/>
            <w:vAlign w:val="center"/>
            <w:hideMark/>
          </w:tcPr>
          <w:p w14:paraId="6943251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9.11</w:t>
            </w:r>
          </w:p>
        </w:tc>
        <w:tc>
          <w:tcPr>
            <w:tcW w:w="1271" w:type="dxa"/>
            <w:vAlign w:val="center"/>
            <w:hideMark/>
          </w:tcPr>
          <w:p w14:paraId="4FF40C46"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0.17-27.8</w:t>
            </w:r>
          </w:p>
        </w:tc>
        <w:tc>
          <w:tcPr>
            <w:tcW w:w="775" w:type="dxa"/>
            <w:vAlign w:val="center"/>
            <w:hideMark/>
          </w:tcPr>
          <w:p w14:paraId="6087B67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0.71</w:t>
            </w:r>
          </w:p>
        </w:tc>
        <w:tc>
          <w:tcPr>
            <w:tcW w:w="1050" w:type="dxa"/>
            <w:vAlign w:val="center"/>
            <w:hideMark/>
          </w:tcPr>
          <w:p w14:paraId="5170CA2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0.62</w:t>
            </w:r>
          </w:p>
        </w:tc>
        <w:tc>
          <w:tcPr>
            <w:tcW w:w="1141" w:type="dxa"/>
            <w:vAlign w:val="center"/>
            <w:hideMark/>
          </w:tcPr>
          <w:p w14:paraId="6F09085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0.07-1.75</w:t>
            </w:r>
          </w:p>
        </w:tc>
        <w:tc>
          <w:tcPr>
            <w:tcW w:w="777" w:type="dxa"/>
            <w:vAlign w:val="center"/>
            <w:hideMark/>
          </w:tcPr>
          <w:p w14:paraId="48921CAB"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c>
          <w:tcPr>
            <w:tcW w:w="1123" w:type="dxa"/>
            <w:vAlign w:val="center"/>
            <w:hideMark/>
          </w:tcPr>
          <w:p w14:paraId="286299F9"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1295" w:type="dxa"/>
            <w:vAlign w:val="center"/>
            <w:hideMark/>
          </w:tcPr>
          <w:p w14:paraId="69B9B4BB"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0.02-0.12</w:t>
            </w:r>
          </w:p>
        </w:tc>
        <w:tc>
          <w:tcPr>
            <w:tcW w:w="863" w:type="dxa"/>
            <w:vAlign w:val="center"/>
            <w:hideMark/>
          </w:tcPr>
          <w:p w14:paraId="14574A8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0.24</w:t>
            </w:r>
          </w:p>
        </w:tc>
        <w:tc>
          <w:tcPr>
            <w:tcW w:w="1123" w:type="dxa"/>
            <w:vAlign w:val="center"/>
            <w:hideMark/>
          </w:tcPr>
          <w:p w14:paraId="73D288F6"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0.27</w:t>
            </w:r>
          </w:p>
        </w:tc>
        <w:tc>
          <w:tcPr>
            <w:tcW w:w="1323" w:type="dxa"/>
            <w:vAlign w:val="center"/>
            <w:hideMark/>
          </w:tcPr>
          <w:p w14:paraId="6EDD2B7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0.03-0.7</w:t>
            </w:r>
          </w:p>
        </w:tc>
      </w:tr>
      <w:tr w:rsidR="005B35E1" w:rsidRPr="0007256E" w14:paraId="54CA9A2D" w14:textId="77777777" w:rsidTr="0007256E">
        <w:trPr>
          <w:gridAfter w:val="1"/>
          <w:wAfter w:w="11" w:type="dxa"/>
          <w:trHeight w:val="379"/>
        </w:trPr>
        <w:tc>
          <w:tcPr>
            <w:tcW w:w="963" w:type="dxa"/>
            <w:vAlign w:val="center"/>
            <w:hideMark/>
          </w:tcPr>
          <w:p w14:paraId="1825E48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663" w:type="dxa"/>
            <w:vAlign w:val="center"/>
            <w:hideMark/>
          </w:tcPr>
          <w:p w14:paraId="00BBEAA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854" w:type="dxa"/>
            <w:vAlign w:val="center"/>
            <w:hideMark/>
          </w:tcPr>
          <w:p w14:paraId="4425CE9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3.89</w:t>
            </w:r>
          </w:p>
        </w:tc>
        <w:tc>
          <w:tcPr>
            <w:tcW w:w="1050" w:type="dxa"/>
            <w:vAlign w:val="center"/>
            <w:hideMark/>
          </w:tcPr>
          <w:p w14:paraId="7972C94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4.06</w:t>
            </w:r>
          </w:p>
        </w:tc>
        <w:tc>
          <w:tcPr>
            <w:tcW w:w="1271" w:type="dxa"/>
            <w:vAlign w:val="center"/>
            <w:hideMark/>
          </w:tcPr>
          <w:p w14:paraId="43A1637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0.58-10.33</w:t>
            </w:r>
          </w:p>
        </w:tc>
        <w:tc>
          <w:tcPr>
            <w:tcW w:w="775" w:type="dxa"/>
            <w:vAlign w:val="center"/>
            <w:hideMark/>
          </w:tcPr>
          <w:p w14:paraId="2172AE6B"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0.56</w:t>
            </w:r>
          </w:p>
        </w:tc>
        <w:tc>
          <w:tcPr>
            <w:tcW w:w="1050" w:type="dxa"/>
            <w:vAlign w:val="center"/>
            <w:hideMark/>
          </w:tcPr>
          <w:p w14:paraId="479A09F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0.63</w:t>
            </w:r>
          </w:p>
        </w:tc>
        <w:tc>
          <w:tcPr>
            <w:tcW w:w="1141" w:type="dxa"/>
            <w:vAlign w:val="center"/>
            <w:hideMark/>
          </w:tcPr>
          <w:p w14:paraId="7B7C894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0.16-2.08</w:t>
            </w:r>
          </w:p>
        </w:tc>
        <w:tc>
          <w:tcPr>
            <w:tcW w:w="777" w:type="dxa"/>
            <w:vAlign w:val="center"/>
            <w:hideMark/>
          </w:tcPr>
          <w:p w14:paraId="73AAD54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c>
          <w:tcPr>
            <w:tcW w:w="1123" w:type="dxa"/>
            <w:vAlign w:val="center"/>
            <w:hideMark/>
          </w:tcPr>
          <w:p w14:paraId="7BC62F3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1295" w:type="dxa"/>
            <w:vAlign w:val="center"/>
            <w:hideMark/>
          </w:tcPr>
          <w:p w14:paraId="7D0DF9AA"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0.04-0.13</w:t>
            </w:r>
          </w:p>
        </w:tc>
        <w:tc>
          <w:tcPr>
            <w:tcW w:w="863" w:type="dxa"/>
            <w:vAlign w:val="center"/>
            <w:hideMark/>
          </w:tcPr>
          <w:p w14:paraId="1C2FE0E0"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23.63</w:t>
            </w:r>
          </w:p>
        </w:tc>
        <w:tc>
          <w:tcPr>
            <w:tcW w:w="1123" w:type="dxa"/>
            <w:vAlign w:val="center"/>
            <w:hideMark/>
          </w:tcPr>
          <w:p w14:paraId="73D2BD6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24.83</w:t>
            </w:r>
          </w:p>
        </w:tc>
        <w:tc>
          <w:tcPr>
            <w:tcW w:w="1323" w:type="dxa"/>
            <w:vAlign w:val="center"/>
            <w:hideMark/>
          </w:tcPr>
          <w:p w14:paraId="76B9E67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0.99-59.3</w:t>
            </w:r>
          </w:p>
        </w:tc>
      </w:tr>
      <w:tr w:rsidR="005B35E1" w:rsidRPr="0007256E" w14:paraId="617940AA" w14:textId="77777777" w:rsidTr="0007256E">
        <w:trPr>
          <w:gridAfter w:val="1"/>
          <w:wAfter w:w="11" w:type="dxa"/>
          <w:trHeight w:val="379"/>
        </w:trPr>
        <w:tc>
          <w:tcPr>
            <w:tcW w:w="963" w:type="dxa"/>
            <w:vAlign w:val="center"/>
            <w:hideMark/>
          </w:tcPr>
          <w:p w14:paraId="7B898670"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663" w:type="dxa"/>
            <w:vAlign w:val="center"/>
            <w:hideMark/>
          </w:tcPr>
          <w:p w14:paraId="65F76B9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854" w:type="dxa"/>
            <w:vAlign w:val="center"/>
            <w:hideMark/>
          </w:tcPr>
          <w:p w14:paraId="5FE6CE07"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2.95</w:t>
            </w:r>
          </w:p>
        </w:tc>
        <w:tc>
          <w:tcPr>
            <w:tcW w:w="1050" w:type="dxa"/>
            <w:vAlign w:val="center"/>
            <w:hideMark/>
          </w:tcPr>
          <w:p w14:paraId="347AC466"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3.58</w:t>
            </w:r>
          </w:p>
        </w:tc>
        <w:tc>
          <w:tcPr>
            <w:tcW w:w="1271" w:type="dxa"/>
            <w:vAlign w:val="center"/>
            <w:hideMark/>
          </w:tcPr>
          <w:p w14:paraId="64CD5F6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0.52-10.96</w:t>
            </w:r>
          </w:p>
        </w:tc>
        <w:tc>
          <w:tcPr>
            <w:tcW w:w="775" w:type="dxa"/>
            <w:vAlign w:val="center"/>
            <w:hideMark/>
          </w:tcPr>
          <w:p w14:paraId="35D3121F"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0.79</w:t>
            </w:r>
          </w:p>
        </w:tc>
        <w:tc>
          <w:tcPr>
            <w:tcW w:w="1050" w:type="dxa"/>
            <w:vAlign w:val="center"/>
            <w:hideMark/>
          </w:tcPr>
          <w:p w14:paraId="7D6AFF3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0.69</w:t>
            </w:r>
          </w:p>
        </w:tc>
        <w:tc>
          <w:tcPr>
            <w:tcW w:w="1141" w:type="dxa"/>
            <w:vAlign w:val="center"/>
            <w:hideMark/>
          </w:tcPr>
          <w:p w14:paraId="0CCD8D3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0.15-1.87</w:t>
            </w:r>
          </w:p>
        </w:tc>
        <w:tc>
          <w:tcPr>
            <w:tcW w:w="777" w:type="dxa"/>
            <w:vAlign w:val="center"/>
            <w:hideMark/>
          </w:tcPr>
          <w:p w14:paraId="44AE4AB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c>
          <w:tcPr>
            <w:tcW w:w="1123" w:type="dxa"/>
            <w:vAlign w:val="center"/>
            <w:hideMark/>
          </w:tcPr>
          <w:p w14:paraId="6D755E57"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w:t>
            </w:r>
          </w:p>
        </w:tc>
        <w:tc>
          <w:tcPr>
            <w:tcW w:w="1295" w:type="dxa"/>
            <w:vAlign w:val="center"/>
            <w:hideMark/>
          </w:tcPr>
          <w:p w14:paraId="4AB12637"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0.01-0.26</w:t>
            </w:r>
          </w:p>
        </w:tc>
        <w:tc>
          <w:tcPr>
            <w:tcW w:w="863" w:type="dxa"/>
            <w:vAlign w:val="center"/>
            <w:hideMark/>
          </w:tcPr>
          <w:p w14:paraId="0913FA81"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3.65</w:t>
            </w:r>
          </w:p>
        </w:tc>
        <w:tc>
          <w:tcPr>
            <w:tcW w:w="1123" w:type="dxa"/>
            <w:vAlign w:val="center"/>
            <w:hideMark/>
          </w:tcPr>
          <w:p w14:paraId="5E7DD74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3.19</w:t>
            </w:r>
          </w:p>
        </w:tc>
        <w:tc>
          <w:tcPr>
            <w:tcW w:w="1323" w:type="dxa"/>
            <w:vAlign w:val="center"/>
            <w:hideMark/>
          </w:tcPr>
          <w:p w14:paraId="1CB8329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0.53-8.29</w:t>
            </w:r>
          </w:p>
        </w:tc>
      </w:tr>
      <w:tr w:rsidR="005B35E1" w:rsidRPr="0007256E" w14:paraId="04E6AD45" w14:textId="77777777" w:rsidTr="0007256E">
        <w:trPr>
          <w:gridAfter w:val="1"/>
          <w:wAfter w:w="11" w:type="dxa"/>
          <w:trHeight w:val="379"/>
        </w:trPr>
        <w:tc>
          <w:tcPr>
            <w:tcW w:w="963" w:type="dxa"/>
            <w:vAlign w:val="center"/>
            <w:hideMark/>
          </w:tcPr>
          <w:p w14:paraId="03B29EF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663" w:type="dxa"/>
            <w:vAlign w:val="center"/>
            <w:hideMark/>
          </w:tcPr>
          <w:p w14:paraId="768A1298"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854" w:type="dxa"/>
            <w:vAlign w:val="center"/>
            <w:hideMark/>
          </w:tcPr>
          <w:p w14:paraId="29F8446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3.06</w:t>
            </w:r>
          </w:p>
        </w:tc>
        <w:tc>
          <w:tcPr>
            <w:tcW w:w="1050" w:type="dxa"/>
            <w:vAlign w:val="center"/>
            <w:hideMark/>
          </w:tcPr>
          <w:p w14:paraId="3464447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3.70</w:t>
            </w:r>
          </w:p>
        </w:tc>
        <w:tc>
          <w:tcPr>
            <w:tcW w:w="1271" w:type="dxa"/>
            <w:vAlign w:val="center"/>
            <w:hideMark/>
          </w:tcPr>
          <w:p w14:paraId="05A41D9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0.42-10.87</w:t>
            </w:r>
          </w:p>
        </w:tc>
        <w:tc>
          <w:tcPr>
            <w:tcW w:w="775" w:type="dxa"/>
            <w:vAlign w:val="center"/>
            <w:hideMark/>
          </w:tcPr>
          <w:p w14:paraId="040F1953"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0.59</w:t>
            </w:r>
          </w:p>
        </w:tc>
        <w:tc>
          <w:tcPr>
            <w:tcW w:w="1050" w:type="dxa"/>
            <w:vAlign w:val="center"/>
            <w:hideMark/>
          </w:tcPr>
          <w:p w14:paraId="524B29DE"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0.37</w:t>
            </w:r>
          </w:p>
        </w:tc>
        <w:tc>
          <w:tcPr>
            <w:tcW w:w="1141" w:type="dxa"/>
            <w:vAlign w:val="center"/>
            <w:hideMark/>
          </w:tcPr>
          <w:p w14:paraId="289203A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0.13-1.16</w:t>
            </w:r>
          </w:p>
        </w:tc>
        <w:tc>
          <w:tcPr>
            <w:tcW w:w="777" w:type="dxa"/>
            <w:vAlign w:val="center"/>
            <w:hideMark/>
          </w:tcPr>
          <w:p w14:paraId="04A263D4"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w:t>
            </w:r>
          </w:p>
        </w:tc>
        <w:tc>
          <w:tcPr>
            <w:tcW w:w="1123" w:type="dxa"/>
            <w:vAlign w:val="center"/>
            <w:hideMark/>
          </w:tcPr>
          <w:p w14:paraId="64DC66C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0.24</w:t>
            </w:r>
          </w:p>
        </w:tc>
        <w:tc>
          <w:tcPr>
            <w:tcW w:w="1295" w:type="dxa"/>
            <w:vAlign w:val="center"/>
            <w:hideMark/>
          </w:tcPr>
          <w:p w14:paraId="76609572"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0.003-0.43</w:t>
            </w:r>
          </w:p>
        </w:tc>
        <w:tc>
          <w:tcPr>
            <w:tcW w:w="863" w:type="dxa"/>
            <w:vAlign w:val="center"/>
            <w:hideMark/>
          </w:tcPr>
          <w:p w14:paraId="7252217C"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12.81</w:t>
            </w:r>
          </w:p>
        </w:tc>
        <w:tc>
          <w:tcPr>
            <w:tcW w:w="1123" w:type="dxa"/>
            <w:vAlign w:val="center"/>
            <w:hideMark/>
          </w:tcPr>
          <w:p w14:paraId="53DB819D"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16.08</w:t>
            </w:r>
          </w:p>
        </w:tc>
        <w:tc>
          <w:tcPr>
            <w:tcW w:w="1323" w:type="dxa"/>
            <w:vAlign w:val="center"/>
            <w:hideMark/>
          </w:tcPr>
          <w:p w14:paraId="27084FB5" w14:textId="77777777" w:rsidR="005B35E1" w:rsidRPr="0007256E" w:rsidRDefault="005B35E1" w:rsidP="0035335D">
            <w:pPr>
              <w:jc w:val="cente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0.28-34.3</w:t>
            </w:r>
          </w:p>
        </w:tc>
      </w:tr>
    </w:tbl>
    <w:p w14:paraId="1A40013C" w14:textId="1C1F5BE1" w:rsidR="00D850FB" w:rsidRPr="0007256E" w:rsidRDefault="00D850FB">
      <w:pPr>
        <w:spacing w:after="160" w:line="278" w:lineRule="auto"/>
        <w:rPr>
          <w:rFonts w:ascii="Times New Roman" w:hAnsi="Times New Roman" w:cs="Times New Roman"/>
          <w:sz w:val="22"/>
          <w:szCs w:val="22"/>
        </w:rPr>
      </w:pPr>
    </w:p>
    <w:p w14:paraId="0EB526A7" w14:textId="77777777" w:rsidR="00DC7780" w:rsidRPr="0007256E" w:rsidRDefault="00DC7780">
      <w:pPr>
        <w:spacing w:after="160" w:line="278" w:lineRule="auto"/>
        <w:rPr>
          <w:rFonts w:ascii="Times New Roman" w:hAnsi="Times New Roman" w:cs="Times New Roman"/>
          <w:sz w:val="22"/>
          <w:szCs w:val="22"/>
        </w:rPr>
      </w:pPr>
      <w:r w:rsidRPr="0007256E">
        <w:rPr>
          <w:rFonts w:ascii="Times New Roman" w:hAnsi="Times New Roman" w:cs="Times New Roman"/>
          <w:sz w:val="22"/>
          <w:szCs w:val="22"/>
        </w:rPr>
        <w:br w:type="page"/>
      </w:r>
    </w:p>
    <w:tbl>
      <w:tblPr>
        <w:tblW w:w="10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720"/>
        <w:gridCol w:w="1350"/>
        <w:gridCol w:w="725"/>
        <w:gridCol w:w="1392"/>
        <w:gridCol w:w="720"/>
        <w:gridCol w:w="2425"/>
        <w:gridCol w:w="720"/>
        <w:gridCol w:w="990"/>
        <w:gridCol w:w="774"/>
      </w:tblGrid>
      <w:tr w:rsidR="00DC7780" w:rsidRPr="0007256E" w14:paraId="6FEBE952" w14:textId="77777777" w:rsidTr="00D441A3">
        <w:trPr>
          <w:trHeight w:val="836"/>
        </w:trPr>
        <w:tc>
          <w:tcPr>
            <w:tcW w:w="1165" w:type="dxa"/>
            <w:noWrap/>
            <w:vAlign w:val="center"/>
            <w:hideMark/>
          </w:tcPr>
          <w:p w14:paraId="569888E4"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lastRenderedPageBreak/>
              <w:t>Sex</w:t>
            </w:r>
          </w:p>
        </w:tc>
        <w:tc>
          <w:tcPr>
            <w:tcW w:w="720" w:type="dxa"/>
            <w:noWrap/>
            <w:vAlign w:val="center"/>
            <w:hideMark/>
          </w:tcPr>
          <w:p w14:paraId="34C883D2"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n</w:t>
            </w:r>
          </w:p>
        </w:tc>
        <w:tc>
          <w:tcPr>
            <w:tcW w:w="1350" w:type="dxa"/>
            <w:shd w:val="clear" w:color="000000" w:fill="E8E8E8"/>
            <w:noWrap/>
            <w:vAlign w:val="center"/>
            <w:hideMark/>
          </w:tcPr>
          <w:p w14:paraId="0B75E5D6"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Age Class</w:t>
            </w:r>
          </w:p>
        </w:tc>
        <w:tc>
          <w:tcPr>
            <w:tcW w:w="725" w:type="dxa"/>
            <w:shd w:val="clear" w:color="000000" w:fill="E8E8E8"/>
            <w:noWrap/>
            <w:vAlign w:val="center"/>
            <w:hideMark/>
          </w:tcPr>
          <w:p w14:paraId="44FEEE5A"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n</w:t>
            </w:r>
          </w:p>
        </w:tc>
        <w:tc>
          <w:tcPr>
            <w:tcW w:w="1392" w:type="dxa"/>
            <w:noWrap/>
            <w:vAlign w:val="center"/>
            <w:hideMark/>
          </w:tcPr>
          <w:p w14:paraId="030AC199"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Body condition (adjusted)</w:t>
            </w:r>
          </w:p>
        </w:tc>
        <w:tc>
          <w:tcPr>
            <w:tcW w:w="720" w:type="dxa"/>
            <w:noWrap/>
            <w:vAlign w:val="center"/>
            <w:hideMark/>
          </w:tcPr>
          <w:p w14:paraId="4EB1C853"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n</w:t>
            </w:r>
          </w:p>
        </w:tc>
        <w:tc>
          <w:tcPr>
            <w:tcW w:w="2425" w:type="dxa"/>
            <w:shd w:val="clear" w:color="000000" w:fill="E8E8E8"/>
            <w:noWrap/>
            <w:vAlign w:val="center"/>
            <w:hideMark/>
          </w:tcPr>
          <w:p w14:paraId="155EE569"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Significant findings</w:t>
            </w:r>
          </w:p>
        </w:tc>
        <w:tc>
          <w:tcPr>
            <w:tcW w:w="720" w:type="dxa"/>
            <w:shd w:val="clear" w:color="000000" w:fill="E8E8E8"/>
            <w:noWrap/>
            <w:vAlign w:val="center"/>
            <w:hideMark/>
          </w:tcPr>
          <w:p w14:paraId="74939BAC"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n</w:t>
            </w:r>
          </w:p>
        </w:tc>
        <w:tc>
          <w:tcPr>
            <w:tcW w:w="990" w:type="dxa"/>
            <w:noWrap/>
            <w:vAlign w:val="center"/>
            <w:hideMark/>
          </w:tcPr>
          <w:p w14:paraId="5DC80DF8"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Year</w:t>
            </w:r>
          </w:p>
        </w:tc>
        <w:tc>
          <w:tcPr>
            <w:tcW w:w="774" w:type="dxa"/>
            <w:noWrap/>
            <w:vAlign w:val="center"/>
            <w:hideMark/>
          </w:tcPr>
          <w:p w14:paraId="5ECCBFEE" w14:textId="77777777" w:rsidR="00DC7780" w:rsidRPr="0007256E" w:rsidRDefault="00DC7780" w:rsidP="00D441A3">
            <w:pPr>
              <w:spacing w:line="360" w:lineRule="auto"/>
              <w:ind w:firstLine="288"/>
              <w:rPr>
                <w:rFonts w:ascii="Times New Roman" w:eastAsia="Times New Roman" w:hAnsi="Times New Roman" w:cs="Times New Roman"/>
                <w:b/>
                <w:bCs/>
                <w:color w:val="000000"/>
                <w:sz w:val="22"/>
                <w:szCs w:val="22"/>
              </w:rPr>
            </w:pPr>
            <w:r w:rsidRPr="0007256E">
              <w:rPr>
                <w:rFonts w:ascii="Times New Roman" w:eastAsia="Times New Roman" w:hAnsi="Times New Roman" w:cs="Times New Roman"/>
                <w:b/>
                <w:bCs/>
                <w:color w:val="000000"/>
                <w:sz w:val="22"/>
                <w:szCs w:val="22"/>
              </w:rPr>
              <w:t>n</w:t>
            </w:r>
          </w:p>
        </w:tc>
      </w:tr>
      <w:tr w:rsidR="00DC7780" w:rsidRPr="0007256E" w14:paraId="5C2208AD" w14:textId="77777777" w:rsidTr="00D441A3">
        <w:trPr>
          <w:trHeight w:val="334"/>
        </w:trPr>
        <w:tc>
          <w:tcPr>
            <w:tcW w:w="1165" w:type="dxa"/>
            <w:noWrap/>
            <w:vAlign w:val="center"/>
            <w:hideMark/>
          </w:tcPr>
          <w:p w14:paraId="4862E32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 xml:space="preserve">Male </w:t>
            </w:r>
          </w:p>
        </w:tc>
        <w:tc>
          <w:tcPr>
            <w:tcW w:w="720" w:type="dxa"/>
            <w:noWrap/>
            <w:vAlign w:val="center"/>
            <w:hideMark/>
          </w:tcPr>
          <w:p w14:paraId="14B12C75"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w:t>
            </w:r>
          </w:p>
        </w:tc>
        <w:tc>
          <w:tcPr>
            <w:tcW w:w="1350" w:type="dxa"/>
            <w:shd w:val="clear" w:color="000000" w:fill="E8E8E8"/>
            <w:noWrap/>
            <w:vAlign w:val="center"/>
            <w:hideMark/>
          </w:tcPr>
          <w:p w14:paraId="6C033D72"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725" w:type="dxa"/>
            <w:shd w:val="clear" w:color="000000" w:fill="E8E8E8"/>
            <w:noWrap/>
            <w:vAlign w:val="center"/>
            <w:hideMark/>
          </w:tcPr>
          <w:p w14:paraId="5359406A"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w:t>
            </w:r>
          </w:p>
        </w:tc>
        <w:tc>
          <w:tcPr>
            <w:tcW w:w="1392" w:type="dxa"/>
            <w:noWrap/>
            <w:vAlign w:val="center"/>
            <w:hideMark/>
          </w:tcPr>
          <w:p w14:paraId="2209020B"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720" w:type="dxa"/>
            <w:noWrap/>
            <w:vAlign w:val="center"/>
            <w:hideMark/>
          </w:tcPr>
          <w:p w14:paraId="4EA02A2D"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9</w:t>
            </w:r>
          </w:p>
        </w:tc>
        <w:tc>
          <w:tcPr>
            <w:tcW w:w="2425" w:type="dxa"/>
            <w:shd w:val="clear" w:color="000000" w:fill="E8E8E8"/>
            <w:noWrap/>
            <w:vAlign w:val="center"/>
            <w:hideMark/>
          </w:tcPr>
          <w:p w14:paraId="717ED371"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Trauma</w:t>
            </w:r>
          </w:p>
        </w:tc>
        <w:tc>
          <w:tcPr>
            <w:tcW w:w="720" w:type="dxa"/>
            <w:shd w:val="clear" w:color="000000" w:fill="E8E8E8"/>
            <w:noWrap/>
            <w:vAlign w:val="center"/>
            <w:hideMark/>
          </w:tcPr>
          <w:p w14:paraId="298280C0"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w:t>
            </w:r>
          </w:p>
        </w:tc>
        <w:tc>
          <w:tcPr>
            <w:tcW w:w="990" w:type="dxa"/>
            <w:noWrap/>
            <w:vAlign w:val="center"/>
            <w:hideMark/>
          </w:tcPr>
          <w:p w14:paraId="0E921268"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2010</w:t>
            </w:r>
          </w:p>
        </w:tc>
        <w:tc>
          <w:tcPr>
            <w:tcW w:w="774" w:type="dxa"/>
            <w:noWrap/>
            <w:vAlign w:val="center"/>
            <w:hideMark/>
          </w:tcPr>
          <w:p w14:paraId="14D8CC4B"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w:t>
            </w:r>
          </w:p>
        </w:tc>
      </w:tr>
      <w:tr w:rsidR="00DC7780" w:rsidRPr="0007256E" w14:paraId="2E722DF5" w14:textId="77777777" w:rsidTr="00D441A3">
        <w:trPr>
          <w:trHeight w:val="334"/>
        </w:trPr>
        <w:tc>
          <w:tcPr>
            <w:tcW w:w="1165" w:type="dxa"/>
            <w:noWrap/>
            <w:vAlign w:val="center"/>
            <w:hideMark/>
          </w:tcPr>
          <w:p w14:paraId="20B3ADDD"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Female</w:t>
            </w:r>
          </w:p>
        </w:tc>
        <w:tc>
          <w:tcPr>
            <w:tcW w:w="720" w:type="dxa"/>
            <w:noWrap/>
            <w:vAlign w:val="center"/>
            <w:hideMark/>
          </w:tcPr>
          <w:p w14:paraId="2821C909"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w:t>
            </w:r>
          </w:p>
        </w:tc>
        <w:tc>
          <w:tcPr>
            <w:tcW w:w="1350" w:type="dxa"/>
            <w:shd w:val="clear" w:color="000000" w:fill="E8E8E8"/>
            <w:noWrap/>
            <w:vAlign w:val="center"/>
            <w:hideMark/>
          </w:tcPr>
          <w:p w14:paraId="332A184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Immature</w:t>
            </w:r>
          </w:p>
        </w:tc>
        <w:tc>
          <w:tcPr>
            <w:tcW w:w="725" w:type="dxa"/>
            <w:shd w:val="clear" w:color="000000" w:fill="E8E8E8"/>
            <w:noWrap/>
            <w:vAlign w:val="center"/>
            <w:hideMark/>
          </w:tcPr>
          <w:p w14:paraId="70F1B2CE"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w:t>
            </w:r>
          </w:p>
        </w:tc>
        <w:tc>
          <w:tcPr>
            <w:tcW w:w="1392" w:type="dxa"/>
            <w:noWrap/>
            <w:vAlign w:val="center"/>
            <w:hideMark/>
          </w:tcPr>
          <w:p w14:paraId="03657B55"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720" w:type="dxa"/>
            <w:noWrap/>
            <w:vAlign w:val="center"/>
            <w:hideMark/>
          </w:tcPr>
          <w:p w14:paraId="67390DF8"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w:t>
            </w:r>
          </w:p>
        </w:tc>
        <w:tc>
          <w:tcPr>
            <w:tcW w:w="2425" w:type="dxa"/>
            <w:shd w:val="clear" w:color="000000" w:fill="E8E8E8"/>
            <w:noWrap/>
            <w:vAlign w:val="center"/>
            <w:hideMark/>
          </w:tcPr>
          <w:p w14:paraId="12D9D5BD"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Entanglement</w:t>
            </w:r>
          </w:p>
        </w:tc>
        <w:tc>
          <w:tcPr>
            <w:tcW w:w="720" w:type="dxa"/>
            <w:shd w:val="clear" w:color="000000" w:fill="E8E8E8"/>
            <w:noWrap/>
            <w:vAlign w:val="center"/>
            <w:hideMark/>
          </w:tcPr>
          <w:p w14:paraId="49E963B0"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90" w:type="dxa"/>
            <w:noWrap/>
            <w:vAlign w:val="center"/>
            <w:hideMark/>
          </w:tcPr>
          <w:p w14:paraId="19A2415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2011</w:t>
            </w:r>
          </w:p>
        </w:tc>
        <w:tc>
          <w:tcPr>
            <w:tcW w:w="774" w:type="dxa"/>
            <w:noWrap/>
            <w:vAlign w:val="center"/>
            <w:hideMark/>
          </w:tcPr>
          <w:p w14:paraId="00B15763"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r>
      <w:tr w:rsidR="00DC7780" w:rsidRPr="0007256E" w14:paraId="3BE23E2D" w14:textId="77777777" w:rsidTr="00D441A3">
        <w:trPr>
          <w:trHeight w:val="334"/>
        </w:trPr>
        <w:tc>
          <w:tcPr>
            <w:tcW w:w="1165" w:type="dxa"/>
            <w:noWrap/>
            <w:vAlign w:val="center"/>
            <w:hideMark/>
          </w:tcPr>
          <w:p w14:paraId="6D59E44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2C982A37"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shd w:val="clear" w:color="000000" w:fill="E8E8E8"/>
            <w:noWrap/>
            <w:vAlign w:val="center"/>
            <w:hideMark/>
          </w:tcPr>
          <w:p w14:paraId="64983FBE"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Unknown</w:t>
            </w:r>
          </w:p>
        </w:tc>
        <w:tc>
          <w:tcPr>
            <w:tcW w:w="725" w:type="dxa"/>
            <w:shd w:val="clear" w:color="000000" w:fill="E8E8E8"/>
            <w:noWrap/>
            <w:vAlign w:val="center"/>
            <w:hideMark/>
          </w:tcPr>
          <w:p w14:paraId="3FD24BF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1392" w:type="dxa"/>
            <w:noWrap/>
            <w:vAlign w:val="center"/>
            <w:hideMark/>
          </w:tcPr>
          <w:p w14:paraId="01B92ACF"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720" w:type="dxa"/>
            <w:noWrap/>
            <w:vAlign w:val="center"/>
            <w:hideMark/>
          </w:tcPr>
          <w:p w14:paraId="37AC062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w:t>
            </w:r>
          </w:p>
        </w:tc>
        <w:tc>
          <w:tcPr>
            <w:tcW w:w="2425" w:type="dxa"/>
            <w:shd w:val="clear" w:color="000000" w:fill="E8E8E8"/>
            <w:noWrap/>
            <w:vAlign w:val="center"/>
            <w:hideMark/>
          </w:tcPr>
          <w:p w14:paraId="5D745CB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Nutritional stress</w:t>
            </w:r>
          </w:p>
        </w:tc>
        <w:tc>
          <w:tcPr>
            <w:tcW w:w="720" w:type="dxa"/>
            <w:shd w:val="clear" w:color="000000" w:fill="E8E8E8"/>
            <w:noWrap/>
            <w:vAlign w:val="center"/>
            <w:hideMark/>
          </w:tcPr>
          <w:p w14:paraId="541677FB"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w:t>
            </w:r>
          </w:p>
        </w:tc>
        <w:tc>
          <w:tcPr>
            <w:tcW w:w="990" w:type="dxa"/>
            <w:noWrap/>
            <w:vAlign w:val="center"/>
            <w:hideMark/>
          </w:tcPr>
          <w:p w14:paraId="7D05B04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2013</w:t>
            </w:r>
          </w:p>
        </w:tc>
        <w:tc>
          <w:tcPr>
            <w:tcW w:w="774" w:type="dxa"/>
            <w:noWrap/>
            <w:vAlign w:val="center"/>
            <w:hideMark/>
          </w:tcPr>
          <w:p w14:paraId="5E4944D3"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w:t>
            </w:r>
          </w:p>
        </w:tc>
      </w:tr>
      <w:tr w:rsidR="00DC7780" w:rsidRPr="0007256E" w14:paraId="25EB983D" w14:textId="77777777" w:rsidTr="00D441A3">
        <w:trPr>
          <w:trHeight w:val="334"/>
        </w:trPr>
        <w:tc>
          <w:tcPr>
            <w:tcW w:w="1165" w:type="dxa"/>
            <w:noWrap/>
            <w:vAlign w:val="center"/>
            <w:hideMark/>
          </w:tcPr>
          <w:p w14:paraId="717810E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262E2000"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noWrap/>
            <w:vAlign w:val="center"/>
            <w:hideMark/>
          </w:tcPr>
          <w:p w14:paraId="528E79FD"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5" w:type="dxa"/>
            <w:noWrap/>
            <w:vAlign w:val="center"/>
            <w:hideMark/>
          </w:tcPr>
          <w:p w14:paraId="3EEABE85"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92" w:type="dxa"/>
            <w:noWrap/>
            <w:vAlign w:val="center"/>
            <w:hideMark/>
          </w:tcPr>
          <w:p w14:paraId="4E9BC57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Unknown</w:t>
            </w:r>
          </w:p>
        </w:tc>
        <w:tc>
          <w:tcPr>
            <w:tcW w:w="720" w:type="dxa"/>
            <w:noWrap/>
            <w:vAlign w:val="center"/>
            <w:hideMark/>
          </w:tcPr>
          <w:p w14:paraId="48F3353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2425" w:type="dxa"/>
            <w:shd w:val="clear" w:color="000000" w:fill="E8E8E8"/>
            <w:noWrap/>
            <w:vAlign w:val="center"/>
            <w:hideMark/>
          </w:tcPr>
          <w:p w14:paraId="354CF6F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Predation</w:t>
            </w:r>
          </w:p>
        </w:tc>
        <w:tc>
          <w:tcPr>
            <w:tcW w:w="720" w:type="dxa"/>
            <w:shd w:val="clear" w:color="000000" w:fill="E8E8E8"/>
            <w:noWrap/>
            <w:vAlign w:val="center"/>
            <w:hideMark/>
          </w:tcPr>
          <w:p w14:paraId="64AB2AD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w:t>
            </w:r>
          </w:p>
        </w:tc>
        <w:tc>
          <w:tcPr>
            <w:tcW w:w="990" w:type="dxa"/>
            <w:noWrap/>
            <w:vAlign w:val="center"/>
            <w:hideMark/>
          </w:tcPr>
          <w:p w14:paraId="15981E8E"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2014</w:t>
            </w:r>
          </w:p>
        </w:tc>
        <w:tc>
          <w:tcPr>
            <w:tcW w:w="774" w:type="dxa"/>
            <w:noWrap/>
            <w:vAlign w:val="center"/>
            <w:hideMark/>
          </w:tcPr>
          <w:p w14:paraId="07D8DEE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w:t>
            </w:r>
          </w:p>
        </w:tc>
      </w:tr>
      <w:tr w:rsidR="00DC7780" w:rsidRPr="0007256E" w14:paraId="4D86DB04" w14:textId="77777777" w:rsidTr="00D441A3">
        <w:trPr>
          <w:trHeight w:val="334"/>
        </w:trPr>
        <w:tc>
          <w:tcPr>
            <w:tcW w:w="1165" w:type="dxa"/>
            <w:noWrap/>
            <w:vAlign w:val="center"/>
            <w:hideMark/>
          </w:tcPr>
          <w:p w14:paraId="5A3C139B"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4DC90B08"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noWrap/>
            <w:vAlign w:val="center"/>
            <w:hideMark/>
          </w:tcPr>
          <w:p w14:paraId="34B9170F"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5" w:type="dxa"/>
            <w:noWrap/>
            <w:vAlign w:val="center"/>
            <w:hideMark/>
          </w:tcPr>
          <w:p w14:paraId="3BB67C88"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92" w:type="dxa"/>
            <w:noWrap/>
            <w:vAlign w:val="center"/>
            <w:hideMark/>
          </w:tcPr>
          <w:p w14:paraId="62D43E5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0367FCF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2425" w:type="dxa"/>
            <w:shd w:val="clear" w:color="000000" w:fill="E8E8E8"/>
            <w:noWrap/>
            <w:vAlign w:val="center"/>
            <w:hideMark/>
          </w:tcPr>
          <w:p w14:paraId="475FC75A"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Undetermined</w:t>
            </w:r>
          </w:p>
        </w:tc>
        <w:tc>
          <w:tcPr>
            <w:tcW w:w="720" w:type="dxa"/>
            <w:shd w:val="clear" w:color="000000" w:fill="E8E8E8"/>
            <w:noWrap/>
            <w:vAlign w:val="center"/>
            <w:hideMark/>
          </w:tcPr>
          <w:p w14:paraId="406F8FB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w:t>
            </w:r>
          </w:p>
        </w:tc>
        <w:tc>
          <w:tcPr>
            <w:tcW w:w="990" w:type="dxa"/>
            <w:noWrap/>
            <w:vAlign w:val="center"/>
            <w:hideMark/>
          </w:tcPr>
          <w:p w14:paraId="12E8B539"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2016</w:t>
            </w:r>
          </w:p>
        </w:tc>
        <w:tc>
          <w:tcPr>
            <w:tcW w:w="774" w:type="dxa"/>
            <w:noWrap/>
            <w:vAlign w:val="center"/>
            <w:hideMark/>
          </w:tcPr>
          <w:p w14:paraId="047D1477"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w:t>
            </w:r>
          </w:p>
        </w:tc>
      </w:tr>
      <w:tr w:rsidR="00DC7780" w:rsidRPr="0007256E" w14:paraId="78683A63" w14:textId="77777777" w:rsidTr="00D441A3">
        <w:trPr>
          <w:trHeight w:val="334"/>
        </w:trPr>
        <w:tc>
          <w:tcPr>
            <w:tcW w:w="1165" w:type="dxa"/>
            <w:noWrap/>
            <w:vAlign w:val="center"/>
            <w:hideMark/>
          </w:tcPr>
          <w:p w14:paraId="498D14B9"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4460E91B"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noWrap/>
            <w:vAlign w:val="center"/>
            <w:hideMark/>
          </w:tcPr>
          <w:p w14:paraId="54DB79DD"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5" w:type="dxa"/>
            <w:noWrap/>
            <w:vAlign w:val="center"/>
            <w:hideMark/>
          </w:tcPr>
          <w:p w14:paraId="02DEF0F3"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92" w:type="dxa"/>
            <w:noWrap/>
            <w:vAlign w:val="center"/>
            <w:hideMark/>
          </w:tcPr>
          <w:p w14:paraId="3DCE4FB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2ED4736D"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2425" w:type="dxa"/>
            <w:noWrap/>
            <w:vAlign w:val="center"/>
            <w:hideMark/>
          </w:tcPr>
          <w:p w14:paraId="275CEE92"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333925F1"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990" w:type="dxa"/>
            <w:noWrap/>
            <w:vAlign w:val="center"/>
            <w:hideMark/>
          </w:tcPr>
          <w:p w14:paraId="32714C4B"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2017</w:t>
            </w:r>
          </w:p>
        </w:tc>
        <w:tc>
          <w:tcPr>
            <w:tcW w:w="774" w:type="dxa"/>
            <w:noWrap/>
            <w:vAlign w:val="center"/>
            <w:hideMark/>
          </w:tcPr>
          <w:p w14:paraId="3F88A67F"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w:t>
            </w:r>
          </w:p>
        </w:tc>
      </w:tr>
      <w:tr w:rsidR="00DC7780" w:rsidRPr="0007256E" w14:paraId="155DCDF4" w14:textId="77777777" w:rsidTr="00D441A3">
        <w:trPr>
          <w:trHeight w:val="334"/>
        </w:trPr>
        <w:tc>
          <w:tcPr>
            <w:tcW w:w="1165" w:type="dxa"/>
            <w:noWrap/>
            <w:vAlign w:val="center"/>
            <w:hideMark/>
          </w:tcPr>
          <w:p w14:paraId="5194E984"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58CF490A"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noWrap/>
            <w:vAlign w:val="center"/>
            <w:hideMark/>
          </w:tcPr>
          <w:p w14:paraId="2331E78A"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5" w:type="dxa"/>
            <w:noWrap/>
            <w:vAlign w:val="center"/>
            <w:hideMark/>
          </w:tcPr>
          <w:p w14:paraId="4C8C69FB"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92" w:type="dxa"/>
            <w:noWrap/>
            <w:vAlign w:val="center"/>
            <w:hideMark/>
          </w:tcPr>
          <w:p w14:paraId="41CA9BA6"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14C20480"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2425" w:type="dxa"/>
            <w:noWrap/>
            <w:vAlign w:val="center"/>
            <w:hideMark/>
          </w:tcPr>
          <w:p w14:paraId="72336A21"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397B66B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990" w:type="dxa"/>
            <w:noWrap/>
            <w:vAlign w:val="center"/>
            <w:hideMark/>
          </w:tcPr>
          <w:p w14:paraId="4E1FE4D3"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2018</w:t>
            </w:r>
          </w:p>
        </w:tc>
        <w:tc>
          <w:tcPr>
            <w:tcW w:w="774" w:type="dxa"/>
            <w:noWrap/>
            <w:vAlign w:val="center"/>
            <w:hideMark/>
          </w:tcPr>
          <w:p w14:paraId="389A5FE6"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w:t>
            </w:r>
          </w:p>
        </w:tc>
      </w:tr>
      <w:tr w:rsidR="00DC7780" w:rsidRPr="0007256E" w14:paraId="6952E3A9" w14:textId="77777777" w:rsidTr="00D441A3">
        <w:trPr>
          <w:trHeight w:val="334"/>
        </w:trPr>
        <w:tc>
          <w:tcPr>
            <w:tcW w:w="1165" w:type="dxa"/>
            <w:noWrap/>
            <w:vAlign w:val="center"/>
            <w:hideMark/>
          </w:tcPr>
          <w:p w14:paraId="4AB2C37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p>
        </w:tc>
        <w:tc>
          <w:tcPr>
            <w:tcW w:w="720" w:type="dxa"/>
            <w:noWrap/>
            <w:vAlign w:val="center"/>
            <w:hideMark/>
          </w:tcPr>
          <w:p w14:paraId="47024E9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50" w:type="dxa"/>
            <w:noWrap/>
            <w:vAlign w:val="center"/>
            <w:hideMark/>
          </w:tcPr>
          <w:p w14:paraId="3E8D5823"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5" w:type="dxa"/>
            <w:noWrap/>
            <w:vAlign w:val="center"/>
            <w:hideMark/>
          </w:tcPr>
          <w:p w14:paraId="4F7AFE6C"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1392" w:type="dxa"/>
            <w:noWrap/>
            <w:vAlign w:val="center"/>
            <w:hideMark/>
          </w:tcPr>
          <w:p w14:paraId="3C7F488E"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7A0F48D3"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2425" w:type="dxa"/>
            <w:noWrap/>
            <w:vAlign w:val="center"/>
            <w:hideMark/>
          </w:tcPr>
          <w:p w14:paraId="3769AD4E"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720" w:type="dxa"/>
            <w:noWrap/>
            <w:vAlign w:val="center"/>
            <w:hideMark/>
          </w:tcPr>
          <w:p w14:paraId="6C2A5D54" w14:textId="77777777" w:rsidR="00DC7780" w:rsidRPr="0007256E" w:rsidRDefault="00DC7780" w:rsidP="00D441A3">
            <w:pPr>
              <w:spacing w:line="360" w:lineRule="auto"/>
              <w:ind w:firstLine="288"/>
              <w:rPr>
                <w:rFonts w:ascii="Times New Roman" w:eastAsia="Times New Roman" w:hAnsi="Times New Roman" w:cs="Times New Roman"/>
                <w:sz w:val="22"/>
                <w:szCs w:val="22"/>
              </w:rPr>
            </w:pPr>
          </w:p>
        </w:tc>
        <w:tc>
          <w:tcPr>
            <w:tcW w:w="990" w:type="dxa"/>
            <w:noWrap/>
            <w:vAlign w:val="center"/>
            <w:hideMark/>
          </w:tcPr>
          <w:p w14:paraId="304B511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w:t>
            </w:r>
          </w:p>
        </w:tc>
        <w:tc>
          <w:tcPr>
            <w:tcW w:w="774" w:type="dxa"/>
            <w:noWrap/>
            <w:vAlign w:val="center"/>
            <w:hideMark/>
          </w:tcPr>
          <w:p w14:paraId="547360BC" w14:textId="77777777" w:rsidR="00DC7780" w:rsidRPr="0007256E" w:rsidRDefault="00DC7780" w:rsidP="00D441A3">
            <w:pPr>
              <w:spacing w:line="360" w:lineRule="auto"/>
              <w:ind w:firstLine="288"/>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w:t>
            </w:r>
          </w:p>
        </w:tc>
      </w:tr>
    </w:tbl>
    <w:p w14:paraId="35781000" w14:textId="77777777" w:rsidR="00D850FB" w:rsidRPr="0007256E" w:rsidRDefault="00D850FB">
      <w:pPr>
        <w:spacing w:after="160" w:line="278" w:lineRule="auto"/>
        <w:rPr>
          <w:rFonts w:ascii="Times New Roman" w:hAnsi="Times New Roman" w:cs="Times New Roman"/>
          <w:sz w:val="22"/>
          <w:szCs w:val="22"/>
        </w:rPr>
        <w:sectPr w:rsidR="00D850FB" w:rsidRPr="0007256E" w:rsidSect="00E159D9">
          <w:footerReference w:type="even" r:id="rId10"/>
          <w:footerReference w:type="default" r:id="rId11"/>
          <w:pgSz w:w="15840" w:h="12240" w:orient="landscape"/>
          <w:pgMar w:top="720" w:right="720" w:bottom="720" w:left="720" w:header="720" w:footer="720" w:gutter="0"/>
          <w:cols w:space="720"/>
          <w:docGrid w:linePitch="360"/>
        </w:sectPr>
      </w:pPr>
    </w:p>
    <w:p w14:paraId="4E6B9893" w14:textId="676AD60C" w:rsidR="009F3A25" w:rsidRPr="0007256E" w:rsidRDefault="009F3A25">
      <w:pPr>
        <w:spacing w:after="160" w:line="278" w:lineRule="auto"/>
        <w:rPr>
          <w:rFonts w:ascii="Times New Roman" w:hAnsi="Times New Roman" w:cs="Times New Roman"/>
          <w:sz w:val="22"/>
          <w:szCs w:val="22"/>
        </w:rPr>
      </w:pPr>
      <w:r w:rsidRPr="0007256E">
        <w:rPr>
          <w:rFonts w:ascii="Times New Roman" w:hAnsi="Times New Roman" w:cs="Times New Roman"/>
          <w:sz w:val="22"/>
          <w:szCs w:val="22"/>
        </w:rPr>
        <w:lastRenderedPageBreak/>
        <w:t>Figures</w:t>
      </w:r>
    </w:p>
    <w:p w14:paraId="33FA1D03" w14:textId="77777777" w:rsidR="009F3A25" w:rsidRPr="0007256E" w:rsidRDefault="009F3A25" w:rsidP="009F3A25">
      <w:pPr>
        <w:keepNext/>
        <w:spacing w:line="276" w:lineRule="auto"/>
        <w:jc w:val="both"/>
        <w:rPr>
          <w:rFonts w:ascii="Times New Roman" w:hAnsi="Times New Roman" w:cs="Times New Roman"/>
          <w:sz w:val="22"/>
          <w:szCs w:val="22"/>
        </w:rPr>
      </w:pPr>
      <w:r w:rsidRPr="0007256E">
        <w:rPr>
          <w:rFonts w:ascii="Times New Roman" w:hAnsi="Times New Roman" w:cs="Times New Roman"/>
          <w:noProof/>
          <w:sz w:val="22"/>
          <w:szCs w:val="22"/>
          <w14:ligatures w14:val="standardContextual"/>
        </w:rPr>
        <w:drawing>
          <wp:inline distT="0" distB="0" distL="0" distR="0" wp14:anchorId="6211D90B" wp14:editId="286A3C3C">
            <wp:extent cx="5919952" cy="2616606"/>
            <wp:effectExtent l="0" t="0" r="0" b="0"/>
            <wp:docPr id="1132306433" name="Picture 1" descr="A map of the united states and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6433" name="Picture 1" descr="A map of the united states and the united states&#10;&#10;AI-generated content may be incorrect."/>
                    <pic:cNvPicPr/>
                  </pic:nvPicPr>
                  <pic:blipFill rotWithShape="1">
                    <a:blip r:embed="rId12" cstate="print">
                      <a:extLst>
                        <a:ext uri="{28A0092B-C50C-407E-A947-70E740481C1C}">
                          <a14:useLocalDpi xmlns:a14="http://schemas.microsoft.com/office/drawing/2010/main" val="0"/>
                        </a:ext>
                      </a:extLst>
                    </a:blip>
                    <a:srcRect t="17295" b="23772"/>
                    <a:stretch/>
                  </pic:blipFill>
                  <pic:spPr bwMode="auto">
                    <a:xfrm>
                      <a:off x="0" y="0"/>
                      <a:ext cx="5990171" cy="2647643"/>
                    </a:xfrm>
                    <a:prstGeom prst="rect">
                      <a:avLst/>
                    </a:prstGeom>
                    <a:ln>
                      <a:noFill/>
                    </a:ln>
                    <a:extLst>
                      <a:ext uri="{53640926-AAD7-44D8-BBD7-CCE9431645EC}">
                        <a14:shadowObscured xmlns:a14="http://schemas.microsoft.com/office/drawing/2010/main"/>
                      </a:ext>
                    </a:extLst>
                  </pic:spPr>
                </pic:pic>
              </a:graphicData>
            </a:graphic>
          </wp:inline>
        </w:drawing>
      </w:r>
    </w:p>
    <w:p w14:paraId="1D37C6A5" w14:textId="77777777" w:rsidR="009F3A25" w:rsidRPr="0007256E" w:rsidRDefault="009F3A25" w:rsidP="009F3A25">
      <w:pPr>
        <w:spacing w:line="276" w:lineRule="auto"/>
        <w:jc w:val="both"/>
        <w:rPr>
          <w:rFonts w:ascii="Times New Roman" w:hAnsi="Times New Roman" w:cs="Times New Roman"/>
          <w:sz w:val="22"/>
          <w:szCs w:val="22"/>
        </w:rPr>
      </w:pPr>
      <w:r w:rsidRPr="0007256E">
        <w:rPr>
          <w:rFonts w:ascii="Times New Roman" w:hAnsi="Times New Roman" w:cs="Times New Roman"/>
          <w:sz w:val="22"/>
          <w:szCs w:val="22"/>
        </w:rPr>
        <w:t>Figure 1: Locations of gray whale strandings utilized for the present study. Females are black circles, males are red triangles. The left map is the Gulf of Alaska, whereas the right map is northern Washington, in the United States to southern British Columbia, in Canada.</w:t>
      </w:r>
    </w:p>
    <w:p w14:paraId="7FCC7783" w14:textId="77777777" w:rsidR="009F3A25" w:rsidRPr="0007256E" w:rsidRDefault="009F3A25" w:rsidP="009F3A25">
      <w:pPr>
        <w:spacing w:after="160" w:line="278" w:lineRule="auto"/>
        <w:rPr>
          <w:rFonts w:ascii="Times New Roman" w:hAnsi="Times New Roman" w:cs="Times New Roman"/>
          <w:sz w:val="22"/>
          <w:szCs w:val="22"/>
        </w:rPr>
      </w:pPr>
      <w:r w:rsidRPr="0007256E">
        <w:rPr>
          <w:rFonts w:ascii="Times New Roman" w:hAnsi="Times New Roman" w:cs="Times New Roman"/>
          <w:sz w:val="22"/>
          <w:szCs w:val="22"/>
        </w:rPr>
        <w:br w:type="page"/>
      </w:r>
    </w:p>
    <w:p w14:paraId="4958FAB8" w14:textId="1FAB5D17" w:rsidR="00EE449B" w:rsidRPr="0007256E" w:rsidRDefault="006A7798">
      <w:pPr>
        <w:rPr>
          <w:rFonts w:ascii="Times New Roman" w:hAnsi="Times New Roman" w:cs="Times New Roman"/>
          <w:sz w:val="22"/>
          <w:szCs w:val="22"/>
        </w:rPr>
      </w:pPr>
      <w:r w:rsidRPr="0007256E">
        <w:rPr>
          <w:rFonts w:ascii="Times New Roman" w:hAnsi="Times New Roman" w:cs="Times New Roman"/>
          <w:noProof/>
          <w:sz w:val="22"/>
          <w:szCs w:val="22"/>
          <w14:ligatures w14:val="standardContextual"/>
        </w:rPr>
        <w:lastRenderedPageBreak/>
        <w:drawing>
          <wp:inline distT="0" distB="0" distL="0" distR="0" wp14:anchorId="0C1F089C" wp14:editId="1AB6EE80">
            <wp:extent cx="5943600" cy="5943600"/>
            <wp:effectExtent l="0" t="0" r="0" b="0"/>
            <wp:docPr id="2288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832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B0D348E" w14:textId="77777777" w:rsidR="009F3A25" w:rsidRPr="0007256E" w:rsidRDefault="009F3A25">
      <w:pPr>
        <w:rPr>
          <w:rFonts w:ascii="Times New Roman" w:hAnsi="Times New Roman" w:cs="Times New Roman"/>
          <w:sz w:val="22"/>
          <w:szCs w:val="22"/>
        </w:rPr>
      </w:pPr>
    </w:p>
    <w:p w14:paraId="7B16788F" w14:textId="5DEDDC21" w:rsidR="00D9440A" w:rsidRPr="0007256E" w:rsidRDefault="00D9440A">
      <w:pPr>
        <w:rPr>
          <w:rFonts w:ascii="Times New Roman" w:hAnsi="Times New Roman" w:cs="Times New Roman"/>
          <w:b/>
          <w:bCs/>
          <w:sz w:val="22"/>
          <w:szCs w:val="22"/>
        </w:rPr>
      </w:pPr>
    </w:p>
    <w:p w14:paraId="408C899A" w14:textId="78285189" w:rsidR="000706D6" w:rsidRPr="0007256E" w:rsidRDefault="00D9440A" w:rsidP="000706D6">
      <w:pPr>
        <w:spacing w:line="300" w:lineRule="atLeast"/>
        <w:rPr>
          <w:rFonts w:ascii="Times New Roman" w:eastAsia="Times New Roman" w:hAnsi="Times New Roman" w:cs="Times New Roman"/>
          <w:color w:val="000000" w:themeColor="text1"/>
          <w:sz w:val="22"/>
          <w:szCs w:val="22"/>
          <w:lang w:val="en-CA"/>
        </w:rPr>
      </w:pPr>
      <w:r w:rsidRPr="0007256E">
        <w:rPr>
          <w:rFonts w:ascii="Times New Roman" w:hAnsi="Times New Roman" w:cs="Times New Roman"/>
          <w:i/>
          <w:iCs/>
          <w:color w:val="000000" w:themeColor="text1"/>
          <w:sz w:val="22"/>
          <w:szCs w:val="22"/>
        </w:rPr>
        <w:t xml:space="preserve">Figure </w:t>
      </w:r>
      <w:r w:rsidRPr="0007256E">
        <w:rPr>
          <w:rFonts w:ascii="Times New Roman" w:hAnsi="Times New Roman" w:cs="Times New Roman"/>
          <w:color w:val="000000" w:themeColor="text1"/>
          <w:sz w:val="22"/>
          <w:szCs w:val="22"/>
        </w:rPr>
        <w:t>2</w:t>
      </w:r>
      <w:r w:rsidRPr="0007256E">
        <w:rPr>
          <w:rFonts w:ascii="Times New Roman" w:hAnsi="Times New Roman" w:cs="Times New Roman"/>
          <w:i/>
          <w:iCs/>
          <w:color w:val="000000" w:themeColor="text1"/>
          <w:sz w:val="22"/>
          <w:szCs w:val="22"/>
        </w:rPr>
        <w:t xml:space="preserve">: </w:t>
      </w:r>
      <w:r w:rsidR="00715670" w:rsidRPr="0007256E">
        <w:rPr>
          <w:rFonts w:ascii="Times New Roman" w:hAnsi="Times New Roman" w:cs="Times New Roman"/>
          <w:i/>
          <w:iCs/>
          <w:color w:val="000000" w:themeColor="text1"/>
          <w:sz w:val="22"/>
          <w:szCs w:val="22"/>
        </w:rPr>
        <w:t>Log-transformed h</w:t>
      </w:r>
      <w:r w:rsidRPr="0007256E">
        <w:rPr>
          <w:rFonts w:ascii="Times New Roman" w:hAnsi="Times New Roman" w:cs="Times New Roman"/>
          <w:i/>
          <w:iCs/>
          <w:color w:val="000000" w:themeColor="text1"/>
          <w:sz w:val="22"/>
          <w:szCs w:val="22"/>
        </w:rPr>
        <w:t>ormone concentrations and lipid content in relation to age class</w:t>
      </w:r>
      <w:r w:rsidR="008F291B" w:rsidRPr="0007256E">
        <w:rPr>
          <w:rFonts w:ascii="Times New Roman" w:hAnsi="Times New Roman" w:cs="Times New Roman"/>
          <w:color w:val="000000" w:themeColor="text1"/>
          <w:sz w:val="22"/>
          <w:szCs w:val="22"/>
        </w:rPr>
        <w:t xml:space="preserve"> </w:t>
      </w:r>
      <w:r w:rsidR="008F291B" w:rsidRPr="0007256E">
        <w:rPr>
          <w:rFonts w:ascii="Times New Roman" w:hAnsi="Times New Roman" w:cs="Times New Roman"/>
          <w:i/>
          <w:iCs/>
          <w:color w:val="000000" w:themeColor="text1"/>
          <w:sz w:val="22"/>
          <w:szCs w:val="22"/>
        </w:rPr>
        <w:t>and sex</w:t>
      </w:r>
      <w:r w:rsidRPr="0007256E">
        <w:rPr>
          <w:rFonts w:ascii="Times New Roman" w:hAnsi="Times New Roman" w:cs="Times New Roman"/>
          <w:i/>
          <w:iCs/>
          <w:color w:val="000000" w:themeColor="text1"/>
          <w:sz w:val="22"/>
          <w:szCs w:val="22"/>
        </w:rPr>
        <w:t>.</w:t>
      </w:r>
      <w:r w:rsidR="002F4EDE" w:rsidRPr="0007256E">
        <w:rPr>
          <w:rFonts w:ascii="Times New Roman" w:hAnsi="Times New Roman" w:cs="Times New Roman"/>
          <w:i/>
          <w:iCs/>
          <w:color w:val="000000" w:themeColor="text1"/>
          <w:sz w:val="22"/>
          <w:szCs w:val="22"/>
        </w:rPr>
        <w:t xml:space="preserve"> </w:t>
      </w:r>
      <w:r w:rsidR="002F4EDE" w:rsidRPr="0007256E">
        <w:rPr>
          <w:rFonts w:ascii="Times New Roman" w:hAnsi="Times New Roman" w:cs="Times New Roman"/>
          <w:color w:val="000000" w:themeColor="text1"/>
          <w:sz w:val="22"/>
          <w:szCs w:val="22"/>
        </w:rPr>
        <w:t>A)</w:t>
      </w:r>
      <w:r w:rsidR="00B27BB8" w:rsidRPr="0007256E">
        <w:rPr>
          <w:rFonts w:ascii="Times New Roman" w:eastAsia="Times New Roman" w:hAnsi="Times New Roman" w:cs="Times New Roman"/>
          <w:color w:val="000000" w:themeColor="text1"/>
          <w:sz w:val="22"/>
          <w:szCs w:val="22"/>
          <w:lang w:val="en-CA"/>
        </w:rPr>
        <w:t xml:space="preserve"> </w:t>
      </w:r>
      <w:r w:rsidR="00690B50" w:rsidRPr="0007256E">
        <w:rPr>
          <w:rFonts w:ascii="Times New Roman" w:eastAsia="Times New Roman" w:hAnsi="Times New Roman" w:cs="Times New Roman"/>
          <w:i/>
          <w:iCs/>
          <w:color w:val="000000" w:themeColor="text1"/>
          <w:sz w:val="22"/>
          <w:szCs w:val="22"/>
          <w:lang w:val="en-CA"/>
        </w:rPr>
        <w:t xml:space="preserve">Age class </w:t>
      </w:r>
      <w:r w:rsidR="00690B50" w:rsidRPr="0007256E">
        <w:rPr>
          <w:rFonts w:ascii="Times New Roman" w:eastAsia="Times New Roman" w:hAnsi="Times New Roman" w:cs="Times New Roman"/>
          <w:color w:val="000000" w:themeColor="text1"/>
          <w:sz w:val="22"/>
          <w:szCs w:val="22"/>
          <w:lang w:val="en-CA"/>
        </w:rPr>
        <w:t>was a significant factor in explaining the variance in cortisol concentrations. B)</w:t>
      </w:r>
      <w:r w:rsidR="00690B50" w:rsidRPr="0007256E">
        <w:rPr>
          <w:rFonts w:ascii="Times New Roman" w:eastAsia="Times New Roman" w:hAnsi="Times New Roman" w:cs="Times New Roman"/>
          <w:sz w:val="22"/>
          <w:szCs w:val="22"/>
        </w:rPr>
        <w:t xml:space="preserve"> for</w:t>
      </w:r>
      <w:r w:rsidR="00B27BB8" w:rsidRPr="0007256E">
        <w:rPr>
          <w:rFonts w:ascii="Times New Roman" w:eastAsia="Times New Roman" w:hAnsi="Times New Roman" w:cs="Times New Roman"/>
          <w:sz w:val="22"/>
          <w:szCs w:val="22"/>
        </w:rPr>
        <w:t xml:space="preserve"> corticosterone, both </w:t>
      </w:r>
      <w:r w:rsidR="00B27BB8" w:rsidRPr="0007256E">
        <w:rPr>
          <w:rFonts w:ascii="Times New Roman" w:eastAsia="Times New Roman" w:hAnsi="Times New Roman" w:cs="Times New Roman"/>
          <w:i/>
          <w:iCs/>
          <w:sz w:val="22"/>
          <w:szCs w:val="22"/>
        </w:rPr>
        <w:t>Age class</w:t>
      </w:r>
      <w:r w:rsidR="00B27BB8" w:rsidRPr="0007256E">
        <w:rPr>
          <w:rFonts w:ascii="Times New Roman" w:eastAsia="Times New Roman" w:hAnsi="Times New Roman" w:cs="Times New Roman"/>
          <w:sz w:val="22"/>
          <w:szCs w:val="22"/>
        </w:rPr>
        <w:t xml:space="preserve"> and </w:t>
      </w:r>
      <w:r w:rsidR="00B27BB8" w:rsidRPr="0007256E">
        <w:rPr>
          <w:rFonts w:ascii="Times New Roman" w:eastAsia="Times New Roman" w:hAnsi="Times New Roman" w:cs="Times New Roman"/>
          <w:i/>
          <w:iCs/>
          <w:sz w:val="22"/>
          <w:szCs w:val="22"/>
        </w:rPr>
        <w:t>Sex</w:t>
      </w:r>
      <w:r w:rsidR="00B27BB8" w:rsidRPr="0007256E">
        <w:rPr>
          <w:rFonts w:ascii="Times New Roman" w:eastAsia="Times New Roman" w:hAnsi="Times New Roman" w:cs="Times New Roman"/>
          <w:sz w:val="22"/>
          <w:szCs w:val="22"/>
        </w:rPr>
        <w:t xml:space="preserve"> were significant predictors</w:t>
      </w:r>
      <w:r w:rsidR="000706D6" w:rsidRPr="0007256E">
        <w:rPr>
          <w:rFonts w:ascii="Times New Roman" w:eastAsia="Times New Roman" w:hAnsi="Times New Roman" w:cs="Times New Roman"/>
          <w:sz w:val="22"/>
          <w:szCs w:val="22"/>
        </w:rPr>
        <w:t xml:space="preserve"> and</w:t>
      </w:r>
      <w:r w:rsidR="00690B50" w:rsidRPr="0007256E">
        <w:rPr>
          <w:rFonts w:ascii="Times New Roman" w:eastAsia="Times New Roman" w:hAnsi="Times New Roman" w:cs="Times New Roman"/>
          <w:sz w:val="22"/>
          <w:szCs w:val="22"/>
        </w:rPr>
        <w:t xml:space="preserve"> C) </w:t>
      </w:r>
      <w:r w:rsidR="000706D6" w:rsidRPr="0007256E">
        <w:rPr>
          <w:rFonts w:ascii="Times New Roman" w:eastAsia="Times New Roman" w:hAnsi="Times New Roman" w:cs="Times New Roman"/>
          <w:color w:val="000000" w:themeColor="text1"/>
          <w:sz w:val="22"/>
          <w:szCs w:val="22"/>
          <w:lang w:val="en-CA"/>
        </w:rPr>
        <w:t>f</w:t>
      </w:r>
      <w:r w:rsidR="00B27BB8" w:rsidRPr="0007256E">
        <w:rPr>
          <w:rFonts w:ascii="Times New Roman" w:eastAsia="Times New Roman" w:hAnsi="Times New Roman" w:cs="Times New Roman"/>
          <w:color w:val="000000" w:themeColor="text1"/>
          <w:sz w:val="22"/>
          <w:szCs w:val="22"/>
          <w:lang w:val="en-CA"/>
        </w:rPr>
        <w:t xml:space="preserve">or aldosterone, </w:t>
      </w:r>
      <w:r w:rsidR="00B27BB8" w:rsidRPr="0007256E">
        <w:rPr>
          <w:rFonts w:ascii="Times New Roman" w:eastAsia="Times New Roman" w:hAnsi="Times New Roman" w:cs="Times New Roman"/>
          <w:i/>
          <w:iCs/>
          <w:color w:val="000000" w:themeColor="text1"/>
          <w:sz w:val="22"/>
          <w:szCs w:val="22"/>
          <w:lang w:val="en-CA"/>
        </w:rPr>
        <w:t xml:space="preserve">Sex </w:t>
      </w:r>
      <w:r w:rsidR="000706D6" w:rsidRPr="0007256E">
        <w:rPr>
          <w:rFonts w:ascii="Times New Roman" w:eastAsia="Times New Roman" w:hAnsi="Times New Roman" w:cs="Times New Roman"/>
          <w:color w:val="000000" w:themeColor="text1"/>
          <w:sz w:val="22"/>
          <w:szCs w:val="22"/>
          <w:lang w:val="en-CA"/>
        </w:rPr>
        <w:t>was a significant</w:t>
      </w:r>
      <w:r w:rsidR="00B27BB8" w:rsidRPr="0007256E">
        <w:rPr>
          <w:rFonts w:ascii="Times New Roman" w:eastAsia="Times New Roman" w:hAnsi="Times New Roman" w:cs="Times New Roman"/>
          <w:color w:val="000000" w:themeColor="text1"/>
          <w:sz w:val="22"/>
          <w:szCs w:val="22"/>
          <w:lang w:val="en-CA"/>
        </w:rPr>
        <w:t xml:space="preserve"> explanatory </w:t>
      </w:r>
      <w:r w:rsidR="000706D6" w:rsidRPr="0007256E">
        <w:rPr>
          <w:rFonts w:ascii="Times New Roman" w:eastAsia="Times New Roman" w:hAnsi="Times New Roman" w:cs="Times New Roman"/>
          <w:color w:val="000000" w:themeColor="text1"/>
          <w:sz w:val="22"/>
          <w:szCs w:val="22"/>
          <w:lang w:val="en-CA"/>
        </w:rPr>
        <w:t>factor. Finally, D</w:t>
      </w:r>
      <w:r w:rsidR="00026FB1" w:rsidRPr="0007256E">
        <w:rPr>
          <w:rFonts w:ascii="Times New Roman" w:eastAsia="Times New Roman" w:hAnsi="Times New Roman" w:cs="Times New Roman"/>
          <w:color w:val="000000" w:themeColor="text1"/>
          <w:sz w:val="22"/>
          <w:szCs w:val="22"/>
          <w:lang w:val="en-CA"/>
        </w:rPr>
        <w:t xml:space="preserve">) </w:t>
      </w:r>
      <w:r w:rsidR="00026FB1" w:rsidRPr="0007256E">
        <w:rPr>
          <w:rFonts w:ascii="Times New Roman" w:eastAsia="Times New Roman" w:hAnsi="Times New Roman" w:cs="Times New Roman"/>
          <w:i/>
          <w:iCs/>
          <w:color w:val="000000" w:themeColor="text1"/>
          <w:sz w:val="22"/>
          <w:szCs w:val="22"/>
          <w:lang w:val="en-CA"/>
        </w:rPr>
        <w:t>Age class</w:t>
      </w:r>
      <w:r w:rsidR="00026FB1" w:rsidRPr="0007256E">
        <w:rPr>
          <w:rFonts w:ascii="Times New Roman" w:eastAsia="Times New Roman" w:hAnsi="Times New Roman" w:cs="Times New Roman"/>
          <w:color w:val="000000" w:themeColor="text1"/>
          <w:sz w:val="22"/>
          <w:szCs w:val="22"/>
          <w:lang w:val="en-CA"/>
        </w:rPr>
        <w:t xml:space="preserve"> was also a predictor for lipid content. </w:t>
      </w:r>
      <w:r w:rsidR="000706D6" w:rsidRPr="0007256E">
        <w:rPr>
          <w:rFonts w:ascii="Times New Roman" w:eastAsia="Times New Roman" w:hAnsi="Times New Roman" w:cs="Times New Roman"/>
          <w:sz w:val="22"/>
          <w:szCs w:val="22"/>
        </w:rPr>
        <w:t xml:space="preserve">Boxplots represent the median (horizontal line), interquartile range (box; 25th–75th percentiles), and the range of values within 1.5 × the interquartile range (whiskers); values beyond this range are shown as outliers. </w:t>
      </w:r>
      <w:r w:rsidR="00026FB1" w:rsidRPr="0007256E">
        <w:rPr>
          <w:rFonts w:ascii="Times New Roman" w:eastAsia="Times New Roman" w:hAnsi="Times New Roman" w:cs="Times New Roman"/>
          <w:sz w:val="22"/>
          <w:szCs w:val="22"/>
        </w:rPr>
        <w:t xml:space="preserve">Hormone </w:t>
      </w:r>
      <w:r w:rsidR="000706D6" w:rsidRPr="0007256E">
        <w:rPr>
          <w:rFonts w:ascii="Times New Roman" w:eastAsia="Times New Roman" w:hAnsi="Times New Roman" w:cs="Times New Roman"/>
          <w:sz w:val="22"/>
          <w:szCs w:val="22"/>
        </w:rPr>
        <w:t>concentrations</w:t>
      </w:r>
      <w:r w:rsidR="00026FB1" w:rsidRPr="0007256E">
        <w:rPr>
          <w:rFonts w:ascii="Times New Roman" w:eastAsia="Times New Roman" w:hAnsi="Times New Roman" w:cs="Times New Roman"/>
          <w:sz w:val="22"/>
          <w:szCs w:val="22"/>
        </w:rPr>
        <w:t xml:space="preserve"> and lipid content</w:t>
      </w:r>
      <w:r w:rsidR="000706D6" w:rsidRPr="0007256E">
        <w:rPr>
          <w:rFonts w:ascii="Times New Roman" w:eastAsia="Times New Roman" w:hAnsi="Times New Roman" w:cs="Times New Roman"/>
          <w:sz w:val="22"/>
          <w:szCs w:val="22"/>
        </w:rPr>
        <w:t xml:space="preserve"> are displayed on a logarithmic scale to account for skewed distributions</w:t>
      </w:r>
      <w:r w:rsidR="000706D6" w:rsidRPr="0007256E">
        <w:rPr>
          <w:rFonts w:ascii="Times New Roman" w:eastAsia="Times New Roman" w:hAnsi="Times New Roman" w:cs="Times New Roman"/>
          <w:sz w:val="22"/>
          <w:szCs w:val="22"/>
        </w:rPr>
        <w:t>.</w:t>
      </w:r>
    </w:p>
    <w:p w14:paraId="778104F2" w14:textId="6A87A54C" w:rsidR="00D9440A" w:rsidRPr="0007256E" w:rsidRDefault="00D9440A" w:rsidP="000706D6">
      <w:pPr>
        <w:spacing w:line="276" w:lineRule="auto"/>
        <w:ind w:firstLine="288"/>
        <w:jc w:val="both"/>
        <w:rPr>
          <w:rFonts w:ascii="Times New Roman" w:eastAsia="Times New Roman" w:hAnsi="Times New Roman" w:cs="Times New Roman"/>
          <w:sz w:val="22"/>
          <w:szCs w:val="22"/>
        </w:rPr>
      </w:pPr>
    </w:p>
    <w:p w14:paraId="0F136E74" w14:textId="26B73EF1" w:rsidR="00D9440A" w:rsidRPr="0007256E" w:rsidRDefault="00D9440A">
      <w:pPr>
        <w:spacing w:after="160" w:line="278" w:lineRule="auto"/>
        <w:rPr>
          <w:rFonts w:ascii="Times New Roman" w:hAnsi="Times New Roman" w:cs="Times New Roman"/>
          <w:b/>
          <w:bCs/>
          <w:sz w:val="22"/>
          <w:szCs w:val="22"/>
        </w:rPr>
      </w:pPr>
      <w:r w:rsidRPr="0007256E">
        <w:rPr>
          <w:rFonts w:ascii="Times New Roman" w:hAnsi="Times New Roman" w:cs="Times New Roman"/>
          <w:b/>
          <w:bCs/>
          <w:sz w:val="22"/>
          <w:szCs w:val="22"/>
        </w:rPr>
        <w:br w:type="page"/>
      </w:r>
    </w:p>
    <w:p w14:paraId="5EF6676F" w14:textId="3170ABAF" w:rsidR="00D9440A" w:rsidRPr="0007256E" w:rsidRDefault="006A7798">
      <w:pPr>
        <w:rPr>
          <w:rFonts w:ascii="Times New Roman" w:hAnsi="Times New Roman" w:cs="Times New Roman"/>
          <w:b/>
          <w:bCs/>
          <w:sz w:val="22"/>
          <w:szCs w:val="22"/>
        </w:rPr>
      </w:pPr>
      <w:r w:rsidRPr="0007256E">
        <w:rPr>
          <w:rFonts w:ascii="Times New Roman" w:hAnsi="Times New Roman" w:cs="Times New Roman"/>
          <w:b/>
          <w:bCs/>
          <w:noProof/>
          <w:sz w:val="22"/>
          <w:szCs w:val="22"/>
          <w14:ligatures w14:val="standardContextual"/>
        </w:rPr>
        <w:lastRenderedPageBreak/>
        <w:drawing>
          <wp:inline distT="0" distB="0" distL="0" distR="0" wp14:anchorId="4A771993" wp14:editId="06698F9B">
            <wp:extent cx="5943600" cy="5943600"/>
            <wp:effectExtent l="0" t="0" r="0" b="0"/>
            <wp:docPr id="1825175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7514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8E3D64E" w14:textId="77777777" w:rsidR="00D9440A" w:rsidRPr="0007256E" w:rsidRDefault="00D9440A">
      <w:pPr>
        <w:rPr>
          <w:rFonts w:ascii="Times New Roman" w:hAnsi="Times New Roman" w:cs="Times New Roman"/>
          <w:b/>
          <w:bCs/>
          <w:sz w:val="22"/>
          <w:szCs w:val="22"/>
        </w:rPr>
      </w:pPr>
    </w:p>
    <w:p w14:paraId="05BEB3B3" w14:textId="77777777" w:rsidR="0007256E" w:rsidRPr="0007256E" w:rsidRDefault="00D9440A" w:rsidP="0007256E">
      <w:pPr>
        <w:spacing w:line="300" w:lineRule="atLeast"/>
        <w:rPr>
          <w:rFonts w:ascii="Times New Roman" w:eastAsia="Times New Roman" w:hAnsi="Times New Roman" w:cs="Times New Roman"/>
          <w:color w:val="000000" w:themeColor="text1"/>
          <w:sz w:val="22"/>
          <w:szCs w:val="22"/>
          <w:lang w:val="en-CA"/>
        </w:rPr>
      </w:pPr>
      <w:r w:rsidRPr="0007256E">
        <w:rPr>
          <w:rFonts w:ascii="Times New Roman" w:hAnsi="Times New Roman" w:cs="Times New Roman"/>
          <w:i/>
          <w:iCs/>
          <w:color w:val="000000" w:themeColor="text1"/>
          <w:sz w:val="22"/>
          <w:szCs w:val="22"/>
        </w:rPr>
        <w:t xml:space="preserve">Figure </w:t>
      </w:r>
      <w:r w:rsidRPr="0007256E">
        <w:rPr>
          <w:rFonts w:ascii="Times New Roman" w:hAnsi="Times New Roman" w:cs="Times New Roman"/>
          <w:i/>
          <w:iCs/>
          <w:color w:val="000000" w:themeColor="text1"/>
          <w:sz w:val="22"/>
          <w:szCs w:val="22"/>
        </w:rPr>
        <w:t>3</w:t>
      </w:r>
      <w:r w:rsidRPr="0007256E">
        <w:rPr>
          <w:rFonts w:ascii="Times New Roman" w:hAnsi="Times New Roman" w:cs="Times New Roman"/>
          <w:i/>
          <w:iCs/>
          <w:color w:val="000000" w:themeColor="text1"/>
          <w:sz w:val="22"/>
          <w:szCs w:val="22"/>
        </w:rPr>
        <w:t xml:space="preserve">: </w:t>
      </w:r>
      <w:r w:rsidR="00BE1BBF" w:rsidRPr="0007256E">
        <w:rPr>
          <w:rFonts w:ascii="Times New Roman" w:hAnsi="Times New Roman" w:cs="Times New Roman"/>
          <w:i/>
          <w:iCs/>
          <w:color w:val="000000" w:themeColor="text1"/>
          <w:sz w:val="22"/>
          <w:szCs w:val="22"/>
        </w:rPr>
        <w:t>Log-transformed h</w:t>
      </w:r>
      <w:r w:rsidRPr="0007256E">
        <w:rPr>
          <w:rFonts w:ascii="Times New Roman" w:hAnsi="Times New Roman" w:cs="Times New Roman"/>
          <w:i/>
          <w:iCs/>
          <w:color w:val="000000" w:themeColor="text1"/>
          <w:sz w:val="22"/>
          <w:szCs w:val="22"/>
        </w:rPr>
        <w:t>ormone concentrations and lipid content in relation to body condition</w:t>
      </w:r>
      <w:r w:rsidRPr="0007256E">
        <w:rPr>
          <w:rFonts w:ascii="Times New Roman" w:hAnsi="Times New Roman" w:cs="Times New Roman"/>
          <w:color w:val="000000" w:themeColor="text1"/>
          <w:sz w:val="22"/>
          <w:szCs w:val="22"/>
        </w:rPr>
        <w:t xml:space="preserve">. </w:t>
      </w:r>
      <w:r w:rsidR="00BE1BBF" w:rsidRPr="0007256E">
        <w:rPr>
          <w:rFonts w:ascii="Times New Roman" w:hAnsi="Times New Roman" w:cs="Times New Roman"/>
          <w:color w:val="000000" w:themeColor="text1"/>
          <w:sz w:val="22"/>
          <w:szCs w:val="22"/>
        </w:rPr>
        <w:t xml:space="preserve">Log-transformed concentrations of </w:t>
      </w:r>
      <w:r w:rsidR="00CC2033" w:rsidRPr="0007256E">
        <w:rPr>
          <w:rFonts w:ascii="Times New Roman" w:hAnsi="Times New Roman" w:cs="Times New Roman"/>
          <w:color w:val="000000" w:themeColor="text1"/>
          <w:sz w:val="22"/>
          <w:szCs w:val="22"/>
        </w:rPr>
        <w:t>Cortisol</w:t>
      </w:r>
      <w:r w:rsidR="00BE1BBF" w:rsidRPr="0007256E">
        <w:rPr>
          <w:rFonts w:ascii="Times New Roman" w:hAnsi="Times New Roman" w:cs="Times New Roman"/>
          <w:color w:val="000000" w:themeColor="text1"/>
          <w:sz w:val="22"/>
          <w:szCs w:val="22"/>
        </w:rPr>
        <w:t xml:space="preserve"> (A)</w:t>
      </w:r>
      <w:r w:rsidR="00CC2033" w:rsidRPr="0007256E">
        <w:rPr>
          <w:rFonts w:ascii="Times New Roman" w:hAnsi="Times New Roman" w:cs="Times New Roman"/>
          <w:color w:val="000000" w:themeColor="text1"/>
          <w:sz w:val="22"/>
          <w:szCs w:val="22"/>
        </w:rPr>
        <w:t>, corticosterone</w:t>
      </w:r>
      <w:r w:rsidR="00BE1BBF" w:rsidRPr="0007256E">
        <w:rPr>
          <w:rFonts w:ascii="Times New Roman" w:hAnsi="Times New Roman" w:cs="Times New Roman"/>
          <w:color w:val="000000" w:themeColor="text1"/>
          <w:sz w:val="22"/>
          <w:szCs w:val="22"/>
        </w:rPr>
        <w:t xml:space="preserve"> (B) </w:t>
      </w:r>
      <w:r w:rsidR="00CC2033" w:rsidRPr="0007256E">
        <w:rPr>
          <w:rFonts w:ascii="Times New Roman" w:hAnsi="Times New Roman" w:cs="Times New Roman"/>
          <w:color w:val="000000" w:themeColor="text1"/>
          <w:sz w:val="22"/>
          <w:szCs w:val="22"/>
        </w:rPr>
        <w:t>and aldosterone</w:t>
      </w:r>
      <w:r w:rsidRPr="0007256E">
        <w:rPr>
          <w:rFonts w:ascii="Times New Roman" w:hAnsi="Times New Roman" w:cs="Times New Roman"/>
          <w:color w:val="000000" w:themeColor="text1"/>
          <w:sz w:val="22"/>
          <w:szCs w:val="22"/>
        </w:rPr>
        <w:t xml:space="preserve"> </w:t>
      </w:r>
      <w:r w:rsidR="00BE1BBF" w:rsidRPr="0007256E">
        <w:rPr>
          <w:rFonts w:ascii="Times New Roman" w:hAnsi="Times New Roman" w:cs="Times New Roman"/>
          <w:color w:val="000000" w:themeColor="text1"/>
          <w:sz w:val="22"/>
          <w:szCs w:val="22"/>
        </w:rPr>
        <w:t>(C)</w:t>
      </w:r>
      <w:r w:rsidRPr="0007256E">
        <w:rPr>
          <w:rFonts w:ascii="Times New Roman" w:hAnsi="Times New Roman" w:cs="Times New Roman"/>
          <w:color w:val="000000" w:themeColor="text1"/>
          <w:sz w:val="22"/>
          <w:szCs w:val="22"/>
        </w:rPr>
        <w:t xml:space="preserve"> </w:t>
      </w:r>
      <w:r w:rsidR="00BE1BBF" w:rsidRPr="0007256E">
        <w:rPr>
          <w:rFonts w:ascii="Times New Roman" w:hAnsi="Times New Roman" w:cs="Times New Roman"/>
          <w:color w:val="000000" w:themeColor="text1"/>
          <w:sz w:val="22"/>
          <w:szCs w:val="22"/>
        </w:rPr>
        <w:t>were not significantly explained by</w:t>
      </w:r>
      <w:r w:rsidRPr="0007256E">
        <w:rPr>
          <w:rFonts w:ascii="Times New Roman" w:hAnsi="Times New Roman" w:cs="Times New Roman"/>
          <w:color w:val="000000" w:themeColor="text1"/>
          <w:sz w:val="22"/>
          <w:szCs w:val="22"/>
        </w:rPr>
        <w:t xml:space="preserve"> </w:t>
      </w:r>
      <w:r w:rsidR="004B10C2" w:rsidRPr="0007256E">
        <w:rPr>
          <w:rFonts w:ascii="Times New Roman" w:hAnsi="Times New Roman" w:cs="Times New Roman"/>
          <w:color w:val="000000" w:themeColor="text1"/>
          <w:sz w:val="22"/>
          <w:szCs w:val="22"/>
        </w:rPr>
        <w:t>b</w:t>
      </w:r>
      <w:r w:rsidRPr="0007256E">
        <w:rPr>
          <w:rFonts w:ascii="Times New Roman" w:hAnsi="Times New Roman" w:cs="Times New Roman"/>
          <w:color w:val="000000" w:themeColor="text1"/>
          <w:sz w:val="22"/>
          <w:szCs w:val="22"/>
        </w:rPr>
        <w:t xml:space="preserve">ody conditions. </w:t>
      </w:r>
      <w:r w:rsidR="00BE1BBF" w:rsidRPr="0007256E">
        <w:rPr>
          <w:rFonts w:ascii="Times New Roman" w:hAnsi="Times New Roman" w:cs="Times New Roman"/>
          <w:color w:val="000000" w:themeColor="text1"/>
          <w:sz w:val="22"/>
          <w:szCs w:val="22"/>
        </w:rPr>
        <w:t xml:space="preserve">Differently, log-transformed </w:t>
      </w:r>
      <w:r w:rsidRPr="0007256E">
        <w:rPr>
          <w:rFonts w:ascii="Times New Roman" w:hAnsi="Times New Roman" w:cs="Times New Roman"/>
          <w:color w:val="000000" w:themeColor="text1"/>
          <w:sz w:val="22"/>
          <w:szCs w:val="22"/>
        </w:rPr>
        <w:t xml:space="preserve">lipid content </w:t>
      </w:r>
      <w:r w:rsidR="00BE1BBF" w:rsidRPr="0007256E">
        <w:rPr>
          <w:rFonts w:ascii="Times New Roman" w:hAnsi="Times New Roman" w:cs="Times New Roman"/>
          <w:color w:val="000000" w:themeColor="text1"/>
          <w:sz w:val="22"/>
          <w:szCs w:val="22"/>
        </w:rPr>
        <w:t xml:space="preserve">(D) varied significantly among the three levels, </w:t>
      </w:r>
      <w:r w:rsidR="00B64A41" w:rsidRPr="0007256E">
        <w:rPr>
          <w:rFonts w:ascii="Times New Roman" w:hAnsi="Times New Roman" w:cs="Times New Roman"/>
          <w:color w:val="000000" w:themeColor="text1"/>
          <w:sz w:val="22"/>
          <w:szCs w:val="22"/>
        </w:rPr>
        <w:t>with individuals</w:t>
      </w:r>
      <w:r w:rsidRPr="0007256E">
        <w:rPr>
          <w:rFonts w:ascii="Times New Roman" w:hAnsi="Times New Roman" w:cs="Times New Roman"/>
          <w:color w:val="000000" w:themeColor="text1"/>
          <w:sz w:val="22"/>
          <w:szCs w:val="22"/>
        </w:rPr>
        <w:t xml:space="preserve"> in </w:t>
      </w:r>
      <w:r w:rsidRPr="0007256E">
        <w:rPr>
          <w:rFonts w:ascii="Times New Roman" w:hAnsi="Times New Roman" w:cs="Times New Roman"/>
          <w:color w:val="000000" w:themeColor="text1"/>
          <w:sz w:val="22"/>
          <w:szCs w:val="22"/>
        </w:rPr>
        <w:t>G</w:t>
      </w:r>
      <w:r w:rsidRPr="0007256E">
        <w:rPr>
          <w:rFonts w:ascii="Times New Roman" w:hAnsi="Times New Roman" w:cs="Times New Roman"/>
          <w:color w:val="000000" w:themeColor="text1"/>
          <w:sz w:val="22"/>
          <w:szCs w:val="22"/>
        </w:rPr>
        <w:t>ood</w:t>
      </w:r>
      <w:r w:rsidR="00B64A41" w:rsidRPr="0007256E">
        <w:rPr>
          <w:rFonts w:ascii="Times New Roman" w:hAnsi="Times New Roman" w:cs="Times New Roman"/>
          <w:color w:val="000000" w:themeColor="text1"/>
          <w:sz w:val="22"/>
          <w:szCs w:val="22"/>
        </w:rPr>
        <w:t xml:space="preserve"> body condition</w:t>
      </w:r>
      <w:r w:rsidRPr="0007256E">
        <w:rPr>
          <w:rFonts w:ascii="Times New Roman" w:hAnsi="Times New Roman" w:cs="Times New Roman"/>
          <w:color w:val="000000" w:themeColor="text1"/>
          <w:sz w:val="22"/>
          <w:szCs w:val="22"/>
        </w:rPr>
        <w:t xml:space="preserve"> </w:t>
      </w:r>
      <w:r w:rsidR="00B64A41" w:rsidRPr="0007256E">
        <w:rPr>
          <w:rFonts w:ascii="Times New Roman" w:hAnsi="Times New Roman" w:cs="Times New Roman"/>
          <w:color w:val="000000" w:themeColor="text1"/>
          <w:sz w:val="22"/>
          <w:szCs w:val="22"/>
        </w:rPr>
        <w:t>showing higher lipid content, followed by those in Poor and</w:t>
      </w:r>
      <w:r w:rsidRPr="0007256E">
        <w:rPr>
          <w:rFonts w:ascii="Times New Roman" w:hAnsi="Times New Roman" w:cs="Times New Roman"/>
          <w:color w:val="000000" w:themeColor="text1"/>
          <w:sz w:val="22"/>
          <w:szCs w:val="22"/>
        </w:rPr>
        <w:t xml:space="preserve"> </w:t>
      </w:r>
      <w:r w:rsidRPr="0007256E">
        <w:rPr>
          <w:rFonts w:ascii="Times New Roman" w:hAnsi="Times New Roman" w:cs="Times New Roman"/>
          <w:color w:val="000000" w:themeColor="text1"/>
          <w:sz w:val="22"/>
          <w:szCs w:val="22"/>
        </w:rPr>
        <w:t>F</w:t>
      </w:r>
      <w:r w:rsidRPr="0007256E">
        <w:rPr>
          <w:rFonts w:ascii="Times New Roman" w:hAnsi="Times New Roman" w:cs="Times New Roman"/>
          <w:color w:val="000000" w:themeColor="text1"/>
          <w:sz w:val="22"/>
          <w:szCs w:val="22"/>
        </w:rPr>
        <w:t xml:space="preserve">air </w:t>
      </w:r>
      <w:r w:rsidR="00B64A41" w:rsidRPr="0007256E">
        <w:rPr>
          <w:rFonts w:ascii="Times New Roman" w:hAnsi="Times New Roman" w:cs="Times New Roman"/>
          <w:color w:val="000000" w:themeColor="text1"/>
          <w:sz w:val="22"/>
          <w:szCs w:val="22"/>
        </w:rPr>
        <w:t>conditions</w:t>
      </w:r>
      <w:r w:rsidR="00AB51D5" w:rsidRPr="0007256E">
        <w:rPr>
          <w:rFonts w:ascii="Times New Roman" w:hAnsi="Times New Roman" w:cs="Times New Roman"/>
          <w:color w:val="000000" w:themeColor="text1"/>
          <w:sz w:val="22"/>
          <w:szCs w:val="22"/>
        </w:rPr>
        <w:t xml:space="preserve">. </w:t>
      </w:r>
      <w:r w:rsidR="0007256E" w:rsidRPr="0007256E">
        <w:rPr>
          <w:rFonts w:ascii="Times New Roman" w:eastAsia="Times New Roman" w:hAnsi="Times New Roman" w:cs="Times New Roman"/>
          <w:sz w:val="22"/>
          <w:szCs w:val="22"/>
        </w:rPr>
        <w:t>Boxplots represent the median (horizontal line), interquartile range (box; 25th–75th percentiles), and the range of values within 1.5 × the interquartile range (whiskers); values beyond this range are shown as outliers. Hormone concentrations and lipid content are displayed on a logarithmic scale to account for skewed distributions.</w:t>
      </w:r>
    </w:p>
    <w:p w14:paraId="0000881D" w14:textId="77777777" w:rsidR="0007256E" w:rsidRPr="0007256E" w:rsidRDefault="0007256E" w:rsidP="0007256E">
      <w:pPr>
        <w:spacing w:line="276" w:lineRule="auto"/>
        <w:ind w:firstLine="288"/>
        <w:jc w:val="both"/>
        <w:rPr>
          <w:rFonts w:ascii="Times New Roman" w:eastAsia="Times New Roman" w:hAnsi="Times New Roman" w:cs="Times New Roman"/>
          <w:sz w:val="22"/>
          <w:szCs w:val="22"/>
        </w:rPr>
      </w:pPr>
    </w:p>
    <w:p w14:paraId="68902511" w14:textId="4ECEDC8B" w:rsidR="00D9440A" w:rsidRPr="0007256E" w:rsidRDefault="00D9440A">
      <w:pPr>
        <w:spacing w:after="160" w:line="278" w:lineRule="auto"/>
        <w:rPr>
          <w:rFonts w:ascii="Times New Roman" w:hAnsi="Times New Roman" w:cs="Times New Roman"/>
          <w:b/>
          <w:bCs/>
          <w:sz w:val="22"/>
          <w:szCs w:val="22"/>
        </w:rPr>
      </w:pPr>
    </w:p>
    <w:p w14:paraId="33CA8C1C" w14:textId="77777777" w:rsidR="00D9440A" w:rsidRPr="0007256E" w:rsidRDefault="00D9440A" w:rsidP="00D9440A">
      <w:pPr>
        <w:keepNext/>
        <w:spacing w:line="276" w:lineRule="auto"/>
        <w:jc w:val="both"/>
        <w:rPr>
          <w:rFonts w:ascii="Times New Roman" w:hAnsi="Times New Roman" w:cs="Times New Roman"/>
          <w:sz w:val="22"/>
          <w:szCs w:val="22"/>
        </w:rPr>
      </w:pPr>
      <w:r w:rsidRPr="0007256E">
        <w:rPr>
          <w:rFonts w:ascii="Times New Roman" w:hAnsi="Times New Roman" w:cs="Times New Roman"/>
          <w:noProof/>
          <w:sz w:val="22"/>
          <w:szCs w:val="22"/>
        </w:rPr>
        <w:lastRenderedPageBreak/>
        <w:drawing>
          <wp:inline distT="0" distB="0" distL="0" distR="0" wp14:anchorId="3AC83B1F" wp14:editId="62A0C221">
            <wp:extent cx="6899564" cy="3449782"/>
            <wp:effectExtent l="0" t="0" r="0" b="0"/>
            <wp:docPr id="46649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705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11799" cy="3505900"/>
                    </a:xfrm>
                    <a:prstGeom prst="rect">
                      <a:avLst/>
                    </a:prstGeom>
                  </pic:spPr>
                </pic:pic>
              </a:graphicData>
            </a:graphic>
          </wp:inline>
        </w:drawing>
      </w:r>
    </w:p>
    <w:p w14:paraId="7C6DCBFC" w14:textId="77777777" w:rsidR="00D9440A" w:rsidRPr="0007256E" w:rsidRDefault="00D9440A" w:rsidP="00D9440A">
      <w:pPr>
        <w:keepNext/>
        <w:spacing w:line="276" w:lineRule="auto"/>
        <w:jc w:val="both"/>
        <w:rPr>
          <w:rFonts w:ascii="Times New Roman" w:hAnsi="Times New Roman" w:cs="Times New Roman"/>
          <w:sz w:val="22"/>
          <w:szCs w:val="22"/>
        </w:rPr>
      </w:pPr>
    </w:p>
    <w:p w14:paraId="1B377D22" w14:textId="3FF807D9" w:rsidR="00D9440A" w:rsidRPr="0007256E" w:rsidRDefault="00D9440A" w:rsidP="00D9440A">
      <w:pPr>
        <w:pStyle w:val="Caption"/>
        <w:jc w:val="both"/>
        <w:rPr>
          <w:rFonts w:ascii="Times New Roman" w:hAnsi="Times New Roman" w:cs="Times New Roman"/>
          <w:i w:val="0"/>
          <w:iCs w:val="0"/>
          <w:color w:val="000000" w:themeColor="text1"/>
          <w:sz w:val="22"/>
          <w:szCs w:val="22"/>
        </w:rPr>
      </w:pPr>
      <w:r w:rsidRPr="0007256E">
        <w:rPr>
          <w:rFonts w:ascii="Times New Roman" w:hAnsi="Times New Roman" w:cs="Times New Roman"/>
          <w:i w:val="0"/>
          <w:iCs w:val="0"/>
          <w:color w:val="000000" w:themeColor="text1"/>
          <w:sz w:val="22"/>
          <w:szCs w:val="22"/>
        </w:rPr>
        <w:t xml:space="preserve">Figure </w:t>
      </w:r>
      <w:ins w:id="2" w:author="Microsoft Office User" w:date="2025-04-23T11:26:00Z">
        <w:r w:rsidRPr="0007256E">
          <w:rPr>
            <w:rFonts w:ascii="Times New Roman" w:hAnsi="Times New Roman" w:cs="Times New Roman"/>
            <w:i w:val="0"/>
            <w:iCs w:val="0"/>
            <w:color w:val="000000" w:themeColor="text1"/>
            <w:sz w:val="22"/>
            <w:szCs w:val="22"/>
          </w:rPr>
          <w:t>4</w:t>
        </w:r>
      </w:ins>
      <w:del w:id="3" w:author="Microsoft Office User" w:date="2025-04-23T11:26:00Z">
        <w:r w:rsidRPr="0007256E" w:rsidDel="005F3574">
          <w:rPr>
            <w:rFonts w:ascii="Times New Roman" w:hAnsi="Times New Roman" w:cs="Times New Roman"/>
            <w:i w:val="0"/>
            <w:iCs w:val="0"/>
            <w:color w:val="000000" w:themeColor="text1"/>
            <w:sz w:val="22"/>
            <w:szCs w:val="22"/>
          </w:rPr>
          <w:delText>XX</w:delText>
        </w:r>
      </w:del>
      <w:r w:rsidRPr="0007256E">
        <w:rPr>
          <w:rFonts w:ascii="Times New Roman" w:hAnsi="Times New Roman" w:cs="Times New Roman"/>
          <w:i w:val="0"/>
          <w:iCs w:val="0"/>
          <w:color w:val="000000" w:themeColor="text1"/>
          <w:sz w:val="22"/>
          <w:szCs w:val="22"/>
        </w:rPr>
        <w:t>: Hormone concentrations</w:t>
      </w:r>
      <w:r w:rsidR="00721984">
        <w:rPr>
          <w:rFonts w:ascii="Times New Roman" w:hAnsi="Times New Roman" w:cs="Times New Roman"/>
          <w:i w:val="0"/>
          <w:iCs w:val="0"/>
          <w:color w:val="000000" w:themeColor="text1"/>
          <w:sz w:val="22"/>
          <w:szCs w:val="22"/>
        </w:rPr>
        <w:t xml:space="preserve"> (ng/g)</w:t>
      </w:r>
      <w:r w:rsidRPr="0007256E">
        <w:rPr>
          <w:rFonts w:ascii="Times New Roman" w:hAnsi="Times New Roman" w:cs="Times New Roman"/>
          <w:i w:val="0"/>
          <w:iCs w:val="0"/>
          <w:color w:val="000000" w:themeColor="text1"/>
          <w:sz w:val="22"/>
          <w:szCs w:val="22"/>
        </w:rPr>
        <w:t xml:space="preserve"> </w:t>
      </w:r>
      <w:r w:rsidR="00721984">
        <w:rPr>
          <w:rFonts w:ascii="Times New Roman" w:hAnsi="Times New Roman" w:cs="Times New Roman"/>
          <w:i w:val="0"/>
          <w:iCs w:val="0"/>
          <w:color w:val="000000" w:themeColor="text1"/>
          <w:sz w:val="22"/>
          <w:szCs w:val="22"/>
        </w:rPr>
        <w:t xml:space="preserve">and lipid content (%) </w:t>
      </w:r>
      <w:r w:rsidRPr="0007256E">
        <w:rPr>
          <w:rFonts w:ascii="Times New Roman" w:hAnsi="Times New Roman" w:cs="Times New Roman"/>
          <w:i w:val="0"/>
          <w:iCs w:val="0"/>
          <w:color w:val="000000" w:themeColor="text1"/>
          <w:sz w:val="22"/>
          <w:szCs w:val="22"/>
        </w:rPr>
        <w:t>across cause of death. No significant difference was found in cortisol (</w:t>
      </w:r>
      <w:r w:rsidR="00721984">
        <w:rPr>
          <w:rFonts w:ascii="Times New Roman" w:hAnsi="Times New Roman" w:cs="Times New Roman"/>
          <w:i w:val="0"/>
          <w:iCs w:val="0"/>
          <w:color w:val="000000" w:themeColor="text1"/>
          <w:sz w:val="22"/>
          <w:szCs w:val="22"/>
        </w:rPr>
        <w:t>A</w:t>
      </w:r>
      <w:r w:rsidRPr="0007256E">
        <w:rPr>
          <w:rFonts w:ascii="Times New Roman" w:hAnsi="Times New Roman" w:cs="Times New Roman"/>
          <w:i w:val="0"/>
          <w:iCs w:val="0"/>
          <w:color w:val="000000" w:themeColor="text1"/>
          <w:sz w:val="22"/>
          <w:szCs w:val="22"/>
        </w:rPr>
        <w:t>), corticosterone (</w:t>
      </w:r>
      <w:r w:rsidR="00721984">
        <w:rPr>
          <w:rFonts w:ascii="Times New Roman" w:hAnsi="Times New Roman" w:cs="Times New Roman"/>
          <w:i w:val="0"/>
          <w:iCs w:val="0"/>
          <w:color w:val="000000" w:themeColor="text1"/>
          <w:sz w:val="22"/>
          <w:szCs w:val="22"/>
        </w:rPr>
        <w:t>B</w:t>
      </w:r>
      <w:r w:rsidRPr="0007256E">
        <w:rPr>
          <w:rFonts w:ascii="Times New Roman" w:hAnsi="Times New Roman" w:cs="Times New Roman"/>
          <w:i w:val="0"/>
          <w:iCs w:val="0"/>
          <w:color w:val="000000" w:themeColor="text1"/>
          <w:sz w:val="22"/>
          <w:szCs w:val="22"/>
        </w:rPr>
        <w:t>) and aldosterone (</w:t>
      </w:r>
      <w:r w:rsidR="00721984">
        <w:rPr>
          <w:rFonts w:ascii="Times New Roman" w:hAnsi="Times New Roman" w:cs="Times New Roman"/>
          <w:i w:val="0"/>
          <w:iCs w:val="0"/>
          <w:color w:val="000000" w:themeColor="text1"/>
          <w:sz w:val="22"/>
          <w:szCs w:val="22"/>
        </w:rPr>
        <w:t>C</w:t>
      </w:r>
      <w:r w:rsidRPr="0007256E">
        <w:rPr>
          <w:rFonts w:ascii="Times New Roman" w:hAnsi="Times New Roman" w:cs="Times New Roman"/>
          <w:i w:val="0"/>
          <w:iCs w:val="0"/>
          <w:color w:val="000000" w:themeColor="text1"/>
          <w:sz w:val="22"/>
          <w:szCs w:val="22"/>
        </w:rPr>
        <w:t>) concentrations</w:t>
      </w:r>
      <w:r w:rsidR="00721984">
        <w:rPr>
          <w:rFonts w:ascii="Times New Roman" w:hAnsi="Times New Roman" w:cs="Times New Roman"/>
          <w:i w:val="0"/>
          <w:iCs w:val="0"/>
          <w:color w:val="000000" w:themeColor="text1"/>
          <w:sz w:val="22"/>
          <w:szCs w:val="22"/>
        </w:rPr>
        <w:t>, nor lipid content (D)</w:t>
      </w:r>
      <w:r w:rsidRPr="0007256E">
        <w:rPr>
          <w:rFonts w:ascii="Times New Roman" w:hAnsi="Times New Roman" w:cs="Times New Roman"/>
          <w:i w:val="0"/>
          <w:iCs w:val="0"/>
          <w:color w:val="000000" w:themeColor="text1"/>
          <w:sz w:val="22"/>
          <w:szCs w:val="22"/>
        </w:rPr>
        <w:t xml:space="preserve"> across the different cause of deaths. </w:t>
      </w:r>
    </w:p>
    <w:p w14:paraId="089670EF" w14:textId="5E497ECB" w:rsidR="00D9440A" w:rsidRPr="0007256E" w:rsidRDefault="00D9440A" w:rsidP="00604135">
      <w:pPr>
        <w:spacing w:after="160" w:line="278" w:lineRule="auto"/>
        <w:rPr>
          <w:rFonts w:ascii="Times New Roman" w:hAnsi="Times New Roman" w:cs="Times New Roman"/>
          <w:b/>
          <w:bCs/>
          <w:sz w:val="22"/>
          <w:szCs w:val="22"/>
        </w:rPr>
        <w:sectPr w:rsidR="00D9440A" w:rsidRPr="0007256E" w:rsidSect="005B35E1">
          <w:pgSz w:w="12240" w:h="15840"/>
          <w:pgMar w:top="1440" w:right="1440" w:bottom="1440" w:left="1440" w:header="720" w:footer="720" w:gutter="0"/>
          <w:cols w:space="720"/>
          <w:docGrid w:linePitch="360"/>
        </w:sectPr>
      </w:pPr>
      <w:r w:rsidRPr="0007256E">
        <w:rPr>
          <w:rFonts w:ascii="Times New Roman" w:hAnsi="Times New Roman" w:cs="Times New Roman"/>
          <w:b/>
          <w:bCs/>
          <w:sz w:val="22"/>
          <w:szCs w:val="22"/>
        </w:rPr>
        <w:br w:type="page"/>
      </w:r>
    </w:p>
    <w:p w14:paraId="77BC6D55" w14:textId="77777777" w:rsidR="00D9440A" w:rsidRPr="0007256E" w:rsidRDefault="00D9440A" w:rsidP="00964D88">
      <w:pPr>
        <w:spacing w:line="276" w:lineRule="auto"/>
        <w:rPr>
          <w:rFonts w:ascii="Times New Roman" w:hAnsi="Times New Roman" w:cs="Times New Roman"/>
          <w:sz w:val="22"/>
          <w:szCs w:val="22"/>
        </w:rPr>
      </w:pPr>
    </w:p>
    <w:p w14:paraId="12BB4E97" w14:textId="77777777" w:rsidR="00D9440A" w:rsidRPr="0007256E" w:rsidRDefault="00D9440A" w:rsidP="00D9440A">
      <w:pPr>
        <w:spacing w:line="276" w:lineRule="auto"/>
        <w:ind w:firstLine="720"/>
        <w:rPr>
          <w:rFonts w:ascii="Times New Roman" w:hAnsi="Times New Roman" w:cs="Times New Roman"/>
          <w:sz w:val="22"/>
          <w:szCs w:val="22"/>
        </w:rPr>
      </w:pPr>
    </w:p>
    <w:p w14:paraId="36C2C24F" w14:textId="05A4969C" w:rsidR="00D9440A" w:rsidRPr="0007256E" w:rsidRDefault="00BC7BAD" w:rsidP="00D9440A">
      <w:pPr>
        <w:spacing w:line="276" w:lineRule="auto"/>
        <w:ind w:firstLine="720"/>
        <w:rPr>
          <w:rFonts w:ascii="Times New Roman" w:hAnsi="Times New Roman" w:cs="Times New Roman"/>
          <w:sz w:val="22"/>
          <w:szCs w:val="22"/>
        </w:rPr>
      </w:pPr>
      <w:r w:rsidRPr="0007256E">
        <w:rPr>
          <w:rFonts w:ascii="Times New Roman" w:hAnsi="Times New Roman" w:cs="Times New Roman"/>
          <w:noProof/>
          <w:sz w:val="22"/>
          <w:szCs w:val="22"/>
          <w14:ligatures w14:val="standardContextual"/>
        </w:rPr>
        <w:drawing>
          <wp:inline distT="0" distB="0" distL="0" distR="0" wp14:anchorId="1632905A" wp14:editId="770894AC">
            <wp:extent cx="5943600" cy="5943600"/>
            <wp:effectExtent l="0" t="0" r="0" b="0"/>
            <wp:docPr id="1057599947" name="Picture 1"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9947" name="Picture 1" descr="A group of black and white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8A5272A" w14:textId="74560B99" w:rsidR="00D9440A" w:rsidRPr="0007256E" w:rsidRDefault="00D9440A" w:rsidP="00D9440A">
      <w:pPr>
        <w:pStyle w:val="Caption"/>
        <w:spacing w:line="276" w:lineRule="auto"/>
        <w:jc w:val="both"/>
        <w:rPr>
          <w:rFonts w:ascii="Times New Roman" w:hAnsi="Times New Roman" w:cs="Times New Roman"/>
          <w:color w:val="000000" w:themeColor="text1"/>
          <w:sz w:val="22"/>
          <w:szCs w:val="22"/>
          <w:rPrChange w:id="4" w:author="Microsoft Office User" w:date="2025-04-23T11:33:00Z">
            <w:rPr>
              <w:rFonts w:ascii="Times New Roman" w:hAnsi="Times New Roman" w:cs="Times New Roman"/>
            </w:rPr>
          </w:rPrChange>
        </w:rPr>
      </w:pPr>
      <w:r w:rsidRPr="0007256E">
        <w:rPr>
          <w:rFonts w:ascii="Times New Roman" w:hAnsi="Times New Roman" w:cs="Times New Roman"/>
          <w:color w:val="000000" w:themeColor="text1"/>
          <w:sz w:val="22"/>
          <w:szCs w:val="22"/>
          <w:rPrChange w:id="5" w:author="Microsoft Office User" w:date="2025-04-23T11:33:00Z">
            <w:rPr>
              <w:rFonts w:ascii="Times New Roman" w:hAnsi="Times New Roman" w:cs="Times New Roman"/>
              <w:sz w:val="24"/>
              <w:szCs w:val="24"/>
            </w:rPr>
          </w:rPrChange>
        </w:rPr>
        <w:t xml:space="preserve">Figure </w:t>
      </w:r>
      <w:ins w:id="6" w:author="Microsoft Office User" w:date="2025-04-23T11:32:00Z">
        <w:r w:rsidRPr="0007256E">
          <w:rPr>
            <w:rFonts w:ascii="Times New Roman" w:hAnsi="Times New Roman" w:cs="Times New Roman"/>
            <w:color w:val="000000" w:themeColor="text1"/>
            <w:sz w:val="22"/>
            <w:szCs w:val="22"/>
            <w:rPrChange w:id="7" w:author="Microsoft Office User" w:date="2025-04-23T11:33:00Z">
              <w:rPr>
                <w:rFonts w:ascii="Times New Roman" w:hAnsi="Times New Roman" w:cs="Times New Roman"/>
                <w:sz w:val="24"/>
                <w:szCs w:val="24"/>
              </w:rPr>
            </w:rPrChange>
          </w:rPr>
          <w:t>5</w:t>
        </w:r>
      </w:ins>
      <w:r w:rsidRPr="0007256E">
        <w:rPr>
          <w:rFonts w:ascii="Times New Roman" w:hAnsi="Times New Roman" w:cs="Times New Roman"/>
          <w:color w:val="000000" w:themeColor="text1"/>
          <w:sz w:val="22"/>
          <w:szCs w:val="22"/>
          <w:rPrChange w:id="8" w:author="Microsoft Office User" w:date="2025-04-23T11:33:00Z">
            <w:rPr>
              <w:rFonts w:ascii="Times New Roman" w:hAnsi="Times New Roman" w:cs="Times New Roman"/>
              <w:sz w:val="24"/>
              <w:szCs w:val="24"/>
            </w:rPr>
          </w:rPrChange>
        </w:rPr>
        <w:t xml:space="preserve">:  </w:t>
      </w:r>
      <w:commentRangeStart w:id="9"/>
      <w:r w:rsidR="00BC7BAD" w:rsidRPr="0007256E">
        <w:rPr>
          <w:rFonts w:ascii="Times New Roman" w:hAnsi="Times New Roman" w:cs="Times New Roman"/>
          <w:color w:val="000000" w:themeColor="text1"/>
          <w:sz w:val="22"/>
          <w:szCs w:val="22"/>
        </w:rPr>
        <w:t>Log-transformed h</w:t>
      </w:r>
      <w:r w:rsidRPr="0007256E">
        <w:rPr>
          <w:rFonts w:ascii="Times New Roman" w:hAnsi="Times New Roman" w:cs="Times New Roman"/>
          <w:color w:val="000000" w:themeColor="text1"/>
          <w:sz w:val="22"/>
          <w:szCs w:val="22"/>
          <w:rPrChange w:id="10" w:author="Microsoft Office User" w:date="2025-04-23T11:33:00Z">
            <w:rPr>
              <w:rFonts w:ascii="Times New Roman" w:hAnsi="Times New Roman" w:cs="Times New Roman"/>
              <w:sz w:val="24"/>
              <w:szCs w:val="24"/>
            </w:rPr>
          </w:rPrChange>
        </w:rPr>
        <w:t xml:space="preserve">ormone </w:t>
      </w:r>
      <w:commentRangeEnd w:id="9"/>
      <w:r w:rsidR="00CD479D" w:rsidRPr="0007256E">
        <w:rPr>
          <w:rStyle w:val="CommentReference"/>
          <w:rFonts w:ascii="Times New Roman" w:hAnsi="Times New Roman" w:cs="Times New Roman"/>
          <w:color w:val="000000" w:themeColor="text1"/>
          <w:sz w:val="22"/>
          <w:szCs w:val="22"/>
          <w:rPrChange w:id="11" w:author="Microsoft Office User" w:date="2025-04-23T11:33:00Z">
            <w:rPr>
              <w:rStyle w:val="CommentReference"/>
              <w:rFonts w:ascii="Times New Roman" w:hAnsi="Times New Roman" w:cs="Times New Roman"/>
              <w:sz w:val="24"/>
              <w:szCs w:val="24"/>
            </w:rPr>
          </w:rPrChange>
        </w:rPr>
        <w:commentReference w:id="9"/>
      </w:r>
      <w:r w:rsidRPr="0007256E">
        <w:rPr>
          <w:rFonts w:ascii="Times New Roman" w:hAnsi="Times New Roman" w:cs="Times New Roman"/>
          <w:color w:val="000000" w:themeColor="text1"/>
          <w:sz w:val="22"/>
          <w:szCs w:val="22"/>
          <w:rPrChange w:id="12" w:author="Microsoft Office User" w:date="2025-04-23T11:33:00Z">
            <w:rPr>
              <w:rFonts w:ascii="Times New Roman" w:hAnsi="Times New Roman" w:cs="Times New Roman"/>
              <w:sz w:val="24"/>
              <w:szCs w:val="24"/>
            </w:rPr>
          </w:rPrChange>
        </w:rPr>
        <w:t>concentrations(ng/g) and lipid content (%) across blubber depth in samples from stranded female (*) and male (°) gray whales.</w:t>
      </w:r>
      <w:r w:rsidR="00BC7BAD" w:rsidRPr="0007256E">
        <w:rPr>
          <w:rFonts w:ascii="Times New Roman" w:hAnsi="Times New Roman" w:cs="Times New Roman"/>
          <w:color w:val="000000" w:themeColor="text1"/>
          <w:sz w:val="22"/>
          <w:szCs w:val="22"/>
        </w:rPr>
        <w:t xml:space="preserve"> </w:t>
      </w:r>
      <w:r w:rsidR="00287A44" w:rsidRPr="0007256E">
        <w:rPr>
          <w:rFonts w:ascii="Times New Roman" w:hAnsi="Times New Roman" w:cs="Times New Roman"/>
          <w:color w:val="000000" w:themeColor="text1"/>
          <w:sz w:val="22"/>
          <w:szCs w:val="22"/>
        </w:rPr>
        <w:t xml:space="preserve">Concentrations of cortisol and aldosterone, but not corticosterone were significantly elevated in the surface layer. </w:t>
      </w:r>
      <w:r w:rsidR="007430A6" w:rsidRPr="0007256E">
        <w:rPr>
          <w:rFonts w:ascii="Times New Roman" w:hAnsi="Times New Roman" w:cs="Times New Roman"/>
          <w:color w:val="000000" w:themeColor="text1"/>
          <w:sz w:val="22"/>
          <w:szCs w:val="22"/>
        </w:rPr>
        <w:t xml:space="preserve">Similarly, lipid content was higher in the surface layer, compared to the </w:t>
      </w:r>
      <w:r w:rsidR="00F75FB1" w:rsidRPr="0007256E">
        <w:rPr>
          <w:rFonts w:ascii="Times New Roman" w:hAnsi="Times New Roman" w:cs="Times New Roman"/>
          <w:color w:val="000000" w:themeColor="text1"/>
          <w:sz w:val="22"/>
          <w:szCs w:val="22"/>
        </w:rPr>
        <w:t xml:space="preserve">medium and bottom layer. </w:t>
      </w:r>
    </w:p>
    <w:p w14:paraId="312B2C9F" w14:textId="7A6B8EAA" w:rsidR="00DC7780" w:rsidRPr="0007256E" w:rsidRDefault="00DC7780">
      <w:pPr>
        <w:spacing w:after="160" w:line="278" w:lineRule="auto"/>
        <w:rPr>
          <w:rFonts w:ascii="Times New Roman" w:hAnsi="Times New Roman" w:cs="Times New Roman"/>
          <w:b/>
          <w:bCs/>
          <w:sz w:val="22"/>
          <w:szCs w:val="22"/>
        </w:rPr>
      </w:pPr>
      <w:r w:rsidRPr="0007256E">
        <w:rPr>
          <w:rFonts w:ascii="Times New Roman" w:hAnsi="Times New Roman" w:cs="Times New Roman"/>
          <w:b/>
          <w:bCs/>
          <w:sz w:val="22"/>
          <w:szCs w:val="22"/>
        </w:rPr>
        <w:br w:type="page"/>
      </w:r>
    </w:p>
    <w:p w14:paraId="0470826E" w14:textId="77777777" w:rsidR="00DC7780" w:rsidRPr="0007256E" w:rsidRDefault="00DC7780">
      <w:pPr>
        <w:rPr>
          <w:rFonts w:ascii="Times New Roman" w:hAnsi="Times New Roman" w:cs="Times New Roman"/>
          <w:b/>
          <w:bCs/>
          <w:sz w:val="22"/>
          <w:szCs w:val="22"/>
        </w:rPr>
        <w:sectPr w:rsidR="00DC7780" w:rsidRPr="0007256E" w:rsidSect="00ED2709">
          <w:pgSz w:w="12240" w:h="15840"/>
          <w:pgMar w:top="1440" w:right="1440" w:bottom="1440" w:left="1440" w:header="720" w:footer="720" w:gutter="0"/>
          <w:cols w:space="720"/>
          <w:docGrid w:linePitch="360"/>
        </w:sectPr>
      </w:pPr>
    </w:p>
    <w:p w14:paraId="0B4D14FC" w14:textId="7D326768" w:rsidR="00D9440A" w:rsidRPr="0007256E" w:rsidRDefault="00DC7780">
      <w:pPr>
        <w:rPr>
          <w:rFonts w:ascii="Times New Roman" w:hAnsi="Times New Roman" w:cs="Times New Roman"/>
          <w:b/>
          <w:bCs/>
          <w:sz w:val="22"/>
          <w:szCs w:val="22"/>
        </w:rPr>
      </w:pPr>
      <w:r w:rsidRPr="0007256E">
        <w:rPr>
          <w:rFonts w:ascii="Times New Roman" w:hAnsi="Times New Roman" w:cs="Times New Roman"/>
          <w:b/>
          <w:bCs/>
          <w:sz w:val="22"/>
          <w:szCs w:val="22"/>
        </w:rPr>
        <w:lastRenderedPageBreak/>
        <w:t>Supplementary material</w:t>
      </w:r>
    </w:p>
    <w:p w14:paraId="348A6F74" w14:textId="77777777" w:rsidR="00DC7780" w:rsidRPr="0007256E" w:rsidRDefault="00DC7780" w:rsidP="00DC7780">
      <w:pPr>
        <w:spacing w:after="160" w:line="278" w:lineRule="auto"/>
        <w:rPr>
          <w:rFonts w:ascii="Times New Roman" w:hAnsi="Times New Roman" w:cs="Times New Roman"/>
          <w:sz w:val="22"/>
          <w:szCs w:val="22"/>
        </w:rPr>
      </w:pPr>
      <w:commentRangeStart w:id="13"/>
      <w:r w:rsidRPr="0007256E">
        <w:rPr>
          <w:rFonts w:ascii="Times New Roman" w:hAnsi="Times New Roman" w:cs="Times New Roman"/>
          <w:sz w:val="22"/>
          <w:szCs w:val="22"/>
        </w:rPr>
        <w:t xml:space="preserve">Table S1: Complete dataset of samples used for blubber depth analysis (i.e., samples for which we analyzed multiple blubber layers). Highlighted are the whales with very high hormone concentrations, thus flagged as outliers . </w:t>
      </w:r>
      <w:commentRangeEnd w:id="13"/>
      <w:r w:rsidRPr="0007256E">
        <w:rPr>
          <w:rStyle w:val="CommentReference"/>
          <w:rFonts w:ascii="Times New Roman" w:hAnsi="Times New Roman" w:cs="Times New Roman"/>
          <w:sz w:val="22"/>
          <w:szCs w:val="22"/>
        </w:rPr>
        <w:commentReference w:id="13"/>
      </w:r>
    </w:p>
    <w:tbl>
      <w:tblPr>
        <w:tblW w:w="13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1549"/>
        <w:gridCol w:w="1643"/>
        <w:gridCol w:w="967"/>
        <w:gridCol w:w="967"/>
        <w:gridCol w:w="1048"/>
        <w:gridCol w:w="1512"/>
        <w:gridCol w:w="967"/>
        <w:gridCol w:w="967"/>
        <w:gridCol w:w="1512"/>
        <w:gridCol w:w="1292"/>
        <w:gridCol w:w="967"/>
      </w:tblGrid>
      <w:tr w:rsidR="00DC7780" w:rsidRPr="0007256E" w14:paraId="58137821" w14:textId="77777777" w:rsidTr="00DC7780">
        <w:trPr>
          <w:trHeight w:val="331"/>
        </w:trPr>
        <w:tc>
          <w:tcPr>
            <w:tcW w:w="1034" w:type="dxa"/>
            <w:noWrap/>
            <w:vAlign w:val="bottom"/>
            <w:hideMark/>
          </w:tcPr>
          <w:p w14:paraId="3DE27F1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MMSNW</w:t>
            </w:r>
          </w:p>
        </w:tc>
        <w:tc>
          <w:tcPr>
            <w:tcW w:w="1322" w:type="dxa"/>
            <w:noWrap/>
            <w:vAlign w:val="bottom"/>
            <w:hideMark/>
          </w:tcPr>
          <w:p w14:paraId="3532A04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Field ID</w:t>
            </w:r>
          </w:p>
        </w:tc>
        <w:tc>
          <w:tcPr>
            <w:tcW w:w="1643" w:type="dxa"/>
            <w:noWrap/>
            <w:vAlign w:val="bottom"/>
            <w:hideMark/>
          </w:tcPr>
          <w:p w14:paraId="723B6E2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Blubber Depth</w:t>
            </w:r>
          </w:p>
        </w:tc>
        <w:tc>
          <w:tcPr>
            <w:tcW w:w="967" w:type="dxa"/>
            <w:noWrap/>
            <w:vAlign w:val="bottom"/>
            <w:hideMark/>
          </w:tcPr>
          <w:p w14:paraId="6CFCB38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Sex</w:t>
            </w:r>
          </w:p>
        </w:tc>
        <w:tc>
          <w:tcPr>
            <w:tcW w:w="967" w:type="dxa"/>
            <w:noWrap/>
            <w:vAlign w:val="bottom"/>
            <w:hideMark/>
          </w:tcPr>
          <w:p w14:paraId="357FAC6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Age</w:t>
            </w:r>
          </w:p>
        </w:tc>
        <w:tc>
          <w:tcPr>
            <w:tcW w:w="967" w:type="dxa"/>
            <w:noWrap/>
            <w:vAlign w:val="bottom"/>
            <w:hideMark/>
          </w:tcPr>
          <w:p w14:paraId="7E053F4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Body condition</w:t>
            </w:r>
          </w:p>
        </w:tc>
        <w:tc>
          <w:tcPr>
            <w:tcW w:w="1291" w:type="dxa"/>
            <w:noWrap/>
            <w:vAlign w:val="bottom"/>
            <w:hideMark/>
          </w:tcPr>
          <w:p w14:paraId="2A59ADE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Carcass decomposition</w:t>
            </w:r>
          </w:p>
        </w:tc>
        <w:tc>
          <w:tcPr>
            <w:tcW w:w="967" w:type="dxa"/>
            <w:noWrap/>
            <w:vAlign w:val="bottom"/>
            <w:hideMark/>
          </w:tcPr>
          <w:p w14:paraId="4D70933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Weight g</w:t>
            </w:r>
          </w:p>
        </w:tc>
        <w:tc>
          <w:tcPr>
            <w:tcW w:w="967" w:type="dxa"/>
            <w:noWrap/>
            <w:vAlign w:val="bottom"/>
            <w:hideMark/>
          </w:tcPr>
          <w:p w14:paraId="72CB7B5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Cortisol ng/g</w:t>
            </w:r>
          </w:p>
        </w:tc>
        <w:tc>
          <w:tcPr>
            <w:tcW w:w="1291" w:type="dxa"/>
            <w:noWrap/>
            <w:vAlign w:val="bottom"/>
            <w:hideMark/>
          </w:tcPr>
          <w:p w14:paraId="0347AFD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Corticosterone ng/g</w:t>
            </w:r>
          </w:p>
        </w:tc>
        <w:tc>
          <w:tcPr>
            <w:tcW w:w="1105" w:type="dxa"/>
            <w:noWrap/>
            <w:vAlign w:val="bottom"/>
            <w:hideMark/>
          </w:tcPr>
          <w:p w14:paraId="7030BE7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Aldosterone ng/g</w:t>
            </w:r>
          </w:p>
        </w:tc>
        <w:tc>
          <w:tcPr>
            <w:tcW w:w="967" w:type="dxa"/>
            <w:noWrap/>
            <w:vAlign w:val="bottom"/>
            <w:hideMark/>
          </w:tcPr>
          <w:p w14:paraId="1907B76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Lipid content %</w:t>
            </w:r>
          </w:p>
        </w:tc>
      </w:tr>
      <w:tr w:rsidR="00DC7780" w:rsidRPr="0007256E" w14:paraId="5411EE28" w14:textId="77777777" w:rsidTr="00DC7780">
        <w:trPr>
          <w:trHeight w:val="331"/>
        </w:trPr>
        <w:tc>
          <w:tcPr>
            <w:tcW w:w="1034" w:type="dxa"/>
            <w:noWrap/>
            <w:vAlign w:val="bottom"/>
            <w:hideMark/>
          </w:tcPr>
          <w:p w14:paraId="7DF46D0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5081DC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1035</w:t>
            </w:r>
          </w:p>
        </w:tc>
        <w:tc>
          <w:tcPr>
            <w:tcW w:w="1643" w:type="dxa"/>
            <w:noWrap/>
            <w:vAlign w:val="bottom"/>
            <w:hideMark/>
          </w:tcPr>
          <w:p w14:paraId="436B52F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075A378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2B11FF0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6C7285F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008A325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50B9225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0.1849</w:t>
            </w:r>
          </w:p>
        </w:tc>
        <w:tc>
          <w:tcPr>
            <w:tcW w:w="967" w:type="dxa"/>
            <w:noWrap/>
            <w:vAlign w:val="bottom"/>
            <w:hideMark/>
          </w:tcPr>
          <w:p w14:paraId="696675E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4.02</w:t>
            </w:r>
          </w:p>
        </w:tc>
        <w:tc>
          <w:tcPr>
            <w:tcW w:w="1291" w:type="dxa"/>
            <w:noWrap/>
            <w:vAlign w:val="bottom"/>
            <w:hideMark/>
          </w:tcPr>
          <w:p w14:paraId="1AC653F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w:t>
            </w:r>
          </w:p>
        </w:tc>
        <w:tc>
          <w:tcPr>
            <w:tcW w:w="1105" w:type="dxa"/>
            <w:noWrap/>
            <w:vAlign w:val="bottom"/>
            <w:hideMark/>
          </w:tcPr>
          <w:p w14:paraId="458F3EC2"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23677C22"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35F1640A" w14:textId="77777777" w:rsidTr="00DC7780">
        <w:trPr>
          <w:trHeight w:val="331"/>
        </w:trPr>
        <w:tc>
          <w:tcPr>
            <w:tcW w:w="1034" w:type="dxa"/>
            <w:noWrap/>
            <w:vAlign w:val="bottom"/>
            <w:hideMark/>
          </w:tcPr>
          <w:p w14:paraId="4EEA4B2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0D51C9B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1035</w:t>
            </w:r>
          </w:p>
        </w:tc>
        <w:tc>
          <w:tcPr>
            <w:tcW w:w="1643" w:type="dxa"/>
            <w:noWrap/>
            <w:vAlign w:val="bottom"/>
            <w:hideMark/>
          </w:tcPr>
          <w:p w14:paraId="15B56F2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6C7682B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1982566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383909F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7F4098E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6C35E08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0.2642</w:t>
            </w:r>
          </w:p>
        </w:tc>
        <w:tc>
          <w:tcPr>
            <w:tcW w:w="967" w:type="dxa"/>
            <w:noWrap/>
            <w:vAlign w:val="bottom"/>
            <w:hideMark/>
          </w:tcPr>
          <w:p w14:paraId="69F29CF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5.12</w:t>
            </w:r>
          </w:p>
        </w:tc>
        <w:tc>
          <w:tcPr>
            <w:tcW w:w="1291" w:type="dxa"/>
            <w:noWrap/>
            <w:vAlign w:val="bottom"/>
            <w:hideMark/>
          </w:tcPr>
          <w:p w14:paraId="1B7B889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w:t>
            </w:r>
          </w:p>
        </w:tc>
        <w:tc>
          <w:tcPr>
            <w:tcW w:w="1105" w:type="dxa"/>
            <w:noWrap/>
            <w:vAlign w:val="bottom"/>
            <w:hideMark/>
          </w:tcPr>
          <w:p w14:paraId="6D32F34C"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56AC958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0.53</w:t>
            </w:r>
          </w:p>
        </w:tc>
      </w:tr>
      <w:tr w:rsidR="00DC7780" w:rsidRPr="0007256E" w14:paraId="36412555" w14:textId="77777777" w:rsidTr="00DC7780">
        <w:trPr>
          <w:trHeight w:val="331"/>
        </w:trPr>
        <w:tc>
          <w:tcPr>
            <w:tcW w:w="1034" w:type="dxa"/>
            <w:noWrap/>
            <w:vAlign w:val="bottom"/>
            <w:hideMark/>
          </w:tcPr>
          <w:p w14:paraId="0897A11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3C0C81F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1035</w:t>
            </w:r>
          </w:p>
        </w:tc>
        <w:tc>
          <w:tcPr>
            <w:tcW w:w="1643" w:type="dxa"/>
            <w:noWrap/>
            <w:vAlign w:val="bottom"/>
            <w:hideMark/>
          </w:tcPr>
          <w:p w14:paraId="46E2D5E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0735758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28E9CD9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2C814A7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77126F9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194F4B0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0.183</w:t>
            </w:r>
          </w:p>
        </w:tc>
        <w:tc>
          <w:tcPr>
            <w:tcW w:w="967" w:type="dxa"/>
            <w:noWrap/>
            <w:vAlign w:val="bottom"/>
            <w:hideMark/>
          </w:tcPr>
          <w:p w14:paraId="11FDD8F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5.26</w:t>
            </w:r>
          </w:p>
        </w:tc>
        <w:tc>
          <w:tcPr>
            <w:tcW w:w="1291" w:type="dxa"/>
            <w:noWrap/>
            <w:vAlign w:val="bottom"/>
            <w:hideMark/>
          </w:tcPr>
          <w:p w14:paraId="5278F62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0.18</w:t>
            </w:r>
          </w:p>
        </w:tc>
        <w:tc>
          <w:tcPr>
            <w:tcW w:w="1105" w:type="dxa"/>
            <w:noWrap/>
            <w:vAlign w:val="bottom"/>
            <w:hideMark/>
          </w:tcPr>
          <w:p w14:paraId="05895859"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010EF7B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0.99</w:t>
            </w:r>
          </w:p>
        </w:tc>
      </w:tr>
      <w:tr w:rsidR="00DC7780" w:rsidRPr="0007256E" w14:paraId="7CE73D24" w14:textId="77777777" w:rsidTr="00DC7780">
        <w:trPr>
          <w:trHeight w:val="331"/>
        </w:trPr>
        <w:tc>
          <w:tcPr>
            <w:tcW w:w="1034" w:type="dxa"/>
            <w:noWrap/>
            <w:vAlign w:val="bottom"/>
            <w:hideMark/>
          </w:tcPr>
          <w:p w14:paraId="7C41F42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0940BCB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1278</w:t>
            </w:r>
          </w:p>
        </w:tc>
        <w:tc>
          <w:tcPr>
            <w:tcW w:w="1643" w:type="dxa"/>
            <w:noWrap/>
            <w:vAlign w:val="bottom"/>
            <w:hideMark/>
          </w:tcPr>
          <w:p w14:paraId="13954B1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616EA68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CF7FFA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0116BB3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60195D9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4828223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0.3242</w:t>
            </w:r>
          </w:p>
        </w:tc>
        <w:tc>
          <w:tcPr>
            <w:tcW w:w="967" w:type="dxa"/>
            <w:noWrap/>
            <w:vAlign w:val="bottom"/>
            <w:hideMark/>
          </w:tcPr>
          <w:p w14:paraId="46B4FA9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7.97</w:t>
            </w:r>
          </w:p>
        </w:tc>
        <w:tc>
          <w:tcPr>
            <w:tcW w:w="1291" w:type="dxa"/>
            <w:noWrap/>
            <w:vAlign w:val="bottom"/>
            <w:hideMark/>
          </w:tcPr>
          <w:p w14:paraId="27FF04B8"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7D64DCB5"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2174121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0.08</w:t>
            </w:r>
          </w:p>
        </w:tc>
      </w:tr>
      <w:tr w:rsidR="00DC7780" w:rsidRPr="0007256E" w14:paraId="07E80FC6" w14:textId="77777777" w:rsidTr="00DC7780">
        <w:trPr>
          <w:trHeight w:val="331"/>
        </w:trPr>
        <w:tc>
          <w:tcPr>
            <w:tcW w:w="1034" w:type="dxa"/>
            <w:noWrap/>
            <w:vAlign w:val="bottom"/>
            <w:hideMark/>
          </w:tcPr>
          <w:p w14:paraId="4E219C2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7A6FF9E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1278</w:t>
            </w:r>
          </w:p>
        </w:tc>
        <w:tc>
          <w:tcPr>
            <w:tcW w:w="1643" w:type="dxa"/>
            <w:noWrap/>
            <w:vAlign w:val="bottom"/>
            <w:hideMark/>
          </w:tcPr>
          <w:p w14:paraId="34D2F12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1B7B388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13412B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25BFE75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4E1B49D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07ED081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0.2731</w:t>
            </w:r>
          </w:p>
        </w:tc>
        <w:tc>
          <w:tcPr>
            <w:tcW w:w="967" w:type="dxa"/>
            <w:noWrap/>
            <w:vAlign w:val="bottom"/>
            <w:hideMark/>
          </w:tcPr>
          <w:p w14:paraId="2B5C104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7.49</w:t>
            </w:r>
          </w:p>
        </w:tc>
        <w:tc>
          <w:tcPr>
            <w:tcW w:w="1291" w:type="dxa"/>
            <w:noWrap/>
            <w:vAlign w:val="bottom"/>
            <w:hideMark/>
          </w:tcPr>
          <w:p w14:paraId="05EA51C9"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09505082"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692D3F7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1.29</w:t>
            </w:r>
          </w:p>
        </w:tc>
      </w:tr>
      <w:tr w:rsidR="00DC7780" w:rsidRPr="0007256E" w14:paraId="32A129F3" w14:textId="77777777" w:rsidTr="00DC7780">
        <w:trPr>
          <w:trHeight w:val="331"/>
        </w:trPr>
        <w:tc>
          <w:tcPr>
            <w:tcW w:w="1034" w:type="dxa"/>
            <w:noWrap/>
            <w:vAlign w:val="bottom"/>
            <w:hideMark/>
          </w:tcPr>
          <w:p w14:paraId="6CB1CF1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7C63372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1278</w:t>
            </w:r>
          </w:p>
        </w:tc>
        <w:tc>
          <w:tcPr>
            <w:tcW w:w="1643" w:type="dxa"/>
            <w:noWrap/>
            <w:vAlign w:val="bottom"/>
            <w:hideMark/>
          </w:tcPr>
          <w:p w14:paraId="0547555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1CA1CEC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686C93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7BE3094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4FE85DC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2063A6B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0.207</w:t>
            </w:r>
          </w:p>
        </w:tc>
        <w:tc>
          <w:tcPr>
            <w:tcW w:w="967" w:type="dxa"/>
            <w:noWrap/>
            <w:vAlign w:val="bottom"/>
            <w:hideMark/>
          </w:tcPr>
          <w:p w14:paraId="29FE9BA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8.85</w:t>
            </w:r>
          </w:p>
        </w:tc>
        <w:tc>
          <w:tcPr>
            <w:tcW w:w="1291" w:type="dxa"/>
            <w:noWrap/>
            <w:vAlign w:val="bottom"/>
            <w:hideMark/>
          </w:tcPr>
          <w:p w14:paraId="27A56CB2"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1047B026"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293D603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2.29</w:t>
            </w:r>
          </w:p>
        </w:tc>
      </w:tr>
      <w:tr w:rsidR="00DC7780" w:rsidRPr="0007256E" w14:paraId="2837794B" w14:textId="77777777" w:rsidTr="00DC7780">
        <w:trPr>
          <w:trHeight w:val="331"/>
        </w:trPr>
        <w:tc>
          <w:tcPr>
            <w:tcW w:w="1034" w:type="dxa"/>
            <w:noWrap/>
            <w:vAlign w:val="bottom"/>
            <w:hideMark/>
          </w:tcPr>
          <w:p w14:paraId="6BD30E7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1ADDE39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1429</w:t>
            </w:r>
          </w:p>
        </w:tc>
        <w:tc>
          <w:tcPr>
            <w:tcW w:w="1643" w:type="dxa"/>
            <w:noWrap/>
            <w:vAlign w:val="bottom"/>
            <w:hideMark/>
          </w:tcPr>
          <w:p w14:paraId="4D71BA5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1F06F10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85872D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243A031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6095353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5726563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0.3551</w:t>
            </w:r>
          </w:p>
        </w:tc>
        <w:tc>
          <w:tcPr>
            <w:tcW w:w="967" w:type="dxa"/>
            <w:noWrap/>
            <w:vAlign w:val="bottom"/>
            <w:hideMark/>
          </w:tcPr>
          <w:p w14:paraId="74C7604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4.55</w:t>
            </w:r>
          </w:p>
        </w:tc>
        <w:tc>
          <w:tcPr>
            <w:tcW w:w="1291" w:type="dxa"/>
            <w:noWrap/>
            <w:vAlign w:val="bottom"/>
            <w:hideMark/>
          </w:tcPr>
          <w:p w14:paraId="1FC4DF15"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5EAEDBF4"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753909BC"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34E32407" w14:textId="77777777" w:rsidTr="00DC7780">
        <w:trPr>
          <w:trHeight w:val="331"/>
        </w:trPr>
        <w:tc>
          <w:tcPr>
            <w:tcW w:w="1034" w:type="dxa"/>
            <w:noWrap/>
            <w:vAlign w:val="bottom"/>
            <w:hideMark/>
          </w:tcPr>
          <w:p w14:paraId="7334FFC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53460ED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1429</w:t>
            </w:r>
          </w:p>
        </w:tc>
        <w:tc>
          <w:tcPr>
            <w:tcW w:w="1643" w:type="dxa"/>
            <w:noWrap/>
            <w:vAlign w:val="bottom"/>
            <w:hideMark/>
          </w:tcPr>
          <w:p w14:paraId="41B5721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68E646C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5360E2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65C970B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7BF5FD0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26FA2DD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0.5746</w:t>
            </w:r>
          </w:p>
        </w:tc>
        <w:tc>
          <w:tcPr>
            <w:tcW w:w="967" w:type="dxa"/>
            <w:noWrap/>
            <w:vAlign w:val="bottom"/>
            <w:hideMark/>
          </w:tcPr>
          <w:p w14:paraId="66BCB76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6.36</w:t>
            </w:r>
          </w:p>
        </w:tc>
        <w:tc>
          <w:tcPr>
            <w:tcW w:w="1291" w:type="dxa"/>
            <w:noWrap/>
            <w:vAlign w:val="bottom"/>
            <w:hideMark/>
          </w:tcPr>
          <w:p w14:paraId="70D54D73"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42091CDA"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72A4BC92"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6B33E094" w14:textId="77777777" w:rsidTr="00DC7780">
        <w:trPr>
          <w:trHeight w:val="331"/>
        </w:trPr>
        <w:tc>
          <w:tcPr>
            <w:tcW w:w="1034" w:type="dxa"/>
            <w:noWrap/>
            <w:vAlign w:val="bottom"/>
            <w:hideMark/>
          </w:tcPr>
          <w:p w14:paraId="08E9E51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1006F80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1429</w:t>
            </w:r>
          </w:p>
        </w:tc>
        <w:tc>
          <w:tcPr>
            <w:tcW w:w="1643" w:type="dxa"/>
            <w:noWrap/>
            <w:vAlign w:val="bottom"/>
            <w:hideMark/>
          </w:tcPr>
          <w:p w14:paraId="766504D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1C78B5E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5DE839E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3102804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4800EFF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67021F4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0.5078</w:t>
            </w:r>
          </w:p>
        </w:tc>
        <w:tc>
          <w:tcPr>
            <w:tcW w:w="967" w:type="dxa"/>
            <w:noWrap/>
            <w:vAlign w:val="bottom"/>
            <w:hideMark/>
          </w:tcPr>
          <w:p w14:paraId="5776FD7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2.71</w:t>
            </w:r>
          </w:p>
        </w:tc>
        <w:tc>
          <w:tcPr>
            <w:tcW w:w="1291" w:type="dxa"/>
            <w:noWrap/>
            <w:vAlign w:val="bottom"/>
            <w:hideMark/>
          </w:tcPr>
          <w:p w14:paraId="0AE6EF84"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587F4549"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2591F36A"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46ED3886" w14:textId="77777777" w:rsidTr="00DC7780">
        <w:trPr>
          <w:trHeight w:val="331"/>
        </w:trPr>
        <w:tc>
          <w:tcPr>
            <w:tcW w:w="1034" w:type="dxa"/>
            <w:noWrap/>
            <w:vAlign w:val="bottom"/>
            <w:hideMark/>
          </w:tcPr>
          <w:p w14:paraId="403B7B0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44EAF57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1524</w:t>
            </w:r>
          </w:p>
        </w:tc>
        <w:tc>
          <w:tcPr>
            <w:tcW w:w="1643" w:type="dxa"/>
            <w:noWrap/>
            <w:vAlign w:val="bottom"/>
            <w:hideMark/>
          </w:tcPr>
          <w:p w14:paraId="04D8764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7F3D7E2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751D25C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7A40644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3537E7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4.5</w:t>
            </w:r>
          </w:p>
        </w:tc>
        <w:tc>
          <w:tcPr>
            <w:tcW w:w="967" w:type="dxa"/>
            <w:noWrap/>
            <w:vAlign w:val="bottom"/>
            <w:hideMark/>
          </w:tcPr>
          <w:p w14:paraId="0527552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0.2515</w:t>
            </w:r>
          </w:p>
        </w:tc>
        <w:tc>
          <w:tcPr>
            <w:tcW w:w="967" w:type="dxa"/>
            <w:noWrap/>
            <w:vAlign w:val="bottom"/>
            <w:hideMark/>
          </w:tcPr>
          <w:p w14:paraId="50FA7C4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10.94</w:t>
            </w:r>
          </w:p>
        </w:tc>
        <w:tc>
          <w:tcPr>
            <w:tcW w:w="1291" w:type="dxa"/>
            <w:noWrap/>
            <w:vAlign w:val="bottom"/>
            <w:hideMark/>
          </w:tcPr>
          <w:p w14:paraId="347F8C9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1.02</w:t>
            </w:r>
          </w:p>
        </w:tc>
        <w:tc>
          <w:tcPr>
            <w:tcW w:w="1105" w:type="dxa"/>
            <w:noWrap/>
            <w:vAlign w:val="bottom"/>
            <w:hideMark/>
          </w:tcPr>
          <w:p w14:paraId="1C411E93"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093EBD34"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0E301AFE" w14:textId="77777777" w:rsidTr="00DC7780">
        <w:trPr>
          <w:trHeight w:val="331"/>
        </w:trPr>
        <w:tc>
          <w:tcPr>
            <w:tcW w:w="1034" w:type="dxa"/>
            <w:noWrap/>
            <w:vAlign w:val="bottom"/>
            <w:hideMark/>
          </w:tcPr>
          <w:p w14:paraId="159E553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763794A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1524</w:t>
            </w:r>
          </w:p>
        </w:tc>
        <w:tc>
          <w:tcPr>
            <w:tcW w:w="1643" w:type="dxa"/>
            <w:noWrap/>
            <w:vAlign w:val="bottom"/>
            <w:hideMark/>
          </w:tcPr>
          <w:p w14:paraId="4D4E2ED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4B68EC0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1333287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2CA48DB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3FDC69B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05D03D9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0.2313</w:t>
            </w:r>
          </w:p>
        </w:tc>
        <w:tc>
          <w:tcPr>
            <w:tcW w:w="967" w:type="dxa"/>
            <w:noWrap/>
            <w:vAlign w:val="bottom"/>
            <w:hideMark/>
          </w:tcPr>
          <w:p w14:paraId="20D8895A"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291" w:type="dxa"/>
            <w:noWrap/>
            <w:vAlign w:val="bottom"/>
            <w:hideMark/>
          </w:tcPr>
          <w:p w14:paraId="2E1A08F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w:t>
            </w:r>
          </w:p>
        </w:tc>
        <w:tc>
          <w:tcPr>
            <w:tcW w:w="1105" w:type="dxa"/>
            <w:noWrap/>
            <w:vAlign w:val="bottom"/>
            <w:hideMark/>
          </w:tcPr>
          <w:p w14:paraId="37D64884"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32A8BB8F"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5CF140FA" w14:textId="77777777" w:rsidTr="00DC7780">
        <w:trPr>
          <w:trHeight w:val="331"/>
        </w:trPr>
        <w:tc>
          <w:tcPr>
            <w:tcW w:w="1034" w:type="dxa"/>
            <w:noWrap/>
            <w:vAlign w:val="bottom"/>
            <w:hideMark/>
          </w:tcPr>
          <w:p w14:paraId="6688450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14CD3E0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1524</w:t>
            </w:r>
          </w:p>
        </w:tc>
        <w:tc>
          <w:tcPr>
            <w:tcW w:w="1643" w:type="dxa"/>
            <w:noWrap/>
            <w:vAlign w:val="bottom"/>
            <w:hideMark/>
          </w:tcPr>
          <w:p w14:paraId="20D1E25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2EE431B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3540FB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4AEC08A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5C15678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3C30B97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0.326</w:t>
            </w:r>
          </w:p>
        </w:tc>
        <w:tc>
          <w:tcPr>
            <w:tcW w:w="967" w:type="dxa"/>
            <w:noWrap/>
            <w:vAlign w:val="bottom"/>
            <w:hideMark/>
          </w:tcPr>
          <w:p w14:paraId="3448293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16.18</w:t>
            </w:r>
          </w:p>
        </w:tc>
        <w:tc>
          <w:tcPr>
            <w:tcW w:w="1291" w:type="dxa"/>
            <w:noWrap/>
            <w:vAlign w:val="bottom"/>
            <w:hideMark/>
          </w:tcPr>
          <w:p w14:paraId="4F6280D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w:t>
            </w:r>
          </w:p>
        </w:tc>
        <w:tc>
          <w:tcPr>
            <w:tcW w:w="1105" w:type="dxa"/>
            <w:noWrap/>
            <w:vAlign w:val="bottom"/>
            <w:hideMark/>
          </w:tcPr>
          <w:p w14:paraId="10F5B218"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3CBDEB1B"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47A97D89" w14:textId="77777777" w:rsidTr="00DC7780">
        <w:trPr>
          <w:trHeight w:val="331"/>
        </w:trPr>
        <w:tc>
          <w:tcPr>
            <w:tcW w:w="1034" w:type="dxa"/>
            <w:noWrap/>
            <w:vAlign w:val="bottom"/>
            <w:hideMark/>
          </w:tcPr>
          <w:p w14:paraId="2E568C5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4951BC9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1587</w:t>
            </w:r>
          </w:p>
        </w:tc>
        <w:tc>
          <w:tcPr>
            <w:tcW w:w="1643" w:type="dxa"/>
            <w:noWrap/>
            <w:vAlign w:val="bottom"/>
            <w:hideMark/>
          </w:tcPr>
          <w:p w14:paraId="5FBBE8E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46E2EB2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A639C4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2A6ED4E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78E9EFC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41A104B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0.408</w:t>
            </w:r>
          </w:p>
        </w:tc>
        <w:tc>
          <w:tcPr>
            <w:tcW w:w="967" w:type="dxa"/>
            <w:shd w:val="clear" w:color="auto" w:fill="F6C5AC" w:themeFill="accent2" w:themeFillTint="66"/>
            <w:noWrap/>
            <w:vAlign w:val="bottom"/>
            <w:hideMark/>
          </w:tcPr>
          <w:p w14:paraId="593F466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27.8</w:t>
            </w:r>
          </w:p>
        </w:tc>
        <w:tc>
          <w:tcPr>
            <w:tcW w:w="1291" w:type="dxa"/>
            <w:noWrap/>
            <w:vAlign w:val="bottom"/>
            <w:hideMark/>
          </w:tcPr>
          <w:p w14:paraId="6B7DFB9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1.75</w:t>
            </w:r>
          </w:p>
        </w:tc>
        <w:tc>
          <w:tcPr>
            <w:tcW w:w="1105" w:type="dxa"/>
            <w:noWrap/>
            <w:vAlign w:val="bottom"/>
            <w:hideMark/>
          </w:tcPr>
          <w:p w14:paraId="5B2AE0CC"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16FECA7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w:t>
            </w:r>
          </w:p>
        </w:tc>
      </w:tr>
      <w:tr w:rsidR="00DC7780" w:rsidRPr="0007256E" w14:paraId="587DD744" w14:textId="77777777" w:rsidTr="00DC7780">
        <w:trPr>
          <w:trHeight w:val="331"/>
        </w:trPr>
        <w:tc>
          <w:tcPr>
            <w:tcW w:w="1034" w:type="dxa"/>
            <w:noWrap/>
            <w:vAlign w:val="bottom"/>
            <w:hideMark/>
          </w:tcPr>
          <w:p w14:paraId="4C41CFD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13CFCB4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1587</w:t>
            </w:r>
          </w:p>
        </w:tc>
        <w:tc>
          <w:tcPr>
            <w:tcW w:w="1643" w:type="dxa"/>
            <w:noWrap/>
            <w:vAlign w:val="bottom"/>
            <w:hideMark/>
          </w:tcPr>
          <w:p w14:paraId="25B6C1B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6F31FED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C0A5FE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650D62F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4D99FC3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276E829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0.4277</w:t>
            </w:r>
          </w:p>
        </w:tc>
        <w:tc>
          <w:tcPr>
            <w:tcW w:w="967" w:type="dxa"/>
            <w:noWrap/>
            <w:vAlign w:val="bottom"/>
            <w:hideMark/>
          </w:tcPr>
          <w:p w14:paraId="5594607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13.98</w:t>
            </w:r>
          </w:p>
        </w:tc>
        <w:tc>
          <w:tcPr>
            <w:tcW w:w="1291" w:type="dxa"/>
            <w:noWrap/>
            <w:vAlign w:val="bottom"/>
            <w:hideMark/>
          </w:tcPr>
          <w:p w14:paraId="3845F3B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0.77</w:t>
            </w:r>
          </w:p>
        </w:tc>
        <w:tc>
          <w:tcPr>
            <w:tcW w:w="1105" w:type="dxa"/>
            <w:noWrap/>
            <w:vAlign w:val="bottom"/>
            <w:hideMark/>
          </w:tcPr>
          <w:p w14:paraId="6EA2E986"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7AE5AF2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w:t>
            </w:r>
          </w:p>
        </w:tc>
      </w:tr>
      <w:tr w:rsidR="00DC7780" w:rsidRPr="0007256E" w14:paraId="1DB014E3" w14:textId="77777777" w:rsidTr="00DC7780">
        <w:trPr>
          <w:trHeight w:val="331"/>
        </w:trPr>
        <w:tc>
          <w:tcPr>
            <w:tcW w:w="1034" w:type="dxa"/>
            <w:noWrap/>
            <w:vAlign w:val="bottom"/>
            <w:hideMark/>
          </w:tcPr>
          <w:p w14:paraId="6EB8330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B8A7FE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1587</w:t>
            </w:r>
          </w:p>
        </w:tc>
        <w:tc>
          <w:tcPr>
            <w:tcW w:w="1643" w:type="dxa"/>
            <w:noWrap/>
            <w:vAlign w:val="bottom"/>
            <w:hideMark/>
          </w:tcPr>
          <w:p w14:paraId="7B591A5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2453F3D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43BD509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50C9D5D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6A1DBE9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1226BCF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0.195</w:t>
            </w:r>
          </w:p>
        </w:tc>
        <w:tc>
          <w:tcPr>
            <w:tcW w:w="967" w:type="dxa"/>
            <w:shd w:val="clear" w:color="auto" w:fill="F6C5AC" w:themeFill="accent2" w:themeFillTint="66"/>
            <w:noWrap/>
            <w:vAlign w:val="bottom"/>
            <w:hideMark/>
          </w:tcPr>
          <w:p w14:paraId="732C3C7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43.91</w:t>
            </w:r>
          </w:p>
        </w:tc>
        <w:tc>
          <w:tcPr>
            <w:tcW w:w="1291" w:type="dxa"/>
            <w:noWrap/>
            <w:vAlign w:val="bottom"/>
            <w:hideMark/>
          </w:tcPr>
          <w:p w14:paraId="0317F72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1.67</w:t>
            </w:r>
          </w:p>
        </w:tc>
        <w:tc>
          <w:tcPr>
            <w:tcW w:w="1105" w:type="dxa"/>
            <w:noWrap/>
            <w:vAlign w:val="bottom"/>
            <w:hideMark/>
          </w:tcPr>
          <w:p w14:paraId="497036F4"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70F90E8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13.1</w:t>
            </w:r>
          </w:p>
        </w:tc>
      </w:tr>
      <w:tr w:rsidR="00DC7780" w:rsidRPr="0007256E" w14:paraId="0653B36F" w14:textId="77777777" w:rsidTr="00DC7780">
        <w:trPr>
          <w:trHeight w:val="331"/>
        </w:trPr>
        <w:tc>
          <w:tcPr>
            <w:tcW w:w="1034" w:type="dxa"/>
            <w:noWrap/>
            <w:vAlign w:val="bottom"/>
            <w:hideMark/>
          </w:tcPr>
          <w:p w14:paraId="071DFDE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4A1DAD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1712</w:t>
            </w:r>
          </w:p>
        </w:tc>
        <w:tc>
          <w:tcPr>
            <w:tcW w:w="1643" w:type="dxa"/>
            <w:noWrap/>
            <w:vAlign w:val="bottom"/>
            <w:hideMark/>
          </w:tcPr>
          <w:p w14:paraId="70560B4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2FFA949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3B22D50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4253FAB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2AC4F6C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613CC72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0.109</w:t>
            </w:r>
          </w:p>
        </w:tc>
        <w:tc>
          <w:tcPr>
            <w:tcW w:w="967" w:type="dxa"/>
            <w:noWrap/>
            <w:vAlign w:val="bottom"/>
            <w:hideMark/>
          </w:tcPr>
          <w:p w14:paraId="73B1E5B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1.34</w:t>
            </w:r>
          </w:p>
        </w:tc>
        <w:tc>
          <w:tcPr>
            <w:tcW w:w="1291" w:type="dxa"/>
            <w:noWrap/>
            <w:vAlign w:val="bottom"/>
            <w:hideMark/>
          </w:tcPr>
          <w:p w14:paraId="0AC735B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0.35</w:t>
            </w:r>
          </w:p>
        </w:tc>
        <w:tc>
          <w:tcPr>
            <w:tcW w:w="1105" w:type="dxa"/>
            <w:noWrap/>
            <w:vAlign w:val="bottom"/>
            <w:hideMark/>
          </w:tcPr>
          <w:p w14:paraId="17646DD9"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02D6D27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0.74</w:t>
            </w:r>
          </w:p>
        </w:tc>
      </w:tr>
      <w:tr w:rsidR="00DC7780" w:rsidRPr="0007256E" w14:paraId="0806E7D0" w14:textId="77777777" w:rsidTr="00DC7780">
        <w:trPr>
          <w:trHeight w:val="331"/>
        </w:trPr>
        <w:tc>
          <w:tcPr>
            <w:tcW w:w="1034" w:type="dxa"/>
            <w:noWrap/>
            <w:vAlign w:val="bottom"/>
            <w:hideMark/>
          </w:tcPr>
          <w:p w14:paraId="54176B4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17AD42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1712</w:t>
            </w:r>
          </w:p>
        </w:tc>
        <w:tc>
          <w:tcPr>
            <w:tcW w:w="1643" w:type="dxa"/>
            <w:noWrap/>
            <w:vAlign w:val="bottom"/>
            <w:hideMark/>
          </w:tcPr>
          <w:p w14:paraId="002AE20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082DB69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5CC220A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E6BD3E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29ACC0F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6372EC1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0.1333</w:t>
            </w:r>
          </w:p>
        </w:tc>
        <w:tc>
          <w:tcPr>
            <w:tcW w:w="967" w:type="dxa"/>
            <w:noWrap/>
            <w:vAlign w:val="bottom"/>
            <w:hideMark/>
          </w:tcPr>
          <w:p w14:paraId="4AD70E1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1.18</w:t>
            </w:r>
          </w:p>
        </w:tc>
        <w:tc>
          <w:tcPr>
            <w:tcW w:w="1291" w:type="dxa"/>
            <w:noWrap/>
            <w:vAlign w:val="bottom"/>
            <w:hideMark/>
          </w:tcPr>
          <w:p w14:paraId="3744278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0.88</w:t>
            </w:r>
          </w:p>
        </w:tc>
        <w:tc>
          <w:tcPr>
            <w:tcW w:w="1105" w:type="dxa"/>
            <w:noWrap/>
            <w:vAlign w:val="bottom"/>
            <w:hideMark/>
          </w:tcPr>
          <w:p w14:paraId="4CAD2F1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0.01</w:t>
            </w:r>
          </w:p>
        </w:tc>
        <w:tc>
          <w:tcPr>
            <w:tcW w:w="967" w:type="dxa"/>
            <w:noWrap/>
            <w:vAlign w:val="bottom"/>
            <w:hideMark/>
          </w:tcPr>
          <w:p w14:paraId="2AF4AFB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3.03</w:t>
            </w:r>
          </w:p>
        </w:tc>
      </w:tr>
      <w:tr w:rsidR="00DC7780" w:rsidRPr="0007256E" w14:paraId="2CF057DF" w14:textId="77777777" w:rsidTr="00DC7780">
        <w:trPr>
          <w:trHeight w:val="331"/>
        </w:trPr>
        <w:tc>
          <w:tcPr>
            <w:tcW w:w="1034" w:type="dxa"/>
            <w:noWrap/>
            <w:vAlign w:val="bottom"/>
            <w:hideMark/>
          </w:tcPr>
          <w:p w14:paraId="0BF7DD9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3EFCF18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1712</w:t>
            </w:r>
          </w:p>
        </w:tc>
        <w:tc>
          <w:tcPr>
            <w:tcW w:w="1643" w:type="dxa"/>
            <w:noWrap/>
            <w:vAlign w:val="bottom"/>
            <w:hideMark/>
          </w:tcPr>
          <w:p w14:paraId="08CB863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02E7C2B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1025DA2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72F8ED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687E28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760A9B7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0.1653</w:t>
            </w:r>
          </w:p>
        </w:tc>
        <w:tc>
          <w:tcPr>
            <w:tcW w:w="967" w:type="dxa"/>
            <w:noWrap/>
            <w:vAlign w:val="bottom"/>
            <w:hideMark/>
          </w:tcPr>
          <w:p w14:paraId="0FFA8A6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w:t>
            </w:r>
          </w:p>
        </w:tc>
        <w:tc>
          <w:tcPr>
            <w:tcW w:w="1291" w:type="dxa"/>
            <w:noWrap/>
            <w:vAlign w:val="bottom"/>
            <w:hideMark/>
          </w:tcPr>
          <w:p w14:paraId="199B91F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w:t>
            </w:r>
          </w:p>
        </w:tc>
        <w:tc>
          <w:tcPr>
            <w:tcW w:w="1105" w:type="dxa"/>
            <w:noWrap/>
            <w:vAlign w:val="bottom"/>
            <w:hideMark/>
          </w:tcPr>
          <w:p w14:paraId="003B8BB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c>
          <w:tcPr>
            <w:tcW w:w="967" w:type="dxa"/>
            <w:noWrap/>
            <w:vAlign w:val="bottom"/>
            <w:hideMark/>
          </w:tcPr>
          <w:p w14:paraId="076AF2C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5.37</w:t>
            </w:r>
          </w:p>
        </w:tc>
      </w:tr>
      <w:tr w:rsidR="00DC7780" w:rsidRPr="0007256E" w14:paraId="3CA535F5" w14:textId="77777777" w:rsidTr="00DC7780">
        <w:trPr>
          <w:trHeight w:val="331"/>
        </w:trPr>
        <w:tc>
          <w:tcPr>
            <w:tcW w:w="1034" w:type="dxa"/>
            <w:noWrap/>
            <w:vAlign w:val="bottom"/>
            <w:hideMark/>
          </w:tcPr>
          <w:p w14:paraId="1B67C1D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7685579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1714</w:t>
            </w:r>
          </w:p>
        </w:tc>
        <w:tc>
          <w:tcPr>
            <w:tcW w:w="1643" w:type="dxa"/>
            <w:noWrap/>
            <w:vAlign w:val="bottom"/>
            <w:hideMark/>
          </w:tcPr>
          <w:p w14:paraId="747F5B8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54E6DD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37B9213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543B269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7C45891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12A8FD5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0.1954</w:t>
            </w:r>
          </w:p>
        </w:tc>
        <w:tc>
          <w:tcPr>
            <w:tcW w:w="967" w:type="dxa"/>
            <w:noWrap/>
            <w:vAlign w:val="bottom"/>
            <w:hideMark/>
          </w:tcPr>
          <w:p w14:paraId="780BBF1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16.63</w:t>
            </w:r>
          </w:p>
        </w:tc>
        <w:tc>
          <w:tcPr>
            <w:tcW w:w="1291" w:type="dxa"/>
            <w:noWrap/>
            <w:vAlign w:val="bottom"/>
            <w:hideMark/>
          </w:tcPr>
          <w:p w14:paraId="75AF5A1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0.38</w:t>
            </w:r>
          </w:p>
        </w:tc>
        <w:tc>
          <w:tcPr>
            <w:tcW w:w="1105" w:type="dxa"/>
            <w:noWrap/>
            <w:vAlign w:val="bottom"/>
            <w:hideMark/>
          </w:tcPr>
          <w:p w14:paraId="63209BD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w:t>
            </w:r>
          </w:p>
        </w:tc>
        <w:tc>
          <w:tcPr>
            <w:tcW w:w="967" w:type="dxa"/>
            <w:noWrap/>
            <w:vAlign w:val="bottom"/>
            <w:hideMark/>
          </w:tcPr>
          <w:p w14:paraId="750785CE"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61766026" w14:textId="77777777" w:rsidTr="00DC7780">
        <w:trPr>
          <w:trHeight w:val="331"/>
        </w:trPr>
        <w:tc>
          <w:tcPr>
            <w:tcW w:w="1034" w:type="dxa"/>
            <w:noWrap/>
            <w:vAlign w:val="bottom"/>
            <w:hideMark/>
          </w:tcPr>
          <w:p w14:paraId="2913D71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lastRenderedPageBreak/>
              <w:t>CRC</w:t>
            </w:r>
          </w:p>
        </w:tc>
        <w:tc>
          <w:tcPr>
            <w:tcW w:w="1322" w:type="dxa"/>
            <w:noWrap/>
            <w:vAlign w:val="bottom"/>
            <w:hideMark/>
          </w:tcPr>
          <w:p w14:paraId="792F541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1714</w:t>
            </w:r>
          </w:p>
        </w:tc>
        <w:tc>
          <w:tcPr>
            <w:tcW w:w="1643" w:type="dxa"/>
            <w:noWrap/>
            <w:vAlign w:val="bottom"/>
            <w:hideMark/>
          </w:tcPr>
          <w:p w14:paraId="27B9BBD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1B67031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59EE4BB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25DC8F5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972E15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673C2C1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0.1587</w:t>
            </w:r>
          </w:p>
        </w:tc>
        <w:tc>
          <w:tcPr>
            <w:tcW w:w="967" w:type="dxa"/>
            <w:noWrap/>
            <w:vAlign w:val="bottom"/>
            <w:hideMark/>
          </w:tcPr>
          <w:p w14:paraId="0A75160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0.72</w:t>
            </w:r>
          </w:p>
        </w:tc>
        <w:tc>
          <w:tcPr>
            <w:tcW w:w="1291" w:type="dxa"/>
            <w:noWrap/>
            <w:vAlign w:val="bottom"/>
            <w:hideMark/>
          </w:tcPr>
          <w:p w14:paraId="48DAB49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0.31</w:t>
            </w:r>
          </w:p>
        </w:tc>
        <w:tc>
          <w:tcPr>
            <w:tcW w:w="1105" w:type="dxa"/>
            <w:noWrap/>
            <w:vAlign w:val="bottom"/>
            <w:hideMark/>
          </w:tcPr>
          <w:p w14:paraId="094E67C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0.06</w:t>
            </w:r>
          </w:p>
        </w:tc>
        <w:tc>
          <w:tcPr>
            <w:tcW w:w="967" w:type="dxa"/>
            <w:noWrap/>
            <w:vAlign w:val="bottom"/>
            <w:hideMark/>
          </w:tcPr>
          <w:p w14:paraId="1FF05194"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7682B4EE" w14:textId="77777777" w:rsidTr="00DC7780">
        <w:trPr>
          <w:trHeight w:val="331"/>
        </w:trPr>
        <w:tc>
          <w:tcPr>
            <w:tcW w:w="1034" w:type="dxa"/>
            <w:noWrap/>
            <w:vAlign w:val="bottom"/>
            <w:hideMark/>
          </w:tcPr>
          <w:p w14:paraId="1553734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3D7A9D6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1714</w:t>
            </w:r>
          </w:p>
        </w:tc>
        <w:tc>
          <w:tcPr>
            <w:tcW w:w="1643" w:type="dxa"/>
            <w:noWrap/>
            <w:vAlign w:val="bottom"/>
            <w:hideMark/>
          </w:tcPr>
          <w:p w14:paraId="23F6134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324E328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7CF4630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4688713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7B6C2B1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7FBED31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0.2127</w:t>
            </w:r>
          </w:p>
        </w:tc>
        <w:tc>
          <w:tcPr>
            <w:tcW w:w="967" w:type="dxa"/>
            <w:noWrap/>
            <w:vAlign w:val="bottom"/>
            <w:hideMark/>
          </w:tcPr>
          <w:p w14:paraId="56B53E9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2.1</w:t>
            </w:r>
          </w:p>
        </w:tc>
        <w:tc>
          <w:tcPr>
            <w:tcW w:w="1291" w:type="dxa"/>
            <w:noWrap/>
            <w:vAlign w:val="bottom"/>
            <w:hideMark/>
          </w:tcPr>
          <w:p w14:paraId="022E54D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3.17</w:t>
            </w:r>
          </w:p>
        </w:tc>
        <w:tc>
          <w:tcPr>
            <w:tcW w:w="1105" w:type="dxa"/>
            <w:shd w:val="clear" w:color="000000" w:fill="FBE2D5"/>
            <w:noWrap/>
            <w:vAlign w:val="bottom"/>
            <w:hideMark/>
          </w:tcPr>
          <w:p w14:paraId="4678670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w:t>
            </w:r>
          </w:p>
        </w:tc>
        <w:tc>
          <w:tcPr>
            <w:tcW w:w="967" w:type="dxa"/>
            <w:noWrap/>
            <w:vAlign w:val="bottom"/>
            <w:hideMark/>
          </w:tcPr>
          <w:p w14:paraId="1414A17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18.65</w:t>
            </w:r>
          </w:p>
        </w:tc>
      </w:tr>
      <w:tr w:rsidR="00DC7780" w:rsidRPr="0007256E" w14:paraId="0262B011" w14:textId="77777777" w:rsidTr="00DC7780">
        <w:trPr>
          <w:trHeight w:val="331"/>
        </w:trPr>
        <w:tc>
          <w:tcPr>
            <w:tcW w:w="1034" w:type="dxa"/>
            <w:noWrap/>
            <w:vAlign w:val="bottom"/>
            <w:hideMark/>
          </w:tcPr>
          <w:p w14:paraId="0F640DD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0C73C2D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1724</w:t>
            </w:r>
          </w:p>
        </w:tc>
        <w:tc>
          <w:tcPr>
            <w:tcW w:w="1643" w:type="dxa"/>
            <w:noWrap/>
            <w:vAlign w:val="bottom"/>
            <w:hideMark/>
          </w:tcPr>
          <w:p w14:paraId="5007058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386CE2B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44416C6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CE9806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44F0552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52FF693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0.1896</w:t>
            </w:r>
          </w:p>
        </w:tc>
        <w:tc>
          <w:tcPr>
            <w:tcW w:w="967" w:type="dxa"/>
            <w:noWrap/>
            <w:vAlign w:val="bottom"/>
            <w:hideMark/>
          </w:tcPr>
          <w:p w14:paraId="2B738D9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w:t>
            </w:r>
          </w:p>
        </w:tc>
        <w:tc>
          <w:tcPr>
            <w:tcW w:w="1291" w:type="dxa"/>
            <w:noWrap/>
            <w:vAlign w:val="bottom"/>
            <w:hideMark/>
          </w:tcPr>
          <w:p w14:paraId="0B0AA47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0.31</w:t>
            </w:r>
          </w:p>
        </w:tc>
        <w:tc>
          <w:tcPr>
            <w:tcW w:w="1105" w:type="dxa"/>
            <w:noWrap/>
            <w:vAlign w:val="bottom"/>
            <w:hideMark/>
          </w:tcPr>
          <w:p w14:paraId="3253D97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w:t>
            </w:r>
          </w:p>
        </w:tc>
        <w:tc>
          <w:tcPr>
            <w:tcW w:w="967" w:type="dxa"/>
            <w:noWrap/>
            <w:vAlign w:val="bottom"/>
            <w:hideMark/>
          </w:tcPr>
          <w:p w14:paraId="55CBB16E"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7B074BE0" w14:textId="77777777" w:rsidTr="00DC7780">
        <w:trPr>
          <w:trHeight w:val="331"/>
        </w:trPr>
        <w:tc>
          <w:tcPr>
            <w:tcW w:w="1034" w:type="dxa"/>
            <w:noWrap/>
            <w:vAlign w:val="bottom"/>
            <w:hideMark/>
          </w:tcPr>
          <w:p w14:paraId="1F092D4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3E19EF7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1724</w:t>
            </w:r>
          </w:p>
        </w:tc>
        <w:tc>
          <w:tcPr>
            <w:tcW w:w="1643" w:type="dxa"/>
            <w:noWrap/>
            <w:vAlign w:val="bottom"/>
            <w:hideMark/>
          </w:tcPr>
          <w:p w14:paraId="04051C8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532313A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3B677A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0A1987D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07DA0E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3E923DD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0.1623</w:t>
            </w:r>
          </w:p>
        </w:tc>
        <w:tc>
          <w:tcPr>
            <w:tcW w:w="967" w:type="dxa"/>
            <w:noWrap/>
            <w:vAlign w:val="bottom"/>
            <w:hideMark/>
          </w:tcPr>
          <w:p w14:paraId="0B5B5A5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w:t>
            </w:r>
          </w:p>
        </w:tc>
        <w:tc>
          <w:tcPr>
            <w:tcW w:w="1291" w:type="dxa"/>
            <w:noWrap/>
            <w:vAlign w:val="bottom"/>
            <w:hideMark/>
          </w:tcPr>
          <w:p w14:paraId="4AA591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0.47</w:t>
            </w:r>
          </w:p>
        </w:tc>
        <w:tc>
          <w:tcPr>
            <w:tcW w:w="1105" w:type="dxa"/>
            <w:noWrap/>
            <w:vAlign w:val="bottom"/>
            <w:hideMark/>
          </w:tcPr>
          <w:p w14:paraId="4CC7CF1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w:t>
            </w:r>
          </w:p>
        </w:tc>
        <w:tc>
          <w:tcPr>
            <w:tcW w:w="967" w:type="dxa"/>
            <w:noWrap/>
            <w:vAlign w:val="bottom"/>
            <w:hideMark/>
          </w:tcPr>
          <w:p w14:paraId="285FB74A"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73805419" w14:textId="77777777" w:rsidTr="00DC7780">
        <w:trPr>
          <w:trHeight w:val="331"/>
        </w:trPr>
        <w:tc>
          <w:tcPr>
            <w:tcW w:w="1034" w:type="dxa"/>
            <w:noWrap/>
            <w:vAlign w:val="bottom"/>
            <w:hideMark/>
          </w:tcPr>
          <w:p w14:paraId="61F6C0D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5250EAA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1724</w:t>
            </w:r>
          </w:p>
        </w:tc>
        <w:tc>
          <w:tcPr>
            <w:tcW w:w="1643" w:type="dxa"/>
            <w:noWrap/>
            <w:vAlign w:val="bottom"/>
            <w:hideMark/>
          </w:tcPr>
          <w:p w14:paraId="054797E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269B8DC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389BC83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4B5DB30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64AA492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73C5DBD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0.2099</w:t>
            </w:r>
          </w:p>
        </w:tc>
        <w:tc>
          <w:tcPr>
            <w:tcW w:w="967" w:type="dxa"/>
            <w:noWrap/>
            <w:vAlign w:val="bottom"/>
            <w:hideMark/>
          </w:tcPr>
          <w:p w14:paraId="088FFCE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w:t>
            </w:r>
          </w:p>
        </w:tc>
        <w:tc>
          <w:tcPr>
            <w:tcW w:w="1291" w:type="dxa"/>
            <w:noWrap/>
            <w:vAlign w:val="bottom"/>
            <w:hideMark/>
          </w:tcPr>
          <w:p w14:paraId="16E536E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0.39</w:t>
            </w:r>
          </w:p>
        </w:tc>
        <w:tc>
          <w:tcPr>
            <w:tcW w:w="1105" w:type="dxa"/>
            <w:noWrap/>
            <w:vAlign w:val="bottom"/>
            <w:hideMark/>
          </w:tcPr>
          <w:p w14:paraId="72781CB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0.05</w:t>
            </w:r>
          </w:p>
        </w:tc>
        <w:tc>
          <w:tcPr>
            <w:tcW w:w="967" w:type="dxa"/>
            <w:noWrap/>
            <w:vAlign w:val="bottom"/>
            <w:hideMark/>
          </w:tcPr>
          <w:p w14:paraId="04F2D92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w:t>
            </w:r>
          </w:p>
        </w:tc>
      </w:tr>
      <w:tr w:rsidR="00DC7780" w:rsidRPr="0007256E" w14:paraId="78E680C3" w14:textId="77777777" w:rsidTr="00DC7780">
        <w:trPr>
          <w:trHeight w:val="331"/>
        </w:trPr>
        <w:tc>
          <w:tcPr>
            <w:tcW w:w="1034" w:type="dxa"/>
            <w:noWrap/>
            <w:vAlign w:val="bottom"/>
            <w:hideMark/>
          </w:tcPr>
          <w:p w14:paraId="1D273B1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0513C74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1727</w:t>
            </w:r>
          </w:p>
        </w:tc>
        <w:tc>
          <w:tcPr>
            <w:tcW w:w="1643" w:type="dxa"/>
            <w:noWrap/>
            <w:vAlign w:val="bottom"/>
            <w:hideMark/>
          </w:tcPr>
          <w:p w14:paraId="62D1301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0E2F6DE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4C98E91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21325EC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246B198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3BBF98C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0.2078</w:t>
            </w:r>
          </w:p>
        </w:tc>
        <w:tc>
          <w:tcPr>
            <w:tcW w:w="967" w:type="dxa"/>
            <w:noWrap/>
            <w:vAlign w:val="bottom"/>
            <w:hideMark/>
          </w:tcPr>
          <w:p w14:paraId="4054D55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0.42</w:t>
            </w:r>
          </w:p>
        </w:tc>
        <w:tc>
          <w:tcPr>
            <w:tcW w:w="1291" w:type="dxa"/>
            <w:noWrap/>
            <w:vAlign w:val="bottom"/>
            <w:hideMark/>
          </w:tcPr>
          <w:p w14:paraId="118A778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w:t>
            </w:r>
          </w:p>
        </w:tc>
        <w:tc>
          <w:tcPr>
            <w:tcW w:w="1105" w:type="dxa"/>
            <w:noWrap/>
            <w:vAlign w:val="bottom"/>
            <w:hideMark/>
          </w:tcPr>
          <w:p w14:paraId="0817491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0.43</w:t>
            </w:r>
          </w:p>
        </w:tc>
        <w:tc>
          <w:tcPr>
            <w:tcW w:w="967" w:type="dxa"/>
            <w:noWrap/>
            <w:vAlign w:val="bottom"/>
            <w:hideMark/>
          </w:tcPr>
          <w:p w14:paraId="005C885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4.8</w:t>
            </w:r>
          </w:p>
        </w:tc>
      </w:tr>
      <w:tr w:rsidR="00DC7780" w:rsidRPr="0007256E" w14:paraId="0E4C1891" w14:textId="77777777" w:rsidTr="00DC7780">
        <w:trPr>
          <w:trHeight w:val="331"/>
        </w:trPr>
        <w:tc>
          <w:tcPr>
            <w:tcW w:w="1034" w:type="dxa"/>
            <w:noWrap/>
            <w:vAlign w:val="bottom"/>
            <w:hideMark/>
          </w:tcPr>
          <w:p w14:paraId="3DE6A3E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542B1F7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1727</w:t>
            </w:r>
          </w:p>
        </w:tc>
        <w:tc>
          <w:tcPr>
            <w:tcW w:w="1643" w:type="dxa"/>
            <w:noWrap/>
            <w:vAlign w:val="bottom"/>
            <w:hideMark/>
          </w:tcPr>
          <w:p w14:paraId="156257A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78C918C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55C7665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DAE540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03DB49E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0EAEA17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0.1365</w:t>
            </w:r>
          </w:p>
        </w:tc>
        <w:tc>
          <w:tcPr>
            <w:tcW w:w="967" w:type="dxa"/>
            <w:noWrap/>
            <w:vAlign w:val="bottom"/>
            <w:hideMark/>
          </w:tcPr>
          <w:p w14:paraId="5C764DA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0.52</w:t>
            </w:r>
          </w:p>
        </w:tc>
        <w:tc>
          <w:tcPr>
            <w:tcW w:w="1291" w:type="dxa"/>
            <w:noWrap/>
            <w:vAlign w:val="bottom"/>
            <w:hideMark/>
          </w:tcPr>
          <w:p w14:paraId="418E6C5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1.53</w:t>
            </w:r>
          </w:p>
        </w:tc>
        <w:tc>
          <w:tcPr>
            <w:tcW w:w="1105" w:type="dxa"/>
            <w:noWrap/>
            <w:vAlign w:val="bottom"/>
            <w:hideMark/>
          </w:tcPr>
          <w:p w14:paraId="0FE0246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0.26</w:t>
            </w:r>
          </w:p>
        </w:tc>
        <w:tc>
          <w:tcPr>
            <w:tcW w:w="967" w:type="dxa"/>
            <w:noWrap/>
            <w:vAlign w:val="bottom"/>
            <w:hideMark/>
          </w:tcPr>
          <w:p w14:paraId="24E207A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1.11</w:t>
            </w:r>
          </w:p>
        </w:tc>
      </w:tr>
      <w:tr w:rsidR="00DC7780" w:rsidRPr="0007256E" w14:paraId="0FAC15F2" w14:textId="77777777" w:rsidTr="00DC7780">
        <w:trPr>
          <w:trHeight w:val="331"/>
        </w:trPr>
        <w:tc>
          <w:tcPr>
            <w:tcW w:w="1034" w:type="dxa"/>
            <w:noWrap/>
            <w:vAlign w:val="bottom"/>
            <w:hideMark/>
          </w:tcPr>
          <w:p w14:paraId="18571B1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60B60AF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1727</w:t>
            </w:r>
          </w:p>
        </w:tc>
        <w:tc>
          <w:tcPr>
            <w:tcW w:w="1643" w:type="dxa"/>
            <w:noWrap/>
            <w:vAlign w:val="bottom"/>
            <w:hideMark/>
          </w:tcPr>
          <w:p w14:paraId="42D014A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43B6145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3B37A2E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60723CF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19995B3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2B4C5EF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0.1483</w:t>
            </w:r>
          </w:p>
        </w:tc>
        <w:tc>
          <w:tcPr>
            <w:tcW w:w="967" w:type="dxa"/>
            <w:noWrap/>
            <w:vAlign w:val="bottom"/>
            <w:hideMark/>
          </w:tcPr>
          <w:p w14:paraId="2BE4D0E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1.52</w:t>
            </w:r>
          </w:p>
        </w:tc>
        <w:tc>
          <w:tcPr>
            <w:tcW w:w="1291" w:type="dxa"/>
            <w:noWrap/>
            <w:vAlign w:val="bottom"/>
            <w:hideMark/>
          </w:tcPr>
          <w:p w14:paraId="042DE75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2.08</w:t>
            </w:r>
          </w:p>
        </w:tc>
        <w:tc>
          <w:tcPr>
            <w:tcW w:w="1105" w:type="dxa"/>
            <w:noWrap/>
            <w:vAlign w:val="bottom"/>
            <w:hideMark/>
          </w:tcPr>
          <w:p w14:paraId="701180E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w:t>
            </w:r>
          </w:p>
        </w:tc>
        <w:tc>
          <w:tcPr>
            <w:tcW w:w="967" w:type="dxa"/>
            <w:noWrap/>
            <w:vAlign w:val="bottom"/>
            <w:hideMark/>
          </w:tcPr>
          <w:p w14:paraId="6A8BC90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3.48</w:t>
            </w:r>
          </w:p>
        </w:tc>
      </w:tr>
      <w:tr w:rsidR="00DC7780" w:rsidRPr="0007256E" w14:paraId="44B12021" w14:textId="77777777" w:rsidTr="00DC7780">
        <w:trPr>
          <w:trHeight w:val="331"/>
        </w:trPr>
        <w:tc>
          <w:tcPr>
            <w:tcW w:w="1034" w:type="dxa"/>
            <w:noWrap/>
            <w:vAlign w:val="bottom"/>
            <w:hideMark/>
          </w:tcPr>
          <w:p w14:paraId="57D296D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44F0A8B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1732</w:t>
            </w:r>
          </w:p>
        </w:tc>
        <w:tc>
          <w:tcPr>
            <w:tcW w:w="1643" w:type="dxa"/>
            <w:noWrap/>
            <w:vAlign w:val="bottom"/>
            <w:hideMark/>
          </w:tcPr>
          <w:p w14:paraId="5F8557A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1981C14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21E1499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AD0FC8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E7566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18F45A3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0.176</w:t>
            </w:r>
          </w:p>
        </w:tc>
        <w:tc>
          <w:tcPr>
            <w:tcW w:w="967" w:type="dxa"/>
            <w:noWrap/>
            <w:vAlign w:val="bottom"/>
            <w:hideMark/>
          </w:tcPr>
          <w:p w14:paraId="7136218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0.64</w:t>
            </w:r>
          </w:p>
        </w:tc>
        <w:tc>
          <w:tcPr>
            <w:tcW w:w="1291" w:type="dxa"/>
            <w:noWrap/>
            <w:vAlign w:val="bottom"/>
            <w:hideMark/>
          </w:tcPr>
          <w:p w14:paraId="44B2578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0.22</w:t>
            </w:r>
          </w:p>
        </w:tc>
        <w:tc>
          <w:tcPr>
            <w:tcW w:w="1105" w:type="dxa"/>
            <w:noWrap/>
            <w:vAlign w:val="bottom"/>
            <w:hideMark/>
          </w:tcPr>
          <w:p w14:paraId="08D46AC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0.003</w:t>
            </w:r>
          </w:p>
        </w:tc>
        <w:tc>
          <w:tcPr>
            <w:tcW w:w="967" w:type="dxa"/>
            <w:noWrap/>
            <w:vAlign w:val="bottom"/>
            <w:hideMark/>
          </w:tcPr>
          <w:p w14:paraId="5811FA03"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2212ED8D" w14:textId="77777777" w:rsidTr="00DC7780">
        <w:trPr>
          <w:trHeight w:val="331"/>
        </w:trPr>
        <w:tc>
          <w:tcPr>
            <w:tcW w:w="1034" w:type="dxa"/>
            <w:noWrap/>
            <w:vAlign w:val="bottom"/>
            <w:hideMark/>
          </w:tcPr>
          <w:p w14:paraId="5A2A601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6B429F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1732</w:t>
            </w:r>
          </w:p>
        </w:tc>
        <w:tc>
          <w:tcPr>
            <w:tcW w:w="1643" w:type="dxa"/>
            <w:noWrap/>
            <w:vAlign w:val="bottom"/>
            <w:hideMark/>
          </w:tcPr>
          <w:p w14:paraId="68BBC97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072DC6E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02348DD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35326FF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6AFDF7B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2C147BE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0.125</w:t>
            </w:r>
          </w:p>
        </w:tc>
        <w:tc>
          <w:tcPr>
            <w:tcW w:w="967" w:type="dxa"/>
            <w:noWrap/>
            <w:vAlign w:val="bottom"/>
            <w:hideMark/>
          </w:tcPr>
          <w:p w14:paraId="28E0FEC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1.18</w:t>
            </w:r>
          </w:p>
        </w:tc>
        <w:tc>
          <w:tcPr>
            <w:tcW w:w="1291" w:type="dxa"/>
            <w:noWrap/>
            <w:vAlign w:val="bottom"/>
            <w:hideMark/>
          </w:tcPr>
          <w:p w14:paraId="5A9B70F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0.68</w:t>
            </w:r>
          </w:p>
        </w:tc>
        <w:tc>
          <w:tcPr>
            <w:tcW w:w="1105" w:type="dxa"/>
            <w:noWrap/>
            <w:vAlign w:val="bottom"/>
            <w:hideMark/>
          </w:tcPr>
          <w:p w14:paraId="184A591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0.06</w:t>
            </w:r>
          </w:p>
        </w:tc>
        <w:tc>
          <w:tcPr>
            <w:tcW w:w="967" w:type="dxa"/>
            <w:noWrap/>
            <w:vAlign w:val="bottom"/>
            <w:hideMark/>
          </w:tcPr>
          <w:p w14:paraId="77480C75"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0CD8FF88" w14:textId="77777777" w:rsidTr="00DC7780">
        <w:trPr>
          <w:trHeight w:val="331"/>
        </w:trPr>
        <w:tc>
          <w:tcPr>
            <w:tcW w:w="1034" w:type="dxa"/>
            <w:noWrap/>
            <w:vAlign w:val="bottom"/>
            <w:hideMark/>
          </w:tcPr>
          <w:p w14:paraId="4B2FF63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0A066EF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1732</w:t>
            </w:r>
          </w:p>
        </w:tc>
        <w:tc>
          <w:tcPr>
            <w:tcW w:w="1643" w:type="dxa"/>
            <w:noWrap/>
            <w:vAlign w:val="bottom"/>
            <w:hideMark/>
          </w:tcPr>
          <w:p w14:paraId="33DB7CF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06556F3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16984AE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6B7E430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65DF405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40B3EB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0.1459</w:t>
            </w:r>
          </w:p>
        </w:tc>
        <w:tc>
          <w:tcPr>
            <w:tcW w:w="967" w:type="dxa"/>
            <w:noWrap/>
            <w:vAlign w:val="bottom"/>
            <w:hideMark/>
          </w:tcPr>
          <w:p w14:paraId="515A7ED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0.58</w:t>
            </w:r>
          </w:p>
        </w:tc>
        <w:tc>
          <w:tcPr>
            <w:tcW w:w="1291" w:type="dxa"/>
            <w:noWrap/>
            <w:vAlign w:val="bottom"/>
            <w:hideMark/>
          </w:tcPr>
          <w:p w14:paraId="17C0252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0.44</w:t>
            </w:r>
          </w:p>
        </w:tc>
        <w:tc>
          <w:tcPr>
            <w:tcW w:w="1105" w:type="dxa"/>
            <w:noWrap/>
            <w:vAlign w:val="bottom"/>
            <w:hideMark/>
          </w:tcPr>
          <w:p w14:paraId="415EA52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967" w:type="dxa"/>
            <w:noWrap/>
            <w:vAlign w:val="bottom"/>
            <w:hideMark/>
          </w:tcPr>
          <w:p w14:paraId="66F2D4C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23.88</w:t>
            </w:r>
          </w:p>
        </w:tc>
      </w:tr>
      <w:tr w:rsidR="00DC7780" w:rsidRPr="0007256E" w14:paraId="32CBB145" w14:textId="77777777" w:rsidTr="00DC7780">
        <w:trPr>
          <w:trHeight w:val="331"/>
        </w:trPr>
        <w:tc>
          <w:tcPr>
            <w:tcW w:w="1034" w:type="dxa"/>
            <w:noWrap/>
            <w:vAlign w:val="bottom"/>
            <w:hideMark/>
          </w:tcPr>
          <w:p w14:paraId="7BCFAAD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68DA014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180413</w:t>
            </w:r>
          </w:p>
        </w:tc>
        <w:tc>
          <w:tcPr>
            <w:tcW w:w="1643" w:type="dxa"/>
            <w:noWrap/>
            <w:vAlign w:val="bottom"/>
            <w:hideMark/>
          </w:tcPr>
          <w:p w14:paraId="0E6FCE5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724BDFB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63D2FA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2FCDAF9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00D5E25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2857E23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0.2563</w:t>
            </w:r>
          </w:p>
        </w:tc>
        <w:tc>
          <w:tcPr>
            <w:tcW w:w="967" w:type="dxa"/>
            <w:noWrap/>
            <w:vAlign w:val="bottom"/>
            <w:hideMark/>
          </w:tcPr>
          <w:p w14:paraId="4E8E38F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0.47</w:t>
            </w:r>
          </w:p>
        </w:tc>
        <w:tc>
          <w:tcPr>
            <w:tcW w:w="1291" w:type="dxa"/>
            <w:noWrap/>
            <w:vAlign w:val="bottom"/>
            <w:hideMark/>
          </w:tcPr>
          <w:p w14:paraId="412B362D"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31CA3C8F"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3681F61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34.3</w:t>
            </w:r>
          </w:p>
        </w:tc>
      </w:tr>
      <w:tr w:rsidR="00DC7780" w:rsidRPr="0007256E" w14:paraId="53633017" w14:textId="77777777" w:rsidTr="00DC7780">
        <w:trPr>
          <w:trHeight w:val="331"/>
        </w:trPr>
        <w:tc>
          <w:tcPr>
            <w:tcW w:w="1034" w:type="dxa"/>
            <w:noWrap/>
            <w:vAlign w:val="bottom"/>
            <w:hideMark/>
          </w:tcPr>
          <w:p w14:paraId="4B5C6BC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339F5E4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180413</w:t>
            </w:r>
          </w:p>
        </w:tc>
        <w:tc>
          <w:tcPr>
            <w:tcW w:w="1643" w:type="dxa"/>
            <w:noWrap/>
            <w:vAlign w:val="bottom"/>
            <w:hideMark/>
          </w:tcPr>
          <w:p w14:paraId="03EF967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196D201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0A73D9D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1977A56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1E122E8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3A8FA20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0.2773</w:t>
            </w:r>
          </w:p>
        </w:tc>
        <w:tc>
          <w:tcPr>
            <w:tcW w:w="967" w:type="dxa"/>
            <w:noWrap/>
            <w:vAlign w:val="bottom"/>
            <w:hideMark/>
          </w:tcPr>
          <w:p w14:paraId="3348784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0.68</w:t>
            </w:r>
          </w:p>
        </w:tc>
        <w:tc>
          <w:tcPr>
            <w:tcW w:w="1291" w:type="dxa"/>
            <w:noWrap/>
            <w:vAlign w:val="bottom"/>
            <w:hideMark/>
          </w:tcPr>
          <w:p w14:paraId="7E3A43E7"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105" w:type="dxa"/>
            <w:noWrap/>
            <w:vAlign w:val="bottom"/>
            <w:hideMark/>
          </w:tcPr>
          <w:p w14:paraId="1C4C0382" w14:textId="77777777" w:rsidR="00DC7780" w:rsidRPr="0007256E" w:rsidRDefault="00DC7780" w:rsidP="00D441A3">
            <w:pPr>
              <w:rPr>
                <w:rFonts w:ascii="Times New Roman" w:eastAsia="Times New Roman" w:hAnsi="Times New Roman" w:cs="Times New Roman"/>
                <w:sz w:val="22"/>
                <w:szCs w:val="22"/>
              </w:rPr>
            </w:pPr>
          </w:p>
        </w:tc>
        <w:tc>
          <w:tcPr>
            <w:tcW w:w="967" w:type="dxa"/>
            <w:noWrap/>
            <w:vAlign w:val="bottom"/>
            <w:hideMark/>
          </w:tcPr>
          <w:p w14:paraId="2B2F5F2E"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288D4F5F" w14:textId="77777777" w:rsidTr="00DC7780">
        <w:trPr>
          <w:trHeight w:val="331"/>
        </w:trPr>
        <w:tc>
          <w:tcPr>
            <w:tcW w:w="1034" w:type="dxa"/>
            <w:noWrap/>
            <w:vAlign w:val="bottom"/>
            <w:hideMark/>
          </w:tcPr>
          <w:p w14:paraId="1F38CE0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6144BD0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180413</w:t>
            </w:r>
          </w:p>
        </w:tc>
        <w:tc>
          <w:tcPr>
            <w:tcW w:w="1643" w:type="dxa"/>
            <w:noWrap/>
            <w:vAlign w:val="bottom"/>
            <w:hideMark/>
          </w:tcPr>
          <w:p w14:paraId="2515AC1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4B7888D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6A264B5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5A251B0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Good</w:t>
            </w:r>
          </w:p>
        </w:tc>
        <w:tc>
          <w:tcPr>
            <w:tcW w:w="1291" w:type="dxa"/>
            <w:noWrap/>
            <w:vAlign w:val="bottom"/>
            <w:hideMark/>
          </w:tcPr>
          <w:p w14:paraId="5C8AADE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3.5</w:t>
            </w:r>
          </w:p>
        </w:tc>
        <w:tc>
          <w:tcPr>
            <w:tcW w:w="967" w:type="dxa"/>
            <w:noWrap/>
            <w:vAlign w:val="bottom"/>
            <w:hideMark/>
          </w:tcPr>
          <w:p w14:paraId="4F3DCF3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0.193</w:t>
            </w:r>
          </w:p>
        </w:tc>
        <w:tc>
          <w:tcPr>
            <w:tcW w:w="967" w:type="dxa"/>
            <w:noWrap/>
            <w:vAlign w:val="bottom"/>
            <w:hideMark/>
          </w:tcPr>
          <w:p w14:paraId="1142F3C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1.2</w:t>
            </w:r>
          </w:p>
        </w:tc>
        <w:tc>
          <w:tcPr>
            <w:tcW w:w="1291" w:type="dxa"/>
            <w:noWrap/>
            <w:vAlign w:val="bottom"/>
            <w:hideMark/>
          </w:tcPr>
          <w:p w14:paraId="508E023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0.54</w:t>
            </w:r>
          </w:p>
        </w:tc>
        <w:tc>
          <w:tcPr>
            <w:tcW w:w="1105" w:type="dxa"/>
            <w:noWrap/>
            <w:vAlign w:val="bottom"/>
            <w:hideMark/>
          </w:tcPr>
          <w:p w14:paraId="72F8B0CE"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49A3B61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59.3</w:t>
            </w:r>
          </w:p>
        </w:tc>
      </w:tr>
      <w:tr w:rsidR="00DC7780" w:rsidRPr="0007256E" w14:paraId="37506B24" w14:textId="77777777" w:rsidTr="00DC7780">
        <w:trPr>
          <w:trHeight w:val="331"/>
        </w:trPr>
        <w:tc>
          <w:tcPr>
            <w:tcW w:w="1034" w:type="dxa"/>
            <w:noWrap/>
            <w:vAlign w:val="bottom"/>
            <w:hideMark/>
          </w:tcPr>
          <w:p w14:paraId="502AC02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1319C34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190402</w:t>
            </w:r>
          </w:p>
        </w:tc>
        <w:tc>
          <w:tcPr>
            <w:tcW w:w="1643" w:type="dxa"/>
            <w:noWrap/>
            <w:vAlign w:val="bottom"/>
            <w:hideMark/>
          </w:tcPr>
          <w:p w14:paraId="5E6535F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6BD4F16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633E6CC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6CE04FD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74637F0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280D624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0.2135</w:t>
            </w:r>
          </w:p>
        </w:tc>
        <w:tc>
          <w:tcPr>
            <w:tcW w:w="967" w:type="dxa"/>
            <w:noWrap/>
            <w:vAlign w:val="bottom"/>
            <w:hideMark/>
          </w:tcPr>
          <w:p w14:paraId="247EECF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1.38</w:t>
            </w:r>
          </w:p>
        </w:tc>
        <w:tc>
          <w:tcPr>
            <w:tcW w:w="1291" w:type="dxa"/>
            <w:noWrap/>
            <w:vAlign w:val="bottom"/>
            <w:hideMark/>
          </w:tcPr>
          <w:p w14:paraId="3455B70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0.31</w:t>
            </w:r>
          </w:p>
        </w:tc>
        <w:tc>
          <w:tcPr>
            <w:tcW w:w="1105" w:type="dxa"/>
            <w:noWrap/>
            <w:vAlign w:val="bottom"/>
            <w:hideMark/>
          </w:tcPr>
          <w:p w14:paraId="575AF4E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w:t>
            </w:r>
          </w:p>
        </w:tc>
        <w:tc>
          <w:tcPr>
            <w:tcW w:w="967" w:type="dxa"/>
            <w:noWrap/>
            <w:vAlign w:val="bottom"/>
            <w:hideMark/>
          </w:tcPr>
          <w:p w14:paraId="5771798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0.03</w:t>
            </w:r>
          </w:p>
        </w:tc>
      </w:tr>
      <w:tr w:rsidR="00DC7780" w:rsidRPr="0007256E" w14:paraId="292A8CF0" w14:textId="77777777" w:rsidTr="00DC7780">
        <w:trPr>
          <w:trHeight w:val="331"/>
        </w:trPr>
        <w:tc>
          <w:tcPr>
            <w:tcW w:w="1034" w:type="dxa"/>
            <w:noWrap/>
            <w:vAlign w:val="bottom"/>
            <w:hideMark/>
          </w:tcPr>
          <w:p w14:paraId="232B0CE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459B0F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190402</w:t>
            </w:r>
          </w:p>
        </w:tc>
        <w:tc>
          <w:tcPr>
            <w:tcW w:w="1643" w:type="dxa"/>
            <w:noWrap/>
            <w:vAlign w:val="bottom"/>
            <w:hideMark/>
          </w:tcPr>
          <w:p w14:paraId="68AAA43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756A4B2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9D24FC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644BE7C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4F08812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144ED12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0.1938</w:t>
            </w:r>
          </w:p>
        </w:tc>
        <w:tc>
          <w:tcPr>
            <w:tcW w:w="967" w:type="dxa"/>
            <w:noWrap/>
            <w:vAlign w:val="bottom"/>
            <w:hideMark/>
          </w:tcPr>
          <w:p w14:paraId="2EBA191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0.49</w:t>
            </w:r>
          </w:p>
        </w:tc>
        <w:tc>
          <w:tcPr>
            <w:tcW w:w="1291" w:type="dxa"/>
            <w:noWrap/>
            <w:vAlign w:val="bottom"/>
            <w:hideMark/>
          </w:tcPr>
          <w:p w14:paraId="3462288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0.51</w:t>
            </w:r>
          </w:p>
        </w:tc>
        <w:tc>
          <w:tcPr>
            <w:tcW w:w="1105" w:type="dxa"/>
            <w:noWrap/>
            <w:vAlign w:val="bottom"/>
            <w:hideMark/>
          </w:tcPr>
          <w:p w14:paraId="34B8B4D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967" w:type="dxa"/>
            <w:noWrap/>
            <w:vAlign w:val="bottom"/>
            <w:hideMark/>
          </w:tcPr>
          <w:p w14:paraId="2CFE0C4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0.12</w:t>
            </w:r>
          </w:p>
        </w:tc>
      </w:tr>
      <w:tr w:rsidR="00DC7780" w:rsidRPr="0007256E" w14:paraId="248E68DB" w14:textId="77777777" w:rsidTr="00DC7780">
        <w:trPr>
          <w:trHeight w:val="331"/>
        </w:trPr>
        <w:tc>
          <w:tcPr>
            <w:tcW w:w="1034" w:type="dxa"/>
            <w:noWrap/>
            <w:vAlign w:val="bottom"/>
            <w:hideMark/>
          </w:tcPr>
          <w:p w14:paraId="606D980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676EDB6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190402</w:t>
            </w:r>
          </w:p>
        </w:tc>
        <w:tc>
          <w:tcPr>
            <w:tcW w:w="1643" w:type="dxa"/>
            <w:noWrap/>
            <w:vAlign w:val="bottom"/>
            <w:hideMark/>
          </w:tcPr>
          <w:p w14:paraId="22E4C0F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3CCC5BF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06F0D31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FDF1AA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0D0F72A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24AF658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0.1912</w:t>
            </w:r>
          </w:p>
        </w:tc>
        <w:tc>
          <w:tcPr>
            <w:tcW w:w="967" w:type="dxa"/>
            <w:noWrap/>
            <w:vAlign w:val="bottom"/>
            <w:hideMark/>
          </w:tcPr>
          <w:p w14:paraId="77D6266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3.31</w:t>
            </w:r>
          </w:p>
        </w:tc>
        <w:tc>
          <w:tcPr>
            <w:tcW w:w="1291" w:type="dxa"/>
            <w:noWrap/>
            <w:vAlign w:val="bottom"/>
            <w:hideMark/>
          </w:tcPr>
          <w:p w14:paraId="6D8D53F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0.33</w:t>
            </w:r>
          </w:p>
        </w:tc>
        <w:tc>
          <w:tcPr>
            <w:tcW w:w="1105" w:type="dxa"/>
            <w:noWrap/>
            <w:vAlign w:val="bottom"/>
            <w:hideMark/>
          </w:tcPr>
          <w:p w14:paraId="61DB8DF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w:t>
            </w:r>
          </w:p>
        </w:tc>
        <w:tc>
          <w:tcPr>
            <w:tcW w:w="967" w:type="dxa"/>
            <w:noWrap/>
            <w:vAlign w:val="bottom"/>
            <w:hideMark/>
          </w:tcPr>
          <w:p w14:paraId="3EE2F99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24.15</w:t>
            </w:r>
          </w:p>
        </w:tc>
      </w:tr>
      <w:tr w:rsidR="00DC7780" w:rsidRPr="0007256E" w14:paraId="1F503944" w14:textId="77777777" w:rsidTr="00DC7780">
        <w:trPr>
          <w:trHeight w:val="331"/>
        </w:trPr>
        <w:tc>
          <w:tcPr>
            <w:tcW w:w="1034" w:type="dxa"/>
            <w:noWrap/>
            <w:vAlign w:val="bottom"/>
            <w:hideMark/>
          </w:tcPr>
          <w:p w14:paraId="0659603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2DCD02D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190417</w:t>
            </w:r>
          </w:p>
        </w:tc>
        <w:tc>
          <w:tcPr>
            <w:tcW w:w="1643" w:type="dxa"/>
            <w:noWrap/>
            <w:vAlign w:val="bottom"/>
            <w:hideMark/>
          </w:tcPr>
          <w:p w14:paraId="2CF291F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70D5F8A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5BB2308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DFBCA7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1F92E58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617C9C5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0.1025</w:t>
            </w:r>
          </w:p>
        </w:tc>
        <w:tc>
          <w:tcPr>
            <w:tcW w:w="967" w:type="dxa"/>
            <w:noWrap/>
            <w:vAlign w:val="bottom"/>
            <w:hideMark/>
          </w:tcPr>
          <w:p w14:paraId="0486EB8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w:t>
            </w:r>
          </w:p>
        </w:tc>
        <w:tc>
          <w:tcPr>
            <w:tcW w:w="1291" w:type="dxa"/>
            <w:noWrap/>
            <w:vAlign w:val="bottom"/>
            <w:hideMark/>
          </w:tcPr>
          <w:p w14:paraId="47069B2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0.66</w:t>
            </w:r>
          </w:p>
        </w:tc>
        <w:tc>
          <w:tcPr>
            <w:tcW w:w="1105" w:type="dxa"/>
            <w:noWrap/>
            <w:vAlign w:val="bottom"/>
            <w:hideMark/>
          </w:tcPr>
          <w:p w14:paraId="637AB30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967" w:type="dxa"/>
            <w:noWrap/>
            <w:vAlign w:val="bottom"/>
            <w:hideMark/>
          </w:tcPr>
          <w:p w14:paraId="7532220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w:t>
            </w:r>
          </w:p>
        </w:tc>
      </w:tr>
      <w:tr w:rsidR="00DC7780" w:rsidRPr="0007256E" w14:paraId="5860CDE1" w14:textId="77777777" w:rsidTr="00DC7780">
        <w:trPr>
          <w:trHeight w:val="331"/>
        </w:trPr>
        <w:tc>
          <w:tcPr>
            <w:tcW w:w="1034" w:type="dxa"/>
            <w:noWrap/>
            <w:vAlign w:val="bottom"/>
            <w:hideMark/>
          </w:tcPr>
          <w:p w14:paraId="63B1AD8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325C283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190417</w:t>
            </w:r>
          </w:p>
        </w:tc>
        <w:tc>
          <w:tcPr>
            <w:tcW w:w="1643" w:type="dxa"/>
            <w:noWrap/>
            <w:vAlign w:val="bottom"/>
            <w:hideMark/>
          </w:tcPr>
          <w:p w14:paraId="147F4A4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725060A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1098B39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4D2FA33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3795679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79B5152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0.0957</w:t>
            </w:r>
          </w:p>
        </w:tc>
        <w:tc>
          <w:tcPr>
            <w:tcW w:w="967" w:type="dxa"/>
            <w:noWrap/>
            <w:vAlign w:val="bottom"/>
            <w:hideMark/>
          </w:tcPr>
          <w:p w14:paraId="32F9639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w:t>
            </w:r>
          </w:p>
        </w:tc>
        <w:tc>
          <w:tcPr>
            <w:tcW w:w="1291" w:type="dxa"/>
            <w:noWrap/>
            <w:vAlign w:val="bottom"/>
            <w:hideMark/>
          </w:tcPr>
          <w:p w14:paraId="246D88D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w:t>
            </w:r>
          </w:p>
        </w:tc>
        <w:tc>
          <w:tcPr>
            <w:tcW w:w="1105" w:type="dxa"/>
            <w:noWrap/>
            <w:vAlign w:val="bottom"/>
            <w:hideMark/>
          </w:tcPr>
          <w:p w14:paraId="19269D4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w:t>
            </w:r>
          </w:p>
        </w:tc>
        <w:tc>
          <w:tcPr>
            <w:tcW w:w="967" w:type="dxa"/>
            <w:noWrap/>
            <w:vAlign w:val="bottom"/>
            <w:hideMark/>
          </w:tcPr>
          <w:p w14:paraId="796CA773"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1BAD7C1D" w14:textId="77777777" w:rsidTr="00DC7780">
        <w:trPr>
          <w:trHeight w:val="331"/>
        </w:trPr>
        <w:tc>
          <w:tcPr>
            <w:tcW w:w="1034" w:type="dxa"/>
            <w:noWrap/>
            <w:vAlign w:val="bottom"/>
            <w:hideMark/>
          </w:tcPr>
          <w:p w14:paraId="14C7082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3291A59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190417</w:t>
            </w:r>
          </w:p>
        </w:tc>
        <w:tc>
          <w:tcPr>
            <w:tcW w:w="1643" w:type="dxa"/>
            <w:noWrap/>
            <w:vAlign w:val="bottom"/>
            <w:hideMark/>
          </w:tcPr>
          <w:p w14:paraId="1889E29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7CC60A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547A91B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7D35131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782A2BA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w:t>
            </w:r>
          </w:p>
        </w:tc>
        <w:tc>
          <w:tcPr>
            <w:tcW w:w="967" w:type="dxa"/>
            <w:noWrap/>
            <w:vAlign w:val="bottom"/>
            <w:hideMark/>
          </w:tcPr>
          <w:p w14:paraId="04D883E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0.1977</w:t>
            </w:r>
          </w:p>
        </w:tc>
        <w:tc>
          <w:tcPr>
            <w:tcW w:w="967" w:type="dxa"/>
            <w:noWrap/>
            <w:vAlign w:val="bottom"/>
            <w:hideMark/>
          </w:tcPr>
          <w:p w14:paraId="0148E24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w:t>
            </w:r>
          </w:p>
        </w:tc>
        <w:tc>
          <w:tcPr>
            <w:tcW w:w="1291" w:type="dxa"/>
            <w:noWrap/>
            <w:vAlign w:val="bottom"/>
            <w:hideMark/>
          </w:tcPr>
          <w:p w14:paraId="641C86F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0.52</w:t>
            </w:r>
          </w:p>
        </w:tc>
        <w:tc>
          <w:tcPr>
            <w:tcW w:w="1105" w:type="dxa"/>
            <w:noWrap/>
            <w:vAlign w:val="bottom"/>
            <w:hideMark/>
          </w:tcPr>
          <w:p w14:paraId="3572AA2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c>
          <w:tcPr>
            <w:tcW w:w="967" w:type="dxa"/>
            <w:noWrap/>
            <w:vAlign w:val="bottom"/>
            <w:hideMark/>
          </w:tcPr>
          <w:p w14:paraId="0AF6086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16.39</w:t>
            </w:r>
          </w:p>
        </w:tc>
      </w:tr>
      <w:tr w:rsidR="00DC7780" w:rsidRPr="0007256E" w14:paraId="4D894B92" w14:textId="77777777" w:rsidTr="00DC7780">
        <w:trPr>
          <w:trHeight w:val="331"/>
        </w:trPr>
        <w:tc>
          <w:tcPr>
            <w:tcW w:w="1034" w:type="dxa"/>
            <w:noWrap/>
            <w:vAlign w:val="bottom"/>
            <w:hideMark/>
          </w:tcPr>
          <w:p w14:paraId="697F217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4D332C7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190430</w:t>
            </w:r>
          </w:p>
        </w:tc>
        <w:tc>
          <w:tcPr>
            <w:tcW w:w="1643" w:type="dxa"/>
            <w:noWrap/>
            <w:vAlign w:val="bottom"/>
            <w:hideMark/>
          </w:tcPr>
          <w:p w14:paraId="3F3DBC7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3E73853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70CA1EA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50651F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2E84640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27FD2EF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0.2125</w:t>
            </w:r>
          </w:p>
        </w:tc>
        <w:tc>
          <w:tcPr>
            <w:tcW w:w="967" w:type="dxa"/>
            <w:noWrap/>
            <w:vAlign w:val="bottom"/>
            <w:hideMark/>
          </w:tcPr>
          <w:p w14:paraId="36FF80D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0.58</w:t>
            </w:r>
          </w:p>
        </w:tc>
        <w:tc>
          <w:tcPr>
            <w:tcW w:w="1291" w:type="dxa"/>
            <w:noWrap/>
            <w:vAlign w:val="bottom"/>
            <w:hideMark/>
          </w:tcPr>
          <w:p w14:paraId="02FE7A0C"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c>
          <w:tcPr>
            <w:tcW w:w="1105" w:type="dxa"/>
            <w:noWrap/>
            <w:vAlign w:val="bottom"/>
            <w:hideMark/>
          </w:tcPr>
          <w:p w14:paraId="779CCBD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w:t>
            </w:r>
          </w:p>
        </w:tc>
        <w:tc>
          <w:tcPr>
            <w:tcW w:w="967" w:type="dxa"/>
            <w:noWrap/>
            <w:vAlign w:val="bottom"/>
            <w:hideMark/>
          </w:tcPr>
          <w:p w14:paraId="5544DAC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w:t>
            </w:r>
          </w:p>
        </w:tc>
      </w:tr>
      <w:tr w:rsidR="00DC7780" w:rsidRPr="0007256E" w14:paraId="4E28AECB" w14:textId="77777777" w:rsidTr="00DC7780">
        <w:trPr>
          <w:trHeight w:val="331"/>
        </w:trPr>
        <w:tc>
          <w:tcPr>
            <w:tcW w:w="1034" w:type="dxa"/>
            <w:noWrap/>
            <w:vAlign w:val="bottom"/>
            <w:hideMark/>
          </w:tcPr>
          <w:p w14:paraId="27250CF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536FFD6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190430</w:t>
            </w:r>
          </w:p>
        </w:tc>
        <w:tc>
          <w:tcPr>
            <w:tcW w:w="1643" w:type="dxa"/>
            <w:noWrap/>
            <w:vAlign w:val="bottom"/>
            <w:hideMark/>
          </w:tcPr>
          <w:p w14:paraId="0A5A55A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4694C8B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54E45D7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7E32B7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4106A69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37325B4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0.153</w:t>
            </w:r>
          </w:p>
        </w:tc>
        <w:tc>
          <w:tcPr>
            <w:tcW w:w="967" w:type="dxa"/>
            <w:noWrap/>
            <w:vAlign w:val="bottom"/>
            <w:hideMark/>
          </w:tcPr>
          <w:p w14:paraId="21E3A96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0.79</w:t>
            </w:r>
          </w:p>
        </w:tc>
        <w:tc>
          <w:tcPr>
            <w:tcW w:w="1291" w:type="dxa"/>
            <w:noWrap/>
            <w:vAlign w:val="bottom"/>
            <w:hideMark/>
          </w:tcPr>
          <w:p w14:paraId="35E59C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0.28</w:t>
            </w:r>
          </w:p>
        </w:tc>
        <w:tc>
          <w:tcPr>
            <w:tcW w:w="1105" w:type="dxa"/>
            <w:noWrap/>
            <w:vAlign w:val="bottom"/>
            <w:hideMark/>
          </w:tcPr>
          <w:p w14:paraId="44BC03B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967" w:type="dxa"/>
            <w:noWrap/>
            <w:vAlign w:val="bottom"/>
            <w:hideMark/>
          </w:tcPr>
          <w:p w14:paraId="7BE653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w:t>
            </w:r>
          </w:p>
        </w:tc>
      </w:tr>
      <w:tr w:rsidR="00DC7780" w:rsidRPr="0007256E" w14:paraId="0E103E03" w14:textId="77777777" w:rsidTr="00DC7780">
        <w:trPr>
          <w:trHeight w:val="331"/>
        </w:trPr>
        <w:tc>
          <w:tcPr>
            <w:tcW w:w="1034" w:type="dxa"/>
            <w:noWrap/>
            <w:vAlign w:val="bottom"/>
            <w:hideMark/>
          </w:tcPr>
          <w:p w14:paraId="09C66FC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PSU</w:t>
            </w:r>
          </w:p>
        </w:tc>
        <w:tc>
          <w:tcPr>
            <w:tcW w:w="1322" w:type="dxa"/>
            <w:noWrap/>
            <w:vAlign w:val="bottom"/>
            <w:hideMark/>
          </w:tcPr>
          <w:p w14:paraId="1CB9CF9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190430</w:t>
            </w:r>
          </w:p>
        </w:tc>
        <w:tc>
          <w:tcPr>
            <w:tcW w:w="1643" w:type="dxa"/>
            <w:noWrap/>
            <w:vAlign w:val="bottom"/>
            <w:hideMark/>
          </w:tcPr>
          <w:p w14:paraId="1F5DF8E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7323557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2D93A1D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3B53BB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Fair</w:t>
            </w:r>
          </w:p>
        </w:tc>
        <w:tc>
          <w:tcPr>
            <w:tcW w:w="1291" w:type="dxa"/>
            <w:noWrap/>
            <w:vAlign w:val="bottom"/>
            <w:hideMark/>
          </w:tcPr>
          <w:p w14:paraId="2AC1415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52F54AC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0.104</w:t>
            </w:r>
          </w:p>
        </w:tc>
        <w:tc>
          <w:tcPr>
            <w:tcW w:w="967" w:type="dxa"/>
            <w:noWrap/>
            <w:vAlign w:val="bottom"/>
            <w:hideMark/>
          </w:tcPr>
          <w:p w14:paraId="274189E8"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3.19</w:t>
            </w:r>
          </w:p>
        </w:tc>
        <w:tc>
          <w:tcPr>
            <w:tcW w:w="1291" w:type="dxa"/>
            <w:noWrap/>
            <w:vAlign w:val="bottom"/>
            <w:hideMark/>
          </w:tcPr>
          <w:p w14:paraId="1854612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w:t>
            </w:r>
          </w:p>
        </w:tc>
        <w:tc>
          <w:tcPr>
            <w:tcW w:w="1105" w:type="dxa"/>
            <w:noWrap/>
            <w:vAlign w:val="bottom"/>
            <w:hideMark/>
          </w:tcPr>
          <w:p w14:paraId="7820B14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0.06</w:t>
            </w:r>
          </w:p>
        </w:tc>
        <w:tc>
          <w:tcPr>
            <w:tcW w:w="967" w:type="dxa"/>
            <w:noWrap/>
            <w:vAlign w:val="bottom"/>
            <w:hideMark/>
          </w:tcPr>
          <w:p w14:paraId="193E820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2.6</w:t>
            </w:r>
          </w:p>
        </w:tc>
      </w:tr>
      <w:tr w:rsidR="00DC7780" w:rsidRPr="0007256E" w14:paraId="2099B566" w14:textId="77777777" w:rsidTr="00DC7780">
        <w:trPr>
          <w:trHeight w:val="331"/>
        </w:trPr>
        <w:tc>
          <w:tcPr>
            <w:tcW w:w="1034" w:type="dxa"/>
            <w:noWrap/>
            <w:vAlign w:val="bottom"/>
            <w:hideMark/>
          </w:tcPr>
          <w:p w14:paraId="2027B44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2E3C1B0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2019017</w:t>
            </w:r>
          </w:p>
        </w:tc>
        <w:tc>
          <w:tcPr>
            <w:tcW w:w="1643" w:type="dxa"/>
            <w:noWrap/>
            <w:vAlign w:val="bottom"/>
            <w:hideMark/>
          </w:tcPr>
          <w:p w14:paraId="52E5B27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50FC275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747D2F1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01841E9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4497026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7043874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0.2296</w:t>
            </w:r>
          </w:p>
        </w:tc>
        <w:tc>
          <w:tcPr>
            <w:tcW w:w="967" w:type="dxa"/>
            <w:noWrap/>
            <w:vAlign w:val="bottom"/>
            <w:hideMark/>
          </w:tcPr>
          <w:p w14:paraId="69A88E2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15.1</w:t>
            </w:r>
          </w:p>
        </w:tc>
        <w:tc>
          <w:tcPr>
            <w:tcW w:w="1291" w:type="dxa"/>
            <w:noWrap/>
            <w:vAlign w:val="bottom"/>
            <w:hideMark/>
          </w:tcPr>
          <w:p w14:paraId="026210D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1.61</w:t>
            </w:r>
          </w:p>
        </w:tc>
        <w:tc>
          <w:tcPr>
            <w:tcW w:w="1105" w:type="dxa"/>
            <w:noWrap/>
            <w:vAlign w:val="bottom"/>
            <w:hideMark/>
          </w:tcPr>
          <w:p w14:paraId="072DA59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0.09</w:t>
            </w:r>
          </w:p>
        </w:tc>
        <w:tc>
          <w:tcPr>
            <w:tcW w:w="967" w:type="dxa"/>
            <w:noWrap/>
            <w:vAlign w:val="bottom"/>
            <w:hideMark/>
          </w:tcPr>
          <w:p w14:paraId="7D3620EA"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4302AEF7" w14:textId="77777777" w:rsidTr="00DC7780">
        <w:trPr>
          <w:trHeight w:val="331"/>
        </w:trPr>
        <w:tc>
          <w:tcPr>
            <w:tcW w:w="1034" w:type="dxa"/>
            <w:noWrap/>
            <w:vAlign w:val="bottom"/>
            <w:hideMark/>
          </w:tcPr>
          <w:p w14:paraId="43D0D31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3D3FB6D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2019017</w:t>
            </w:r>
          </w:p>
        </w:tc>
        <w:tc>
          <w:tcPr>
            <w:tcW w:w="1643" w:type="dxa"/>
            <w:noWrap/>
            <w:vAlign w:val="bottom"/>
            <w:hideMark/>
          </w:tcPr>
          <w:p w14:paraId="5055E52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0A4569A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23F30D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3E4690F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3434370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522F3B6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0.1619</w:t>
            </w:r>
          </w:p>
        </w:tc>
        <w:tc>
          <w:tcPr>
            <w:tcW w:w="967" w:type="dxa"/>
            <w:noWrap/>
            <w:vAlign w:val="bottom"/>
            <w:hideMark/>
          </w:tcPr>
          <w:p w14:paraId="79073CB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16.95</w:t>
            </w:r>
          </w:p>
        </w:tc>
        <w:tc>
          <w:tcPr>
            <w:tcW w:w="1291" w:type="dxa"/>
            <w:noWrap/>
            <w:vAlign w:val="bottom"/>
            <w:hideMark/>
          </w:tcPr>
          <w:p w14:paraId="25B1A90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w:t>
            </w:r>
          </w:p>
        </w:tc>
        <w:tc>
          <w:tcPr>
            <w:tcW w:w="1105" w:type="dxa"/>
            <w:noWrap/>
            <w:vAlign w:val="bottom"/>
            <w:hideMark/>
          </w:tcPr>
          <w:p w14:paraId="2BAD416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0.07</w:t>
            </w:r>
          </w:p>
        </w:tc>
        <w:tc>
          <w:tcPr>
            <w:tcW w:w="967" w:type="dxa"/>
            <w:noWrap/>
            <w:vAlign w:val="bottom"/>
            <w:hideMark/>
          </w:tcPr>
          <w:p w14:paraId="30B24B62"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14FFE7AF" w14:textId="77777777" w:rsidTr="00DC7780">
        <w:trPr>
          <w:trHeight w:val="148"/>
        </w:trPr>
        <w:tc>
          <w:tcPr>
            <w:tcW w:w="1034" w:type="dxa"/>
            <w:noWrap/>
            <w:vAlign w:val="bottom"/>
            <w:hideMark/>
          </w:tcPr>
          <w:p w14:paraId="58FF14B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4CC9B7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2019017</w:t>
            </w:r>
          </w:p>
        </w:tc>
        <w:tc>
          <w:tcPr>
            <w:tcW w:w="1643" w:type="dxa"/>
            <w:noWrap/>
            <w:vAlign w:val="bottom"/>
            <w:hideMark/>
          </w:tcPr>
          <w:p w14:paraId="719BE8D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0541607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381FA58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311D16A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43FA3DB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w:t>
            </w:r>
          </w:p>
        </w:tc>
        <w:tc>
          <w:tcPr>
            <w:tcW w:w="967" w:type="dxa"/>
            <w:noWrap/>
            <w:vAlign w:val="bottom"/>
            <w:hideMark/>
          </w:tcPr>
          <w:p w14:paraId="721E486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0.1775</w:t>
            </w:r>
          </w:p>
        </w:tc>
        <w:tc>
          <w:tcPr>
            <w:tcW w:w="967" w:type="dxa"/>
            <w:shd w:val="clear" w:color="auto" w:fill="F6C5AC" w:themeFill="accent2" w:themeFillTint="66"/>
            <w:noWrap/>
            <w:vAlign w:val="bottom"/>
            <w:hideMark/>
          </w:tcPr>
          <w:p w14:paraId="0ECD919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32.06</w:t>
            </w:r>
          </w:p>
        </w:tc>
        <w:tc>
          <w:tcPr>
            <w:tcW w:w="1291" w:type="dxa"/>
            <w:noWrap/>
            <w:vAlign w:val="bottom"/>
            <w:hideMark/>
          </w:tcPr>
          <w:p w14:paraId="7F56D11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2.97</w:t>
            </w:r>
          </w:p>
        </w:tc>
        <w:tc>
          <w:tcPr>
            <w:tcW w:w="1105" w:type="dxa"/>
            <w:noWrap/>
            <w:vAlign w:val="bottom"/>
            <w:hideMark/>
          </w:tcPr>
          <w:p w14:paraId="409FBED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w:t>
            </w:r>
          </w:p>
        </w:tc>
        <w:tc>
          <w:tcPr>
            <w:tcW w:w="967" w:type="dxa"/>
            <w:noWrap/>
            <w:vAlign w:val="bottom"/>
            <w:hideMark/>
          </w:tcPr>
          <w:p w14:paraId="4B68F80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36.4</w:t>
            </w:r>
          </w:p>
        </w:tc>
      </w:tr>
      <w:tr w:rsidR="00DC7780" w:rsidRPr="0007256E" w14:paraId="44A5445D" w14:textId="77777777" w:rsidTr="00DC7780">
        <w:trPr>
          <w:trHeight w:val="331"/>
        </w:trPr>
        <w:tc>
          <w:tcPr>
            <w:tcW w:w="1034" w:type="dxa"/>
            <w:noWrap/>
            <w:vAlign w:val="bottom"/>
            <w:hideMark/>
          </w:tcPr>
          <w:p w14:paraId="3867CE7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322" w:type="dxa"/>
            <w:noWrap/>
            <w:vAlign w:val="bottom"/>
            <w:hideMark/>
          </w:tcPr>
          <w:p w14:paraId="01684CF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2019018</w:t>
            </w:r>
          </w:p>
        </w:tc>
        <w:tc>
          <w:tcPr>
            <w:tcW w:w="1643" w:type="dxa"/>
            <w:noWrap/>
            <w:vAlign w:val="bottom"/>
            <w:hideMark/>
          </w:tcPr>
          <w:p w14:paraId="195CD61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198D81E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64BD489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4C964D2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3D1B1C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540DFA6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0.1434</w:t>
            </w:r>
          </w:p>
        </w:tc>
        <w:tc>
          <w:tcPr>
            <w:tcW w:w="967" w:type="dxa"/>
            <w:noWrap/>
            <w:vAlign w:val="bottom"/>
            <w:hideMark/>
          </w:tcPr>
          <w:p w14:paraId="374B0E9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5.72</w:t>
            </w:r>
          </w:p>
        </w:tc>
        <w:tc>
          <w:tcPr>
            <w:tcW w:w="1291" w:type="dxa"/>
            <w:noWrap/>
            <w:vAlign w:val="bottom"/>
            <w:hideMark/>
          </w:tcPr>
          <w:p w14:paraId="557A9469"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1.16</w:t>
            </w:r>
          </w:p>
        </w:tc>
        <w:tc>
          <w:tcPr>
            <w:tcW w:w="1105" w:type="dxa"/>
            <w:noWrap/>
            <w:vAlign w:val="bottom"/>
            <w:hideMark/>
          </w:tcPr>
          <w:p w14:paraId="5A9C61C6"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3C5FDC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32.55</w:t>
            </w:r>
          </w:p>
        </w:tc>
      </w:tr>
      <w:tr w:rsidR="00DC7780" w:rsidRPr="0007256E" w14:paraId="11641D3F" w14:textId="77777777" w:rsidTr="00DC7780">
        <w:trPr>
          <w:trHeight w:val="331"/>
        </w:trPr>
        <w:tc>
          <w:tcPr>
            <w:tcW w:w="1034" w:type="dxa"/>
            <w:noWrap/>
            <w:vAlign w:val="bottom"/>
            <w:hideMark/>
          </w:tcPr>
          <w:p w14:paraId="133C729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lastRenderedPageBreak/>
              <w:t>AKMMSN</w:t>
            </w:r>
          </w:p>
        </w:tc>
        <w:tc>
          <w:tcPr>
            <w:tcW w:w="1322" w:type="dxa"/>
            <w:noWrap/>
            <w:vAlign w:val="bottom"/>
            <w:hideMark/>
          </w:tcPr>
          <w:p w14:paraId="1105A7D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2019018</w:t>
            </w:r>
          </w:p>
        </w:tc>
        <w:tc>
          <w:tcPr>
            <w:tcW w:w="1643" w:type="dxa"/>
            <w:noWrap/>
            <w:vAlign w:val="bottom"/>
            <w:hideMark/>
          </w:tcPr>
          <w:p w14:paraId="2103819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1E8EA1E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60E6931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08A556E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4A02F62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6EAA8FD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0.3244</w:t>
            </w:r>
          </w:p>
        </w:tc>
        <w:tc>
          <w:tcPr>
            <w:tcW w:w="967" w:type="dxa"/>
            <w:noWrap/>
            <w:vAlign w:val="bottom"/>
            <w:hideMark/>
          </w:tcPr>
          <w:p w14:paraId="205CD1C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10.96</w:t>
            </w:r>
          </w:p>
        </w:tc>
        <w:tc>
          <w:tcPr>
            <w:tcW w:w="1291" w:type="dxa"/>
            <w:noWrap/>
            <w:vAlign w:val="bottom"/>
            <w:hideMark/>
          </w:tcPr>
          <w:p w14:paraId="23E841E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1.87</w:t>
            </w:r>
          </w:p>
        </w:tc>
        <w:tc>
          <w:tcPr>
            <w:tcW w:w="1105" w:type="dxa"/>
            <w:noWrap/>
            <w:vAlign w:val="bottom"/>
            <w:hideMark/>
          </w:tcPr>
          <w:p w14:paraId="20359590"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42B769D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8.29</w:t>
            </w:r>
          </w:p>
        </w:tc>
      </w:tr>
      <w:tr w:rsidR="00DC7780" w:rsidRPr="0007256E" w14:paraId="1E3E3EC1" w14:textId="77777777" w:rsidTr="00DC7780">
        <w:trPr>
          <w:trHeight w:val="331"/>
        </w:trPr>
        <w:tc>
          <w:tcPr>
            <w:tcW w:w="1034" w:type="dxa"/>
            <w:noWrap/>
            <w:vAlign w:val="bottom"/>
            <w:hideMark/>
          </w:tcPr>
          <w:p w14:paraId="48C2BFF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322" w:type="dxa"/>
            <w:noWrap/>
            <w:vAlign w:val="bottom"/>
            <w:hideMark/>
          </w:tcPr>
          <w:p w14:paraId="724A7A6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2019018</w:t>
            </w:r>
          </w:p>
        </w:tc>
        <w:tc>
          <w:tcPr>
            <w:tcW w:w="1643" w:type="dxa"/>
            <w:noWrap/>
            <w:vAlign w:val="bottom"/>
            <w:hideMark/>
          </w:tcPr>
          <w:p w14:paraId="2E45E8C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4AFFF8C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58F7C60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3473FAC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6068FCD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36B8755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0.2459</w:t>
            </w:r>
          </w:p>
        </w:tc>
        <w:tc>
          <w:tcPr>
            <w:tcW w:w="967" w:type="dxa"/>
            <w:noWrap/>
            <w:vAlign w:val="bottom"/>
            <w:hideMark/>
          </w:tcPr>
          <w:p w14:paraId="5D7A24A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10.33</w:t>
            </w:r>
          </w:p>
        </w:tc>
        <w:tc>
          <w:tcPr>
            <w:tcW w:w="1291" w:type="dxa"/>
            <w:noWrap/>
            <w:vAlign w:val="bottom"/>
            <w:hideMark/>
          </w:tcPr>
          <w:p w14:paraId="31DE092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0.46</w:t>
            </w:r>
          </w:p>
        </w:tc>
        <w:tc>
          <w:tcPr>
            <w:tcW w:w="1105" w:type="dxa"/>
            <w:noWrap/>
            <w:vAlign w:val="bottom"/>
            <w:hideMark/>
          </w:tcPr>
          <w:p w14:paraId="2E11936E"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7351A54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56.9</w:t>
            </w:r>
          </w:p>
        </w:tc>
      </w:tr>
      <w:tr w:rsidR="00DC7780" w:rsidRPr="0007256E" w14:paraId="2E55E7E8" w14:textId="77777777" w:rsidTr="00DC7780">
        <w:trPr>
          <w:trHeight w:val="331"/>
        </w:trPr>
        <w:tc>
          <w:tcPr>
            <w:tcW w:w="1034" w:type="dxa"/>
            <w:noWrap/>
            <w:vAlign w:val="bottom"/>
            <w:hideMark/>
          </w:tcPr>
          <w:p w14:paraId="54FA412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1FA2B3F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2019047</w:t>
            </w:r>
          </w:p>
        </w:tc>
        <w:tc>
          <w:tcPr>
            <w:tcW w:w="1643" w:type="dxa"/>
            <w:noWrap/>
            <w:vAlign w:val="bottom"/>
            <w:hideMark/>
          </w:tcPr>
          <w:p w14:paraId="3FDDC33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39963A2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534257C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332DD35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00129CD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65176F7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0.2352</w:t>
            </w:r>
          </w:p>
        </w:tc>
        <w:tc>
          <w:tcPr>
            <w:tcW w:w="967" w:type="dxa"/>
            <w:noWrap/>
            <w:vAlign w:val="bottom"/>
            <w:hideMark/>
          </w:tcPr>
          <w:p w14:paraId="4F1D25F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0.99</w:t>
            </w:r>
          </w:p>
        </w:tc>
        <w:tc>
          <w:tcPr>
            <w:tcW w:w="1291" w:type="dxa"/>
            <w:noWrap/>
            <w:vAlign w:val="bottom"/>
            <w:hideMark/>
          </w:tcPr>
          <w:p w14:paraId="2C4753F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0.74</w:t>
            </w:r>
          </w:p>
        </w:tc>
        <w:tc>
          <w:tcPr>
            <w:tcW w:w="1105" w:type="dxa"/>
            <w:noWrap/>
            <w:vAlign w:val="bottom"/>
            <w:hideMark/>
          </w:tcPr>
          <w:p w14:paraId="476E257E"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67A1340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4.2</w:t>
            </w:r>
          </w:p>
        </w:tc>
      </w:tr>
      <w:tr w:rsidR="00DC7780" w:rsidRPr="0007256E" w14:paraId="7C7BAA0C" w14:textId="77777777" w:rsidTr="00DC7780">
        <w:trPr>
          <w:trHeight w:val="331"/>
        </w:trPr>
        <w:tc>
          <w:tcPr>
            <w:tcW w:w="1034" w:type="dxa"/>
            <w:noWrap/>
            <w:vAlign w:val="bottom"/>
            <w:hideMark/>
          </w:tcPr>
          <w:p w14:paraId="30AE7052"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2F17C6B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2019047</w:t>
            </w:r>
          </w:p>
        </w:tc>
        <w:tc>
          <w:tcPr>
            <w:tcW w:w="1643" w:type="dxa"/>
            <w:noWrap/>
            <w:vAlign w:val="bottom"/>
            <w:hideMark/>
          </w:tcPr>
          <w:p w14:paraId="3E302F6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59976E1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216742D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117D28A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098E292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2DCD686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0.1944</w:t>
            </w:r>
          </w:p>
        </w:tc>
        <w:tc>
          <w:tcPr>
            <w:tcW w:w="967" w:type="dxa"/>
            <w:noWrap/>
            <w:vAlign w:val="bottom"/>
            <w:hideMark/>
          </w:tcPr>
          <w:p w14:paraId="3C2B09D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w:t>
            </w:r>
          </w:p>
        </w:tc>
        <w:tc>
          <w:tcPr>
            <w:tcW w:w="1291" w:type="dxa"/>
            <w:noWrap/>
            <w:vAlign w:val="bottom"/>
            <w:hideMark/>
          </w:tcPr>
          <w:p w14:paraId="5A254F7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0.15</w:t>
            </w:r>
          </w:p>
        </w:tc>
        <w:tc>
          <w:tcPr>
            <w:tcW w:w="1105" w:type="dxa"/>
            <w:noWrap/>
            <w:vAlign w:val="bottom"/>
            <w:hideMark/>
          </w:tcPr>
          <w:p w14:paraId="6465E08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0.01</w:t>
            </w:r>
          </w:p>
        </w:tc>
        <w:tc>
          <w:tcPr>
            <w:tcW w:w="967" w:type="dxa"/>
            <w:noWrap/>
            <w:vAlign w:val="bottom"/>
            <w:hideMark/>
          </w:tcPr>
          <w:p w14:paraId="33631DD1"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61809735" w14:textId="77777777" w:rsidTr="00DC7780">
        <w:trPr>
          <w:trHeight w:val="331"/>
        </w:trPr>
        <w:tc>
          <w:tcPr>
            <w:tcW w:w="1034" w:type="dxa"/>
            <w:noWrap/>
            <w:vAlign w:val="bottom"/>
            <w:hideMark/>
          </w:tcPr>
          <w:p w14:paraId="2F37875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WDFW</w:t>
            </w:r>
          </w:p>
        </w:tc>
        <w:tc>
          <w:tcPr>
            <w:tcW w:w="1322" w:type="dxa"/>
            <w:noWrap/>
            <w:vAlign w:val="bottom"/>
            <w:hideMark/>
          </w:tcPr>
          <w:p w14:paraId="0051087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2019047</w:t>
            </w:r>
          </w:p>
        </w:tc>
        <w:tc>
          <w:tcPr>
            <w:tcW w:w="1643" w:type="dxa"/>
            <w:noWrap/>
            <w:vAlign w:val="bottom"/>
            <w:hideMark/>
          </w:tcPr>
          <w:p w14:paraId="3FBEF64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1BFBDAD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28073D6D"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juv</w:t>
            </w:r>
          </w:p>
        </w:tc>
        <w:tc>
          <w:tcPr>
            <w:tcW w:w="967" w:type="dxa"/>
            <w:noWrap/>
            <w:vAlign w:val="bottom"/>
            <w:hideMark/>
          </w:tcPr>
          <w:p w14:paraId="38CC57D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125293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04ED5DB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0.2149</w:t>
            </w:r>
          </w:p>
        </w:tc>
        <w:tc>
          <w:tcPr>
            <w:tcW w:w="967" w:type="dxa"/>
            <w:noWrap/>
            <w:vAlign w:val="bottom"/>
            <w:hideMark/>
          </w:tcPr>
          <w:p w14:paraId="212FF42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0.96</w:t>
            </w:r>
          </w:p>
        </w:tc>
        <w:tc>
          <w:tcPr>
            <w:tcW w:w="1291" w:type="dxa"/>
            <w:noWrap/>
            <w:vAlign w:val="bottom"/>
            <w:hideMark/>
          </w:tcPr>
          <w:p w14:paraId="47B6D72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w:t>
            </w:r>
          </w:p>
        </w:tc>
        <w:tc>
          <w:tcPr>
            <w:tcW w:w="1105" w:type="dxa"/>
            <w:noWrap/>
            <w:vAlign w:val="bottom"/>
            <w:hideMark/>
          </w:tcPr>
          <w:p w14:paraId="4C69FD7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0.04</w:t>
            </w:r>
          </w:p>
        </w:tc>
        <w:tc>
          <w:tcPr>
            <w:tcW w:w="967" w:type="dxa"/>
            <w:noWrap/>
            <w:vAlign w:val="bottom"/>
            <w:hideMark/>
          </w:tcPr>
          <w:p w14:paraId="192CA9F3"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1279DAED" w14:textId="77777777" w:rsidTr="00DC7780">
        <w:trPr>
          <w:trHeight w:val="331"/>
        </w:trPr>
        <w:tc>
          <w:tcPr>
            <w:tcW w:w="1034" w:type="dxa"/>
            <w:noWrap/>
            <w:vAlign w:val="bottom"/>
            <w:hideMark/>
          </w:tcPr>
          <w:p w14:paraId="1D35B47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322" w:type="dxa"/>
            <w:noWrap/>
            <w:vAlign w:val="bottom"/>
            <w:hideMark/>
          </w:tcPr>
          <w:p w14:paraId="30599F9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2019100</w:t>
            </w:r>
          </w:p>
        </w:tc>
        <w:tc>
          <w:tcPr>
            <w:tcW w:w="1643" w:type="dxa"/>
            <w:noWrap/>
            <w:vAlign w:val="bottom"/>
            <w:hideMark/>
          </w:tcPr>
          <w:p w14:paraId="794B18B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510061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1696172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1702874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570BDE3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7D59E69B"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0.3038</w:t>
            </w:r>
          </w:p>
        </w:tc>
        <w:tc>
          <w:tcPr>
            <w:tcW w:w="967" w:type="dxa"/>
            <w:noWrap/>
            <w:vAlign w:val="bottom"/>
            <w:hideMark/>
          </w:tcPr>
          <w:p w14:paraId="7CF0D2B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10.87</w:t>
            </w:r>
          </w:p>
        </w:tc>
        <w:tc>
          <w:tcPr>
            <w:tcW w:w="1291" w:type="dxa"/>
            <w:noWrap/>
            <w:vAlign w:val="bottom"/>
            <w:hideMark/>
          </w:tcPr>
          <w:p w14:paraId="3DD009C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0.82</w:t>
            </w:r>
          </w:p>
        </w:tc>
        <w:tc>
          <w:tcPr>
            <w:tcW w:w="1105" w:type="dxa"/>
            <w:noWrap/>
            <w:vAlign w:val="bottom"/>
            <w:hideMark/>
          </w:tcPr>
          <w:p w14:paraId="7112D3C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w:t>
            </w:r>
          </w:p>
        </w:tc>
        <w:tc>
          <w:tcPr>
            <w:tcW w:w="967" w:type="dxa"/>
            <w:noWrap/>
            <w:vAlign w:val="bottom"/>
            <w:hideMark/>
          </w:tcPr>
          <w:p w14:paraId="7A54637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0.28</w:t>
            </w:r>
          </w:p>
        </w:tc>
      </w:tr>
      <w:tr w:rsidR="00DC7780" w:rsidRPr="0007256E" w14:paraId="5DA63B9B" w14:textId="77777777" w:rsidTr="00DC7780">
        <w:trPr>
          <w:trHeight w:val="331"/>
        </w:trPr>
        <w:tc>
          <w:tcPr>
            <w:tcW w:w="1034" w:type="dxa"/>
            <w:noWrap/>
            <w:vAlign w:val="bottom"/>
            <w:hideMark/>
          </w:tcPr>
          <w:p w14:paraId="67D07D34"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322" w:type="dxa"/>
            <w:noWrap/>
            <w:vAlign w:val="bottom"/>
            <w:hideMark/>
          </w:tcPr>
          <w:p w14:paraId="44601C3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2019100</w:t>
            </w:r>
          </w:p>
        </w:tc>
        <w:tc>
          <w:tcPr>
            <w:tcW w:w="1643" w:type="dxa"/>
            <w:noWrap/>
            <w:vAlign w:val="bottom"/>
            <w:hideMark/>
          </w:tcPr>
          <w:p w14:paraId="362657A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77FD389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48710F63"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34681FA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19934FF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436E973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0.1742</w:t>
            </w:r>
          </w:p>
        </w:tc>
        <w:tc>
          <w:tcPr>
            <w:tcW w:w="967" w:type="dxa"/>
            <w:noWrap/>
            <w:vAlign w:val="bottom"/>
            <w:hideMark/>
          </w:tcPr>
          <w:p w14:paraId="04ABB11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2.87</w:t>
            </w:r>
          </w:p>
        </w:tc>
        <w:tc>
          <w:tcPr>
            <w:tcW w:w="1291" w:type="dxa"/>
            <w:noWrap/>
            <w:vAlign w:val="bottom"/>
            <w:hideMark/>
          </w:tcPr>
          <w:p w14:paraId="49B6456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0.24</w:t>
            </w:r>
          </w:p>
        </w:tc>
        <w:tc>
          <w:tcPr>
            <w:tcW w:w="1105" w:type="dxa"/>
            <w:noWrap/>
            <w:vAlign w:val="bottom"/>
            <w:hideMark/>
          </w:tcPr>
          <w:p w14:paraId="70907BA4"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0.02</w:t>
            </w:r>
          </w:p>
        </w:tc>
        <w:tc>
          <w:tcPr>
            <w:tcW w:w="967" w:type="dxa"/>
            <w:noWrap/>
            <w:vAlign w:val="bottom"/>
            <w:hideMark/>
          </w:tcPr>
          <w:p w14:paraId="71E447D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5.29</w:t>
            </w:r>
          </w:p>
        </w:tc>
      </w:tr>
      <w:tr w:rsidR="00DC7780" w:rsidRPr="0007256E" w14:paraId="14768944" w14:textId="77777777" w:rsidTr="00DC7780">
        <w:trPr>
          <w:trHeight w:val="331"/>
        </w:trPr>
        <w:tc>
          <w:tcPr>
            <w:tcW w:w="1034" w:type="dxa"/>
            <w:noWrap/>
            <w:vAlign w:val="bottom"/>
            <w:hideMark/>
          </w:tcPr>
          <w:p w14:paraId="4D49A46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AKMMSN</w:t>
            </w:r>
          </w:p>
        </w:tc>
        <w:tc>
          <w:tcPr>
            <w:tcW w:w="1322" w:type="dxa"/>
            <w:noWrap/>
            <w:vAlign w:val="bottom"/>
            <w:hideMark/>
          </w:tcPr>
          <w:p w14:paraId="1D35610F"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2019100</w:t>
            </w:r>
          </w:p>
        </w:tc>
        <w:tc>
          <w:tcPr>
            <w:tcW w:w="1643" w:type="dxa"/>
            <w:noWrap/>
            <w:vAlign w:val="bottom"/>
            <w:hideMark/>
          </w:tcPr>
          <w:p w14:paraId="23D93B2B"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5FBF955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w:t>
            </w:r>
          </w:p>
        </w:tc>
        <w:tc>
          <w:tcPr>
            <w:tcW w:w="967" w:type="dxa"/>
            <w:noWrap/>
            <w:vAlign w:val="bottom"/>
            <w:hideMark/>
          </w:tcPr>
          <w:p w14:paraId="53D2328E"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sub-adult</w:t>
            </w:r>
          </w:p>
        </w:tc>
        <w:tc>
          <w:tcPr>
            <w:tcW w:w="967" w:type="dxa"/>
            <w:noWrap/>
            <w:vAlign w:val="bottom"/>
            <w:hideMark/>
          </w:tcPr>
          <w:p w14:paraId="41EA51A5"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1291" w:type="dxa"/>
            <w:noWrap/>
            <w:vAlign w:val="bottom"/>
            <w:hideMark/>
          </w:tcPr>
          <w:p w14:paraId="554AFB89"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NA</w:t>
            </w:r>
          </w:p>
        </w:tc>
        <w:tc>
          <w:tcPr>
            <w:tcW w:w="967" w:type="dxa"/>
            <w:noWrap/>
            <w:vAlign w:val="bottom"/>
            <w:hideMark/>
          </w:tcPr>
          <w:p w14:paraId="38A09362"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0.2029</w:t>
            </w:r>
          </w:p>
        </w:tc>
        <w:tc>
          <w:tcPr>
            <w:tcW w:w="967" w:type="dxa"/>
            <w:noWrap/>
            <w:vAlign w:val="bottom"/>
            <w:hideMark/>
          </w:tcPr>
          <w:p w14:paraId="0342DD9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9.71</w:t>
            </w:r>
          </w:p>
        </w:tc>
        <w:tc>
          <w:tcPr>
            <w:tcW w:w="1291" w:type="dxa"/>
            <w:noWrap/>
            <w:vAlign w:val="bottom"/>
            <w:hideMark/>
          </w:tcPr>
          <w:p w14:paraId="373A915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0.46</w:t>
            </w:r>
          </w:p>
        </w:tc>
        <w:tc>
          <w:tcPr>
            <w:tcW w:w="1105" w:type="dxa"/>
            <w:noWrap/>
            <w:vAlign w:val="bottom"/>
            <w:hideMark/>
          </w:tcPr>
          <w:p w14:paraId="5CE5862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0.08</w:t>
            </w:r>
          </w:p>
        </w:tc>
        <w:tc>
          <w:tcPr>
            <w:tcW w:w="967" w:type="dxa"/>
            <w:noWrap/>
            <w:vAlign w:val="bottom"/>
            <w:hideMark/>
          </w:tcPr>
          <w:p w14:paraId="6C5859B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15.47</w:t>
            </w:r>
          </w:p>
        </w:tc>
      </w:tr>
      <w:tr w:rsidR="00DC7780" w:rsidRPr="0007256E" w14:paraId="149BD382" w14:textId="77777777" w:rsidTr="00DC7780">
        <w:trPr>
          <w:trHeight w:val="331"/>
        </w:trPr>
        <w:tc>
          <w:tcPr>
            <w:tcW w:w="1034" w:type="dxa"/>
            <w:noWrap/>
            <w:vAlign w:val="bottom"/>
            <w:hideMark/>
          </w:tcPr>
          <w:p w14:paraId="227CA9A1"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23845A9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SKMMR2019-5-Er</w:t>
            </w:r>
          </w:p>
        </w:tc>
        <w:tc>
          <w:tcPr>
            <w:tcW w:w="1643" w:type="dxa"/>
            <w:noWrap/>
            <w:vAlign w:val="bottom"/>
            <w:hideMark/>
          </w:tcPr>
          <w:p w14:paraId="2794D35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Bottom</w:t>
            </w:r>
          </w:p>
        </w:tc>
        <w:tc>
          <w:tcPr>
            <w:tcW w:w="967" w:type="dxa"/>
            <w:noWrap/>
            <w:vAlign w:val="bottom"/>
            <w:hideMark/>
          </w:tcPr>
          <w:p w14:paraId="137C5AB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24B0FB7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34ABEE0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42D76EA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5DBD4DB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0.1365</w:t>
            </w:r>
          </w:p>
        </w:tc>
        <w:tc>
          <w:tcPr>
            <w:tcW w:w="967" w:type="dxa"/>
            <w:noWrap/>
            <w:vAlign w:val="bottom"/>
            <w:hideMark/>
          </w:tcPr>
          <w:p w14:paraId="425B5D24"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1291" w:type="dxa"/>
            <w:noWrap/>
            <w:vAlign w:val="bottom"/>
            <w:hideMark/>
          </w:tcPr>
          <w:p w14:paraId="46110AF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0.26</w:t>
            </w:r>
          </w:p>
        </w:tc>
        <w:tc>
          <w:tcPr>
            <w:tcW w:w="1105" w:type="dxa"/>
            <w:noWrap/>
            <w:vAlign w:val="bottom"/>
            <w:hideMark/>
          </w:tcPr>
          <w:p w14:paraId="16DF6EBE" w14:textId="77777777" w:rsidR="00DC7780" w:rsidRPr="0007256E" w:rsidRDefault="00DC7780" w:rsidP="00D441A3">
            <w:pPr>
              <w:jc w:val="right"/>
              <w:rPr>
                <w:rFonts w:ascii="Times New Roman" w:eastAsia="Times New Roman" w:hAnsi="Times New Roman" w:cs="Times New Roman"/>
                <w:color w:val="000000"/>
                <w:sz w:val="22"/>
                <w:szCs w:val="22"/>
              </w:rPr>
            </w:pPr>
          </w:p>
        </w:tc>
        <w:tc>
          <w:tcPr>
            <w:tcW w:w="967" w:type="dxa"/>
            <w:noWrap/>
            <w:vAlign w:val="bottom"/>
            <w:hideMark/>
          </w:tcPr>
          <w:p w14:paraId="14A838E8" w14:textId="77777777" w:rsidR="00DC7780" w:rsidRPr="0007256E" w:rsidRDefault="00DC7780" w:rsidP="00D441A3">
            <w:pPr>
              <w:rPr>
                <w:rFonts w:ascii="Times New Roman" w:eastAsia="Times New Roman" w:hAnsi="Times New Roman" w:cs="Times New Roman"/>
                <w:sz w:val="22"/>
                <w:szCs w:val="22"/>
              </w:rPr>
            </w:pPr>
          </w:p>
        </w:tc>
      </w:tr>
      <w:tr w:rsidR="00DC7780" w:rsidRPr="0007256E" w14:paraId="6EA5C05C" w14:textId="77777777" w:rsidTr="00DC7780">
        <w:trPr>
          <w:trHeight w:val="331"/>
        </w:trPr>
        <w:tc>
          <w:tcPr>
            <w:tcW w:w="1034" w:type="dxa"/>
            <w:noWrap/>
            <w:vAlign w:val="bottom"/>
            <w:hideMark/>
          </w:tcPr>
          <w:p w14:paraId="390DD0A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620B94BA"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SKMMR2019-5-Er</w:t>
            </w:r>
          </w:p>
        </w:tc>
        <w:tc>
          <w:tcPr>
            <w:tcW w:w="1643" w:type="dxa"/>
            <w:noWrap/>
            <w:vAlign w:val="bottom"/>
            <w:hideMark/>
          </w:tcPr>
          <w:p w14:paraId="7155848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Medium</w:t>
            </w:r>
          </w:p>
        </w:tc>
        <w:tc>
          <w:tcPr>
            <w:tcW w:w="967" w:type="dxa"/>
            <w:noWrap/>
            <w:vAlign w:val="bottom"/>
            <w:hideMark/>
          </w:tcPr>
          <w:p w14:paraId="78CA0A87"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7A02D50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59B259D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2A2E2650"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4780994A"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0.1062</w:t>
            </w:r>
          </w:p>
        </w:tc>
        <w:tc>
          <w:tcPr>
            <w:tcW w:w="967" w:type="dxa"/>
            <w:noWrap/>
            <w:vAlign w:val="bottom"/>
            <w:hideMark/>
          </w:tcPr>
          <w:p w14:paraId="2B8577A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0.49</w:t>
            </w:r>
          </w:p>
        </w:tc>
        <w:tc>
          <w:tcPr>
            <w:tcW w:w="1291" w:type="dxa"/>
            <w:noWrap/>
            <w:vAlign w:val="bottom"/>
            <w:hideMark/>
          </w:tcPr>
          <w:p w14:paraId="3A4B7431"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0.62</w:t>
            </w:r>
          </w:p>
        </w:tc>
        <w:tc>
          <w:tcPr>
            <w:tcW w:w="1105" w:type="dxa"/>
            <w:noWrap/>
            <w:vAlign w:val="bottom"/>
            <w:hideMark/>
          </w:tcPr>
          <w:p w14:paraId="7BB55CAE"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0.11</w:t>
            </w:r>
          </w:p>
        </w:tc>
        <w:tc>
          <w:tcPr>
            <w:tcW w:w="967" w:type="dxa"/>
            <w:noWrap/>
            <w:vAlign w:val="bottom"/>
            <w:hideMark/>
          </w:tcPr>
          <w:p w14:paraId="77B17A17" w14:textId="77777777" w:rsidR="00DC7780" w:rsidRPr="0007256E" w:rsidRDefault="00DC7780" w:rsidP="00D441A3">
            <w:pPr>
              <w:jc w:val="right"/>
              <w:rPr>
                <w:rFonts w:ascii="Times New Roman" w:eastAsia="Times New Roman" w:hAnsi="Times New Roman" w:cs="Times New Roman"/>
                <w:color w:val="000000"/>
                <w:sz w:val="22"/>
                <w:szCs w:val="22"/>
              </w:rPr>
            </w:pPr>
          </w:p>
        </w:tc>
      </w:tr>
      <w:tr w:rsidR="00DC7780" w:rsidRPr="0007256E" w14:paraId="2644ACD3" w14:textId="77777777" w:rsidTr="00DC7780">
        <w:trPr>
          <w:trHeight w:val="331"/>
        </w:trPr>
        <w:tc>
          <w:tcPr>
            <w:tcW w:w="1034" w:type="dxa"/>
            <w:noWrap/>
            <w:vAlign w:val="bottom"/>
            <w:hideMark/>
          </w:tcPr>
          <w:p w14:paraId="67D17AF0"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CRC</w:t>
            </w:r>
          </w:p>
        </w:tc>
        <w:tc>
          <w:tcPr>
            <w:tcW w:w="1322" w:type="dxa"/>
            <w:noWrap/>
            <w:vAlign w:val="bottom"/>
            <w:hideMark/>
          </w:tcPr>
          <w:p w14:paraId="6A662A3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SKMMR2019-5-Er</w:t>
            </w:r>
          </w:p>
        </w:tc>
        <w:tc>
          <w:tcPr>
            <w:tcW w:w="1643" w:type="dxa"/>
            <w:noWrap/>
            <w:vAlign w:val="bottom"/>
            <w:hideMark/>
          </w:tcPr>
          <w:p w14:paraId="6C6E88CC"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Surface</w:t>
            </w:r>
          </w:p>
        </w:tc>
        <w:tc>
          <w:tcPr>
            <w:tcW w:w="967" w:type="dxa"/>
            <w:noWrap/>
            <w:vAlign w:val="bottom"/>
            <w:hideMark/>
          </w:tcPr>
          <w:p w14:paraId="6782EDDF"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F</w:t>
            </w:r>
          </w:p>
        </w:tc>
        <w:tc>
          <w:tcPr>
            <w:tcW w:w="967" w:type="dxa"/>
            <w:noWrap/>
            <w:vAlign w:val="bottom"/>
            <w:hideMark/>
          </w:tcPr>
          <w:p w14:paraId="24EC7648"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adult</w:t>
            </w:r>
          </w:p>
        </w:tc>
        <w:tc>
          <w:tcPr>
            <w:tcW w:w="967" w:type="dxa"/>
            <w:noWrap/>
            <w:vAlign w:val="bottom"/>
            <w:hideMark/>
          </w:tcPr>
          <w:p w14:paraId="1E825BB6" w14:textId="77777777" w:rsidR="00DC7780" w:rsidRPr="0007256E" w:rsidRDefault="00DC7780" w:rsidP="00D441A3">
            <w:pPr>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Poor</w:t>
            </w:r>
          </w:p>
        </w:tc>
        <w:tc>
          <w:tcPr>
            <w:tcW w:w="1291" w:type="dxa"/>
            <w:noWrap/>
            <w:vAlign w:val="bottom"/>
            <w:hideMark/>
          </w:tcPr>
          <w:p w14:paraId="0A0507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3</w:t>
            </w:r>
          </w:p>
        </w:tc>
        <w:tc>
          <w:tcPr>
            <w:tcW w:w="967" w:type="dxa"/>
            <w:noWrap/>
            <w:vAlign w:val="bottom"/>
            <w:hideMark/>
          </w:tcPr>
          <w:p w14:paraId="7DF982F5"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0.1689</w:t>
            </w:r>
          </w:p>
        </w:tc>
        <w:tc>
          <w:tcPr>
            <w:tcW w:w="967" w:type="dxa"/>
            <w:noWrap/>
            <w:vAlign w:val="bottom"/>
            <w:hideMark/>
          </w:tcPr>
          <w:p w14:paraId="6821E5F7"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10.28</w:t>
            </w:r>
          </w:p>
        </w:tc>
        <w:tc>
          <w:tcPr>
            <w:tcW w:w="1291" w:type="dxa"/>
            <w:noWrap/>
            <w:vAlign w:val="bottom"/>
            <w:hideMark/>
          </w:tcPr>
          <w:p w14:paraId="77802366"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2.59</w:t>
            </w:r>
          </w:p>
        </w:tc>
        <w:tc>
          <w:tcPr>
            <w:tcW w:w="1105" w:type="dxa"/>
            <w:noWrap/>
            <w:vAlign w:val="bottom"/>
            <w:hideMark/>
          </w:tcPr>
          <w:p w14:paraId="09DAE4C3"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0.36</w:t>
            </w:r>
          </w:p>
        </w:tc>
        <w:tc>
          <w:tcPr>
            <w:tcW w:w="967" w:type="dxa"/>
            <w:noWrap/>
            <w:vAlign w:val="bottom"/>
            <w:hideMark/>
          </w:tcPr>
          <w:p w14:paraId="2D86C51D" w14:textId="77777777" w:rsidR="00DC7780" w:rsidRPr="0007256E" w:rsidRDefault="00DC7780" w:rsidP="00D441A3">
            <w:pPr>
              <w:jc w:val="right"/>
              <w:rPr>
                <w:rFonts w:ascii="Times New Roman" w:eastAsia="Times New Roman" w:hAnsi="Times New Roman" w:cs="Times New Roman"/>
                <w:color w:val="000000"/>
                <w:sz w:val="22"/>
                <w:szCs w:val="22"/>
              </w:rPr>
            </w:pPr>
            <w:r w:rsidRPr="0007256E">
              <w:rPr>
                <w:rFonts w:ascii="Times New Roman" w:eastAsia="Times New Roman" w:hAnsi="Times New Roman" w:cs="Times New Roman"/>
                <w:color w:val="000000"/>
                <w:sz w:val="22"/>
                <w:szCs w:val="22"/>
              </w:rPr>
              <w:t>11.3</w:t>
            </w:r>
          </w:p>
        </w:tc>
      </w:tr>
    </w:tbl>
    <w:p w14:paraId="33A6D27A" w14:textId="77777777" w:rsidR="00DC7780" w:rsidRPr="0007256E" w:rsidRDefault="00DC7780" w:rsidP="00DC7780">
      <w:pPr>
        <w:spacing w:line="276" w:lineRule="auto"/>
        <w:ind w:firstLine="720"/>
        <w:rPr>
          <w:rFonts w:ascii="Times New Roman" w:hAnsi="Times New Roman" w:cs="Times New Roman"/>
          <w:sz w:val="22"/>
          <w:szCs w:val="22"/>
        </w:rPr>
      </w:pPr>
    </w:p>
    <w:p w14:paraId="21E55229" w14:textId="77777777" w:rsidR="00DC7780" w:rsidRPr="0007256E" w:rsidRDefault="00DC7780" w:rsidP="00DC7780">
      <w:pPr>
        <w:spacing w:after="160" w:line="278" w:lineRule="auto"/>
        <w:rPr>
          <w:rFonts w:ascii="Times New Roman" w:hAnsi="Times New Roman" w:cs="Times New Roman"/>
          <w:sz w:val="22"/>
          <w:szCs w:val="22"/>
        </w:rPr>
      </w:pPr>
    </w:p>
    <w:p w14:paraId="758DBF71" w14:textId="77777777" w:rsidR="00DC7780" w:rsidRPr="0007256E" w:rsidRDefault="00DC7780" w:rsidP="00DC7780">
      <w:pPr>
        <w:spacing w:after="160" w:line="278" w:lineRule="auto"/>
        <w:rPr>
          <w:rFonts w:ascii="Times New Roman" w:hAnsi="Times New Roman" w:cs="Times New Roman"/>
          <w:sz w:val="22"/>
          <w:szCs w:val="22"/>
        </w:rPr>
      </w:pPr>
    </w:p>
    <w:p w14:paraId="59F63601" w14:textId="77777777" w:rsidR="00DC7780" w:rsidRPr="0007256E" w:rsidRDefault="00DC7780" w:rsidP="00DC7780">
      <w:pPr>
        <w:spacing w:after="160" w:line="278" w:lineRule="auto"/>
        <w:rPr>
          <w:rFonts w:ascii="Times New Roman" w:hAnsi="Times New Roman" w:cs="Times New Roman"/>
          <w:sz w:val="22"/>
          <w:szCs w:val="22"/>
        </w:rPr>
      </w:pPr>
    </w:p>
    <w:p w14:paraId="0F75C81B" w14:textId="77777777" w:rsidR="00DC7780" w:rsidRPr="0007256E" w:rsidRDefault="00DC7780">
      <w:pPr>
        <w:rPr>
          <w:rFonts w:ascii="Times New Roman" w:hAnsi="Times New Roman" w:cs="Times New Roman"/>
          <w:b/>
          <w:bCs/>
          <w:sz w:val="22"/>
          <w:szCs w:val="22"/>
        </w:rPr>
      </w:pPr>
    </w:p>
    <w:sectPr w:rsidR="00DC7780" w:rsidRPr="0007256E" w:rsidSect="00DC778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5-04-21T19:00:00Z" w:initials="MOU">
    <w:p w14:paraId="07461D22" w14:textId="77777777" w:rsidR="009D602E" w:rsidRDefault="009D602E" w:rsidP="009D602E">
      <w:pPr>
        <w:pStyle w:val="CommentText"/>
      </w:pPr>
      <w:r>
        <w:rPr>
          <w:rStyle w:val="CommentReference"/>
        </w:rPr>
        <w:annotationRef/>
      </w:r>
      <w:r>
        <w:t>LET’S MOVE ALL FIGURES TO THE END?</w:t>
      </w:r>
    </w:p>
  </w:comment>
  <w:comment w:id="9" w:author="Valentina Melica" w:date="2025-05-27T20:37:00Z" w:initials="VM">
    <w:p w14:paraId="1D39FC84" w14:textId="77777777" w:rsidR="00CD479D" w:rsidRDefault="00CD479D" w:rsidP="00CD479D">
      <w:r>
        <w:rPr>
          <w:rStyle w:val="CommentReference"/>
        </w:rPr>
        <w:annotationRef/>
      </w:r>
      <w:r>
        <w:rPr>
          <w:color w:val="000000"/>
          <w:kern w:val="2"/>
          <w:sz w:val="20"/>
          <w:szCs w:val="20"/>
          <w14:ligatures w14:val="standardContextual"/>
        </w:rPr>
        <w:t>log tranformed and showed on log scale not the same thing</w:t>
      </w:r>
    </w:p>
    <w:p w14:paraId="61CEC78F" w14:textId="77777777" w:rsidR="00CD479D" w:rsidRDefault="00CD479D" w:rsidP="00CD479D"/>
  </w:comment>
  <w:comment w:id="13" w:author="Valentina Melica" w:date="2025-05-19T12:04:00Z" w:initials="VM">
    <w:p w14:paraId="5582AA0A" w14:textId="77777777" w:rsidR="00DC7780" w:rsidRDefault="00DC7780" w:rsidP="00DC7780">
      <w:r>
        <w:rPr>
          <w:rStyle w:val="CommentReference"/>
        </w:rPr>
        <w:annotationRef/>
      </w:r>
      <w:r>
        <w:rPr>
          <w:color w:val="000000"/>
          <w:kern w:val="2"/>
          <w:sz w:val="20"/>
          <w:szCs w:val="20"/>
          <w14:ligatures w14:val="standardContextual"/>
        </w:rPr>
        <w:t>should this table include all thiese info</w:t>
      </w:r>
    </w:p>
    <w:p w14:paraId="10C22E22" w14:textId="77777777" w:rsidR="00DC7780" w:rsidRDefault="00DC7780" w:rsidP="008F291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61D22" w15:done="1"/>
  <w15:commentEx w15:paraId="61CEC78F" w15:done="0"/>
  <w15:commentEx w15:paraId="10C22E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B11461" w16cex:dateUtc="2025-04-22T05:00:00Z"/>
  <w16cex:commentExtensible w16cex:durableId="0CC9F3E0" w16cex:dateUtc="2025-05-28T03:37:00Z"/>
  <w16cex:commentExtensible w16cex:durableId="42AB9970" w16cex:dateUtc="2025-05-19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61D22" w16cid:durableId="2BB11461"/>
  <w16cid:commentId w16cid:paraId="61CEC78F" w16cid:durableId="0CC9F3E0"/>
  <w16cid:commentId w16cid:paraId="10C22E22" w16cid:durableId="42AB99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2650" w14:textId="77777777" w:rsidR="00AD0D40" w:rsidRDefault="00AD0D40">
      <w:r>
        <w:separator/>
      </w:r>
    </w:p>
  </w:endnote>
  <w:endnote w:type="continuationSeparator" w:id="0">
    <w:p w14:paraId="0B145A9D" w14:textId="77777777" w:rsidR="00AD0D40" w:rsidRDefault="00AD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0454402"/>
      <w:docPartObj>
        <w:docPartGallery w:val="Page Numbers (Bottom of Page)"/>
        <w:docPartUnique/>
      </w:docPartObj>
    </w:sdtPr>
    <w:sdtContent>
      <w:p w14:paraId="5DF6C72B" w14:textId="77777777" w:rsidR="00604135" w:rsidRDefault="00604135" w:rsidP="00957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43B3D5" w14:textId="77777777" w:rsidR="00604135" w:rsidRDefault="00604135">
    <w:pPr>
      <w:pStyle w:val="Footer"/>
      <w:ind w:right="360"/>
      <w:pPrChange w:id="1" w:author="Microsoft Office User" w:date="2025-03-10T15:4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595697"/>
      <w:docPartObj>
        <w:docPartGallery w:val="Page Numbers (Bottom of Page)"/>
        <w:docPartUnique/>
      </w:docPartObj>
    </w:sdtPr>
    <w:sdtContent>
      <w:p w14:paraId="73D6F2A9" w14:textId="77777777" w:rsidR="00604135" w:rsidRDefault="00604135" w:rsidP="00983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282B64" w14:textId="77777777" w:rsidR="00604135" w:rsidRDefault="00604135" w:rsidP="009838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7DAA" w14:textId="77777777" w:rsidR="00AD0D40" w:rsidRDefault="00AD0D40">
      <w:r>
        <w:separator/>
      </w:r>
    </w:p>
  </w:footnote>
  <w:footnote w:type="continuationSeparator" w:id="0">
    <w:p w14:paraId="643C1050" w14:textId="77777777" w:rsidR="00AD0D40" w:rsidRDefault="00AD0D4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02E"/>
    <w:rsid w:val="00026FB1"/>
    <w:rsid w:val="000706D6"/>
    <w:rsid w:val="0007256E"/>
    <w:rsid w:val="00142FEA"/>
    <w:rsid w:val="001E424C"/>
    <w:rsid w:val="001E4575"/>
    <w:rsid w:val="001F57AD"/>
    <w:rsid w:val="00206C77"/>
    <w:rsid w:val="00287A44"/>
    <w:rsid w:val="002D16A5"/>
    <w:rsid w:val="002F4EDE"/>
    <w:rsid w:val="003B0E98"/>
    <w:rsid w:val="003B312D"/>
    <w:rsid w:val="003D4826"/>
    <w:rsid w:val="00431EAB"/>
    <w:rsid w:val="004B10C2"/>
    <w:rsid w:val="004E13E5"/>
    <w:rsid w:val="00505B46"/>
    <w:rsid w:val="005142B7"/>
    <w:rsid w:val="00563D2B"/>
    <w:rsid w:val="00570E7F"/>
    <w:rsid w:val="00573EF7"/>
    <w:rsid w:val="005B35E1"/>
    <w:rsid w:val="005E2D45"/>
    <w:rsid w:val="00604135"/>
    <w:rsid w:val="00606D37"/>
    <w:rsid w:val="00650BF2"/>
    <w:rsid w:val="00690B50"/>
    <w:rsid w:val="006A7798"/>
    <w:rsid w:val="00715670"/>
    <w:rsid w:val="00721984"/>
    <w:rsid w:val="00722A9C"/>
    <w:rsid w:val="007430A6"/>
    <w:rsid w:val="00786167"/>
    <w:rsid w:val="0079454F"/>
    <w:rsid w:val="0082361F"/>
    <w:rsid w:val="00844E0C"/>
    <w:rsid w:val="008A36AB"/>
    <w:rsid w:val="008C027A"/>
    <w:rsid w:val="008E203B"/>
    <w:rsid w:val="008F291B"/>
    <w:rsid w:val="0092372F"/>
    <w:rsid w:val="00964D88"/>
    <w:rsid w:val="009D602E"/>
    <w:rsid w:val="009F3A25"/>
    <w:rsid w:val="00A1757E"/>
    <w:rsid w:val="00A75D71"/>
    <w:rsid w:val="00AB51D5"/>
    <w:rsid w:val="00AD0D40"/>
    <w:rsid w:val="00B27BB8"/>
    <w:rsid w:val="00B4764C"/>
    <w:rsid w:val="00B55A46"/>
    <w:rsid w:val="00B56603"/>
    <w:rsid w:val="00B64A41"/>
    <w:rsid w:val="00BC7BAD"/>
    <w:rsid w:val="00BD4F5F"/>
    <w:rsid w:val="00BE1BBF"/>
    <w:rsid w:val="00C2095F"/>
    <w:rsid w:val="00C446F8"/>
    <w:rsid w:val="00C7106B"/>
    <w:rsid w:val="00CC2033"/>
    <w:rsid w:val="00CD479D"/>
    <w:rsid w:val="00D50A3A"/>
    <w:rsid w:val="00D850FB"/>
    <w:rsid w:val="00D9440A"/>
    <w:rsid w:val="00DC7780"/>
    <w:rsid w:val="00DD1663"/>
    <w:rsid w:val="00DD7B69"/>
    <w:rsid w:val="00DE6C83"/>
    <w:rsid w:val="00E159D9"/>
    <w:rsid w:val="00E44D28"/>
    <w:rsid w:val="00ED2709"/>
    <w:rsid w:val="00EE1073"/>
    <w:rsid w:val="00EE449B"/>
    <w:rsid w:val="00EF2E7C"/>
    <w:rsid w:val="00F75FB1"/>
    <w:rsid w:val="00FC0C0D"/>
    <w:rsid w:val="00FD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A769"/>
  <w15:chartTrackingRefBased/>
  <w15:docId w15:val="{E2535A55-D7CC-094C-AC6C-84CE65BA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602E"/>
    <w:pPr>
      <w:spacing w:after="0" w:line="240" w:lineRule="auto"/>
    </w:pPr>
    <w:rPr>
      <w:kern w:val="0"/>
      <w14:ligatures w14:val="none"/>
    </w:rPr>
  </w:style>
  <w:style w:type="paragraph" w:styleId="Heading1">
    <w:name w:val="heading 1"/>
    <w:basedOn w:val="Normal"/>
    <w:next w:val="Normal"/>
    <w:link w:val="Heading1Char"/>
    <w:uiPriority w:val="9"/>
    <w:qFormat/>
    <w:rsid w:val="009D60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D60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602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602E"/>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D602E"/>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D602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D602E"/>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D602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D602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02E"/>
    <w:rPr>
      <w:rFonts w:eastAsiaTheme="majorEastAsia" w:cstheme="majorBidi"/>
      <w:color w:val="272727" w:themeColor="text1" w:themeTint="D8"/>
    </w:rPr>
  </w:style>
  <w:style w:type="paragraph" w:styleId="Title">
    <w:name w:val="Title"/>
    <w:basedOn w:val="Normal"/>
    <w:next w:val="Normal"/>
    <w:link w:val="TitleChar"/>
    <w:uiPriority w:val="10"/>
    <w:qFormat/>
    <w:rsid w:val="009D602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02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02E"/>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D602E"/>
    <w:rPr>
      <w:i/>
      <w:iCs/>
      <w:color w:val="404040" w:themeColor="text1" w:themeTint="BF"/>
    </w:rPr>
  </w:style>
  <w:style w:type="paragraph" w:styleId="ListParagraph">
    <w:name w:val="List Paragraph"/>
    <w:basedOn w:val="Normal"/>
    <w:uiPriority w:val="34"/>
    <w:qFormat/>
    <w:rsid w:val="009D602E"/>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9D602E"/>
    <w:rPr>
      <w:i/>
      <w:iCs/>
      <w:color w:val="0F4761" w:themeColor="accent1" w:themeShade="BF"/>
    </w:rPr>
  </w:style>
  <w:style w:type="paragraph" w:styleId="IntenseQuote">
    <w:name w:val="Intense Quote"/>
    <w:basedOn w:val="Normal"/>
    <w:next w:val="Normal"/>
    <w:link w:val="IntenseQuoteChar"/>
    <w:uiPriority w:val="30"/>
    <w:qFormat/>
    <w:rsid w:val="009D602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D602E"/>
    <w:rPr>
      <w:i/>
      <w:iCs/>
      <w:color w:val="0F4761" w:themeColor="accent1" w:themeShade="BF"/>
    </w:rPr>
  </w:style>
  <w:style w:type="character" w:styleId="IntenseReference">
    <w:name w:val="Intense Reference"/>
    <w:basedOn w:val="DefaultParagraphFont"/>
    <w:uiPriority w:val="32"/>
    <w:qFormat/>
    <w:rsid w:val="009D602E"/>
    <w:rPr>
      <w:b/>
      <w:bCs/>
      <w:smallCaps/>
      <w:color w:val="0F4761" w:themeColor="accent1" w:themeShade="BF"/>
      <w:spacing w:val="5"/>
    </w:rPr>
  </w:style>
  <w:style w:type="character" w:styleId="CommentReference">
    <w:name w:val="annotation reference"/>
    <w:basedOn w:val="DefaultParagraphFont"/>
    <w:uiPriority w:val="99"/>
    <w:semiHidden/>
    <w:unhideWhenUsed/>
    <w:rsid w:val="009D602E"/>
    <w:rPr>
      <w:sz w:val="16"/>
      <w:szCs w:val="16"/>
    </w:rPr>
  </w:style>
  <w:style w:type="paragraph" w:styleId="CommentText">
    <w:name w:val="annotation text"/>
    <w:basedOn w:val="Normal"/>
    <w:link w:val="CommentTextChar"/>
    <w:uiPriority w:val="99"/>
    <w:unhideWhenUsed/>
    <w:rsid w:val="009D602E"/>
    <w:rPr>
      <w:kern w:val="2"/>
      <w:sz w:val="20"/>
      <w:szCs w:val="20"/>
      <w14:ligatures w14:val="standardContextual"/>
    </w:rPr>
  </w:style>
  <w:style w:type="character" w:customStyle="1" w:styleId="CommentTextChar">
    <w:name w:val="Comment Text Char"/>
    <w:basedOn w:val="DefaultParagraphFont"/>
    <w:link w:val="CommentText"/>
    <w:uiPriority w:val="99"/>
    <w:rsid w:val="009D602E"/>
    <w:rPr>
      <w:sz w:val="20"/>
      <w:szCs w:val="20"/>
    </w:rPr>
  </w:style>
  <w:style w:type="paragraph" w:styleId="Caption">
    <w:name w:val="caption"/>
    <w:basedOn w:val="Normal"/>
    <w:next w:val="Normal"/>
    <w:uiPriority w:val="35"/>
    <w:unhideWhenUsed/>
    <w:qFormat/>
    <w:rsid w:val="00D9440A"/>
    <w:pPr>
      <w:spacing w:after="200"/>
    </w:pPr>
    <w:rPr>
      <w:i/>
      <w:iCs/>
      <w:color w:val="0E2841" w:themeColor="text2"/>
      <w:sz w:val="18"/>
      <w:szCs w:val="18"/>
    </w:rPr>
  </w:style>
  <w:style w:type="paragraph" w:styleId="Footer">
    <w:name w:val="footer"/>
    <w:basedOn w:val="Normal"/>
    <w:link w:val="FooterChar"/>
    <w:uiPriority w:val="99"/>
    <w:unhideWhenUsed/>
    <w:rsid w:val="00D9440A"/>
    <w:pPr>
      <w:tabs>
        <w:tab w:val="center" w:pos="4680"/>
        <w:tab w:val="right" w:pos="9360"/>
      </w:tabs>
    </w:pPr>
  </w:style>
  <w:style w:type="character" w:customStyle="1" w:styleId="FooterChar">
    <w:name w:val="Footer Char"/>
    <w:basedOn w:val="DefaultParagraphFont"/>
    <w:link w:val="Footer"/>
    <w:uiPriority w:val="99"/>
    <w:rsid w:val="00D9440A"/>
    <w:rPr>
      <w:kern w:val="0"/>
      <w14:ligatures w14:val="none"/>
    </w:rPr>
  </w:style>
  <w:style w:type="character" w:styleId="PageNumber">
    <w:name w:val="page number"/>
    <w:basedOn w:val="DefaultParagraphFont"/>
    <w:uiPriority w:val="99"/>
    <w:semiHidden/>
    <w:unhideWhenUsed/>
    <w:rsid w:val="00D9440A"/>
  </w:style>
  <w:style w:type="paragraph" w:styleId="CommentSubject">
    <w:name w:val="annotation subject"/>
    <w:basedOn w:val="CommentText"/>
    <w:next w:val="CommentText"/>
    <w:link w:val="CommentSubjectChar"/>
    <w:uiPriority w:val="99"/>
    <w:semiHidden/>
    <w:unhideWhenUsed/>
    <w:rsid w:val="008F291B"/>
    <w:rPr>
      <w:b/>
      <w:bCs/>
      <w:kern w:val="0"/>
      <w14:ligatures w14:val="none"/>
    </w:rPr>
  </w:style>
  <w:style w:type="character" w:customStyle="1" w:styleId="CommentSubjectChar">
    <w:name w:val="Comment Subject Char"/>
    <w:basedOn w:val="CommentTextChar"/>
    <w:link w:val="CommentSubject"/>
    <w:uiPriority w:val="99"/>
    <w:semiHidden/>
    <w:rsid w:val="008F291B"/>
    <w:rPr>
      <w:b/>
      <w:bCs/>
      <w:kern w:val="0"/>
      <w:sz w:val="20"/>
      <w:szCs w:val="20"/>
      <w14:ligatures w14:val="none"/>
    </w:rPr>
  </w:style>
  <w:style w:type="character" w:styleId="UnresolvedMention">
    <w:name w:val="Unresolved Mention"/>
    <w:basedOn w:val="DefaultParagraphFont"/>
    <w:uiPriority w:val="99"/>
    <w:rsid w:val="00B27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719346">
      <w:bodyDiv w:val="1"/>
      <w:marLeft w:val="0"/>
      <w:marRight w:val="0"/>
      <w:marTop w:val="0"/>
      <w:marBottom w:val="0"/>
      <w:divBdr>
        <w:top w:val="none" w:sz="0" w:space="0" w:color="auto"/>
        <w:left w:val="none" w:sz="0" w:space="0" w:color="auto"/>
        <w:bottom w:val="none" w:sz="0" w:space="0" w:color="auto"/>
        <w:right w:val="none" w:sz="0" w:space="0" w:color="auto"/>
      </w:divBdr>
    </w:div>
    <w:div w:id="1123693231">
      <w:bodyDiv w:val="1"/>
      <w:marLeft w:val="0"/>
      <w:marRight w:val="0"/>
      <w:marTop w:val="0"/>
      <w:marBottom w:val="0"/>
      <w:divBdr>
        <w:top w:val="none" w:sz="0" w:space="0" w:color="auto"/>
        <w:left w:val="none" w:sz="0" w:space="0" w:color="auto"/>
        <w:bottom w:val="none" w:sz="0" w:space="0" w:color="auto"/>
        <w:right w:val="none" w:sz="0" w:space="0" w:color="auto"/>
      </w:divBdr>
    </w:div>
    <w:div w:id="160926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13</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29</cp:revision>
  <dcterms:created xsi:type="dcterms:W3CDTF">2025-05-07T16:53:00Z</dcterms:created>
  <dcterms:modified xsi:type="dcterms:W3CDTF">2026-05-08T19:15:00Z</dcterms:modified>
</cp:coreProperties>
</file>