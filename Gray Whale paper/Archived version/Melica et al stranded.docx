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1EDC" w14:textId="6D7B11E1" w:rsidR="00B73154" w:rsidRPr="00B05921" w:rsidRDefault="00B73154" w:rsidP="00753993">
      <w:pPr>
        <w:spacing w:line="276" w:lineRule="auto"/>
        <w:jc w:val="center"/>
        <w:rPr>
          <w:rFonts w:ascii="Times New Roman" w:hAnsi="Times New Roman" w:cs="Times New Roman"/>
          <w:lang w:val="en-CA"/>
        </w:rPr>
      </w:pPr>
      <w:r w:rsidRPr="00B05921">
        <w:rPr>
          <w:rFonts w:ascii="Times New Roman" w:hAnsi="Times New Roman" w:cs="Times New Roman"/>
          <w:lang w:val="en-CA"/>
        </w:rPr>
        <w:t>Effects of decomposition, sampling depth, and body conditions on biomarkers for stress in blubber tissue from stranded whales</w:t>
      </w:r>
    </w:p>
    <w:p w14:paraId="27F49752" w14:textId="77777777" w:rsidR="00B73154" w:rsidRPr="00B05921" w:rsidRDefault="00B73154" w:rsidP="00753993">
      <w:pPr>
        <w:spacing w:line="276" w:lineRule="auto"/>
        <w:rPr>
          <w:rFonts w:ascii="Times New Roman" w:hAnsi="Times New Roman" w:cs="Times New Roman"/>
          <w:lang w:val="en-CA"/>
        </w:rPr>
      </w:pPr>
    </w:p>
    <w:p w14:paraId="6D5DDD82" w14:textId="77777777" w:rsidR="00B73154" w:rsidRPr="00B05921" w:rsidRDefault="00B73154" w:rsidP="00753993">
      <w:pPr>
        <w:spacing w:line="276" w:lineRule="auto"/>
        <w:rPr>
          <w:rFonts w:ascii="Times New Roman" w:hAnsi="Times New Roman" w:cs="Times New Roman"/>
          <w:lang w:val="en-CA"/>
        </w:rPr>
      </w:pPr>
      <w:r w:rsidRPr="00B05921">
        <w:rPr>
          <w:rFonts w:ascii="Times New Roman" w:hAnsi="Times New Roman" w:cs="Times New Roman"/>
          <w:lang w:val="en-CA"/>
        </w:rPr>
        <w:t>Valentina Melica</w:t>
      </w:r>
      <w:r w:rsidRPr="00B05921">
        <w:rPr>
          <w:rFonts w:ascii="Times New Roman" w:hAnsi="Times New Roman" w:cs="Times New Roman"/>
          <w:vertAlign w:val="superscript"/>
          <w:lang w:val="en-CA"/>
        </w:rPr>
        <w:t>1</w:t>
      </w:r>
      <w:r w:rsidRPr="00B05921">
        <w:rPr>
          <w:rFonts w:ascii="Times New Roman" w:hAnsi="Times New Roman" w:cs="Times New Roman"/>
          <w:lang w:val="en-CA"/>
        </w:rPr>
        <w:t>, Shannon Atkinson</w:t>
      </w:r>
      <w:r w:rsidRPr="00B05921">
        <w:rPr>
          <w:rFonts w:ascii="Times New Roman" w:hAnsi="Times New Roman" w:cs="Times New Roman"/>
          <w:vertAlign w:val="superscript"/>
          <w:lang w:val="en-CA"/>
        </w:rPr>
        <w:t>1</w:t>
      </w:r>
      <w:r w:rsidRPr="00B05921">
        <w:rPr>
          <w:rFonts w:ascii="Times New Roman" w:hAnsi="Times New Roman" w:cs="Times New Roman"/>
          <w:lang w:val="en-CA"/>
        </w:rPr>
        <w:t>, Jessica Huggins</w:t>
      </w:r>
      <w:r w:rsidRPr="00B05921">
        <w:rPr>
          <w:rFonts w:ascii="Times New Roman" w:hAnsi="Times New Roman" w:cs="Times New Roman"/>
          <w:vertAlign w:val="superscript"/>
          <w:lang w:val="en-CA"/>
        </w:rPr>
        <w:t>2</w:t>
      </w:r>
      <w:r w:rsidRPr="00B05921">
        <w:rPr>
          <w:rFonts w:ascii="Times New Roman" w:hAnsi="Times New Roman" w:cs="Times New Roman"/>
          <w:lang w:val="en-CA"/>
        </w:rPr>
        <w:t>, Matthew Rogers</w:t>
      </w:r>
      <w:r w:rsidRPr="00B05921">
        <w:rPr>
          <w:rFonts w:ascii="Times New Roman" w:hAnsi="Times New Roman" w:cs="Times New Roman"/>
          <w:vertAlign w:val="superscript"/>
          <w:lang w:val="en-CA"/>
        </w:rPr>
        <w:t>3</w:t>
      </w:r>
      <w:r w:rsidRPr="00B05921">
        <w:rPr>
          <w:rFonts w:ascii="Times New Roman" w:hAnsi="Times New Roman" w:cs="Times New Roman"/>
          <w:lang w:val="en-CA"/>
        </w:rPr>
        <w:t>, Bryan Cormack</w:t>
      </w:r>
      <w:r w:rsidRPr="00B05921">
        <w:rPr>
          <w:rFonts w:ascii="Times New Roman" w:hAnsi="Times New Roman" w:cs="Times New Roman"/>
          <w:vertAlign w:val="superscript"/>
          <w:lang w:val="en-CA"/>
        </w:rPr>
        <w:t>3</w:t>
      </w:r>
      <w:r w:rsidRPr="00B05921">
        <w:rPr>
          <w:rFonts w:ascii="Times New Roman" w:hAnsi="Times New Roman" w:cs="Times New Roman"/>
          <w:lang w:val="en-CA"/>
        </w:rPr>
        <w:t xml:space="preserve">, </w:t>
      </w:r>
      <w:r w:rsidRPr="00B05921">
        <w:rPr>
          <w:rFonts w:ascii="Times New Roman" w:hAnsi="Times New Roman" w:cs="Times New Roman"/>
          <w:color w:val="222222"/>
          <w:shd w:val="clear" w:color="auto" w:fill="FFFFFF"/>
          <w:lang w:val="en-CA"/>
        </w:rPr>
        <w:t>Debbie Duffield</w:t>
      </w:r>
      <w:r w:rsidRPr="00B05921">
        <w:rPr>
          <w:rFonts w:ascii="Times New Roman" w:hAnsi="Times New Roman" w:cs="Times New Roman"/>
          <w:color w:val="222222"/>
          <w:shd w:val="clear" w:color="auto" w:fill="FFFFFF"/>
          <w:vertAlign w:val="superscript"/>
          <w:lang w:val="en-CA"/>
        </w:rPr>
        <w:t>4</w:t>
      </w:r>
      <w:r w:rsidRPr="00B05921">
        <w:rPr>
          <w:rFonts w:ascii="Times New Roman" w:hAnsi="Times New Roman" w:cs="Times New Roman"/>
          <w:color w:val="222222"/>
          <w:shd w:val="clear" w:color="auto" w:fill="FFFFFF"/>
          <w:lang w:val="en-CA"/>
        </w:rPr>
        <w:t>, Dalin D'Alessandro</w:t>
      </w:r>
      <w:r w:rsidRPr="00B05921">
        <w:rPr>
          <w:rFonts w:ascii="Times New Roman" w:hAnsi="Times New Roman" w:cs="Times New Roman"/>
          <w:color w:val="222222"/>
          <w:shd w:val="clear" w:color="auto" w:fill="FFFFFF"/>
          <w:vertAlign w:val="superscript"/>
          <w:lang w:val="en-CA"/>
        </w:rPr>
        <w:t>4</w:t>
      </w:r>
      <w:r w:rsidRPr="00B05921">
        <w:rPr>
          <w:rFonts w:ascii="Times New Roman" w:hAnsi="Times New Roman" w:cs="Times New Roman"/>
          <w:color w:val="222222"/>
          <w:shd w:val="clear" w:color="auto" w:fill="FFFFFF"/>
          <w:lang w:val="en-CA"/>
        </w:rPr>
        <w:t xml:space="preserve"> and John Calambokidis</w:t>
      </w:r>
      <w:r w:rsidRPr="00B05921">
        <w:rPr>
          <w:rFonts w:ascii="Times New Roman" w:hAnsi="Times New Roman" w:cs="Times New Roman"/>
          <w:vertAlign w:val="superscript"/>
          <w:lang w:val="en-CA"/>
        </w:rPr>
        <w:t>2</w:t>
      </w:r>
      <w:r w:rsidRPr="00B05921">
        <w:rPr>
          <w:rFonts w:ascii="Times New Roman" w:hAnsi="Times New Roman" w:cs="Times New Roman"/>
          <w:color w:val="222222"/>
          <w:shd w:val="clear" w:color="auto" w:fill="FFFFFF"/>
          <w:lang w:val="en-CA"/>
        </w:rPr>
        <w:t xml:space="preserve"> </w:t>
      </w:r>
    </w:p>
    <w:p w14:paraId="4507B152" w14:textId="77777777" w:rsidR="00B73154" w:rsidRPr="00B05921" w:rsidRDefault="00B73154" w:rsidP="00753993">
      <w:pPr>
        <w:pStyle w:val="Default"/>
        <w:spacing w:line="276" w:lineRule="auto"/>
        <w:jc w:val="both"/>
        <w:rPr>
          <w:rFonts w:ascii="Times New Roman" w:hAnsi="Times New Roman" w:cs="Times New Roman"/>
          <w:color w:val="000000" w:themeColor="text1"/>
          <w:vertAlign w:val="superscript"/>
          <w:lang w:val="en-CA"/>
        </w:rPr>
      </w:pPr>
    </w:p>
    <w:p w14:paraId="532A829C" w14:textId="77777777" w:rsidR="00B73154" w:rsidRPr="00B05921" w:rsidRDefault="00B73154" w:rsidP="00753993">
      <w:pPr>
        <w:pStyle w:val="Default"/>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vertAlign w:val="superscript"/>
          <w:lang w:val="en-CA"/>
        </w:rPr>
        <w:t xml:space="preserve">1 </w:t>
      </w:r>
      <w:r w:rsidRPr="00B05921">
        <w:rPr>
          <w:rFonts w:ascii="Times New Roman" w:hAnsi="Times New Roman" w:cs="Times New Roman"/>
          <w:color w:val="000000" w:themeColor="text1"/>
          <w:lang w:val="en-CA"/>
        </w:rPr>
        <w:t xml:space="preserve">University of Alaska Fairbanks, College of Fisheries and Ocean Sciences, Fisheries Department, Juneau, USA. </w:t>
      </w:r>
    </w:p>
    <w:p w14:paraId="20E18320" w14:textId="77777777" w:rsidR="00B73154" w:rsidRPr="00B05921" w:rsidRDefault="00B73154" w:rsidP="00753993">
      <w:pPr>
        <w:pStyle w:val="Default"/>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vertAlign w:val="superscript"/>
          <w:lang w:val="en-CA"/>
        </w:rPr>
        <w:t>2</w:t>
      </w:r>
      <w:r w:rsidRPr="00B05921">
        <w:rPr>
          <w:rFonts w:ascii="Times New Roman" w:hAnsi="Times New Roman" w:cs="Times New Roman"/>
          <w:color w:val="000000" w:themeColor="text1"/>
          <w:lang w:val="en-CA"/>
        </w:rPr>
        <w:t xml:space="preserve"> Cascadia Research Collective, Olympia, USA.</w:t>
      </w:r>
    </w:p>
    <w:p w14:paraId="06701E0C" w14:textId="77777777" w:rsidR="00B73154" w:rsidRPr="00B05921" w:rsidRDefault="00B73154" w:rsidP="00753993">
      <w:pPr>
        <w:pStyle w:val="Default"/>
        <w:spacing w:line="276" w:lineRule="auto"/>
        <w:jc w:val="both"/>
        <w:rPr>
          <w:rFonts w:ascii="Times New Roman" w:hAnsi="Times New Roman" w:cs="Times New Roman"/>
          <w:lang w:val="en-CA"/>
        </w:rPr>
      </w:pPr>
      <w:r w:rsidRPr="00B05921">
        <w:rPr>
          <w:rFonts w:ascii="Times New Roman" w:hAnsi="Times New Roman" w:cs="Times New Roman"/>
          <w:vertAlign w:val="superscript"/>
          <w:lang w:val="en-CA"/>
        </w:rPr>
        <w:t>3</w:t>
      </w:r>
      <w:r w:rsidRPr="00B05921">
        <w:rPr>
          <w:rFonts w:ascii="Times New Roman" w:hAnsi="Times New Roman" w:cs="Times New Roman"/>
          <w:lang w:val="en-CA"/>
        </w:rPr>
        <w:t>Alaska Fisheries Science Center, NOAA; Juneau, USA</w:t>
      </w:r>
    </w:p>
    <w:p w14:paraId="163D6769" w14:textId="77777777" w:rsidR="00B73154" w:rsidRDefault="00B73154" w:rsidP="00753993">
      <w:pPr>
        <w:pStyle w:val="Default"/>
        <w:spacing w:line="276" w:lineRule="auto"/>
        <w:jc w:val="both"/>
        <w:rPr>
          <w:rFonts w:ascii="Times New Roman" w:hAnsi="Times New Roman" w:cs="Times New Roman"/>
          <w:lang w:val="en-CA"/>
        </w:rPr>
      </w:pPr>
      <w:r w:rsidRPr="00B05921">
        <w:rPr>
          <w:rFonts w:ascii="Times New Roman" w:hAnsi="Times New Roman" w:cs="Times New Roman"/>
          <w:vertAlign w:val="superscript"/>
          <w:lang w:val="en-CA"/>
        </w:rPr>
        <w:t>4</w:t>
      </w:r>
      <w:r w:rsidRPr="00B05921">
        <w:rPr>
          <w:rFonts w:ascii="Times New Roman" w:hAnsi="Times New Roman" w:cs="Times New Roman"/>
          <w:lang w:val="en-CA"/>
        </w:rPr>
        <w:t>Portland State University, Biology Department, Portland, USA</w:t>
      </w:r>
    </w:p>
    <w:p w14:paraId="6AE9BAF2" w14:textId="77777777" w:rsidR="00666AC4" w:rsidRDefault="00666AC4" w:rsidP="00753993">
      <w:pPr>
        <w:pStyle w:val="Default"/>
        <w:spacing w:line="276" w:lineRule="auto"/>
        <w:jc w:val="both"/>
        <w:rPr>
          <w:rFonts w:ascii="Times New Roman" w:hAnsi="Times New Roman" w:cs="Times New Roman"/>
          <w:lang w:val="en-CA"/>
        </w:rPr>
      </w:pPr>
    </w:p>
    <w:p w14:paraId="32F601A0" w14:textId="22A936BC" w:rsidR="00666AC4" w:rsidRDefault="00666AC4" w:rsidP="00753993">
      <w:pPr>
        <w:pStyle w:val="Default"/>
        <w:spacing w:line="276" w:lineRule="auto"/>
        <w:jc w:val="both"/>
        <w:rPr>
          <w:rFonts w:ascii="Times New Roman" w:hAnsi="Times New Roman" w:cs="Times New Roman"/>
          <w:lang w:val="en-CA"/>
        </w:rPr>
      </w:pPr>
      <w:r>
        <w:rPr>
          <w:rFonts w:ascii="Times New Roman" w:hAnsi="Times New Roman" w:cs="Times New Roman"/>
          <w:lang w:val="en-CA"/>
        </w:rPr>
        <w:t>TO DISCUSS:</w:t>
      </w:r>
    </w:p>
    <w:p w14:paraId="7C493363" w14:textId="32272132" w:rsidR="00666AC4" w:rsidRDefault="00666AC4" w:rsidP="00753993">
      <w:pPr>
        <w:pStyle w:val="Default"/>
        <w:spacing w:line="276" w:lineRule="auto"/>
        <w:jc w:val="both"/>
        <w:rPr>
          <w:rFonts w:ascii="Times New Roman" w:hAnsi="Times New Roman" w:cs="Times New Roman"/>
          <w:lang w:val="en-CA"/>
        </w:rPr>
      </w:pPr>
      <w:r>
        <w:rPr>
          <w:rFonts w:ascii="Times New Roman" w:hAnsi="Times New Roman" w:cs="Times New Roman"/>
          <w:lang w:val="en-CA"/>
        </w:rPr>
        <w:t>We are including the following variable :</w:t>
      </w:r>
    </w:p>
    <w:p w14:paraId="55F662CE" w14:textId="264FD9A6" w:rsidR="00666AC4" w:rsidRDefault="00666AC4" w:rsidP="00666AC4">
      <w:pPr>
        <w:pStyle w:val="Default"/>
        <w:numPr>
          <w:ilvl w:val="0"/>
          <w:numId w:val="13"/>
        </w:numPr>
        <w:spacing w:line="276" w:lineRule="auto"/>
        <w:jc w:val="both"/>
        <w:rPr>
          <w:rFonts w:ascii="Times New Roman" w:hAnsi="Times New Roman" w:cs="Times New Roman"/>
          <w:lang w:val="en-CA"/>
        </w:rPr>
      </w:pPr>
      <w:r>
        <w:rPr>
          <w:rFonts w:ascii="Times New Roman" w:hAnsi="Times New Roman" w:cs="Times New Roman"/>
          <w:lang w:val="en-CA"/>
        </w:rPr>
        <w:t>Cortisol, Corticosterone</w:t>
      </w:r>
    </w:p>
    <w:p w14:paraId="7E49A721" w14:textId="0AD74136" w:rsidR="00666AC4" w:rsidRDefault="00666AC4" w:rsidP="00666AC4">
      <w:pPr>
        <w:pStyle w:val="Default"/>
        <w:numPr>
          <w:ilvl w:val="0"/>
          <w:numId w:val="13"/>
        </w:numPr>
        <w:spacing w:line="276" w:lineRule="auto"/>
        <w:jc w:val="both"/>
        <w:rPr>
          <w:rFonts w:ascii="Times New Roman" w:hAnsi="Times New Roman" w:cs="Times New Roman"/>
          <w:lang w:val="en-CA"/>
        </w:rPr>
      </w:pPr>
      <w:r>
        <w:rPr>
          <w:rFonts w:ascii="Times New Roman" w:hAnsi="Times New Roman" w:cs="Times New Roman"/>
          <w:lang w:val="en-CA"/>
        </w:rPr>
        <w:t xml:space="preserve">Aldosterone </w:t>
      </w:r>
    </w:p>
    <w:p w14:paraId="730D25EA" w14:textId="205F39B0" w:rsidR="00666AC4" w:rsidRDefault="00666AC4" w:rsidP="00666AC4">
      <w:pPr>
        <w:pStyle w:val="Default"/>
        <w:numPr>
          <w:ilvl w:val="0"/>
          <w:numId w:val="13"/>
        </w:numPr>
        <w:spacing w:line="276" w:lineRule="auto"/>
        <w:jc w:val="both"/>
        <w:rPr>
          <w:rFonts w:ascii="Times New Roman" w:hAnsi="Times New Roman" w:cs="Times New Roman"/>
          <w:lang w:val="en-CA"/>
        </w:rPr>
      </w:pPr>
      <w:r>
        <w:rPr>
          <w:rFonts w:ascii="Times New Roman" w:hAnsi="Times New Roman" w:cs="Times New Roman"/>
          <w:lang w:val="en-CA"/>
        </w:rPr>
        <w:t xml:space="preserve">Lipid % </w:t>
      </w:r>
    </w:p>
    <w:p w14:paraId="063B2230" w14:textId="06BDE407" w:rsidR="00666AC4" w:rsidRDefault="00666AC4" w:rsidP="00666AC4">
      <w:pPr>
        <w:pStyle w:val="Default"/>
        <w:spacing w:line="276" w:lineRule="auto"/>
        <w:jc w:val="both"/>
        <w:rPr>
          <w:rFonts w:ascii="Times New Roman" w:hAnsi="Times New Roman" w:cs="Times New Roman"/>
          <w:lang w:val="en-CA"/>
        </w:rPr>
      </w:pPr>
      <w:r>
        <w:rPr>
          <w:rFonts w:ascii="Times New Roman" w:hAnsi="Times New Roman" w:cs="Times New Roman"/>
          <w:lang w:val="en-CA"/>
        </w:rPr>
        <w:t>In relation to:</w:t>
      </w:r>
    </w:p>
    <w:p w14:paraId="0F719297" w14:textId="39E70B3D" w:rsidR="00666AC4" w:rsidRPr="00666AC4" w:rsidRDefault="00666AC4" w:rsidP="00666AC4">
      <w:pPr>
        <w:pStyle w:val="Default"/>
        <w:numPr>
          <w:ilvl w:val="0"/>
          <w:numId w:val="12"/>
        </w:numPr>
        <w:spacing w:line="276" w:lineRule="auto"/>
        <w:jc w:val="both"/>
        <w:rPr>
          <w:rFonts w:ascii="Times New Roman" w:hAnsi="Times New Roman" w:cs="Times New Roman"/>
          <w:u w:val="single"/>
          <w:lang w:val="en-CA"/>
        </w:rPr>
      </w:pPr>
      <w:r w:rsidRPr="00666AC4">
        <w:rPr>
          <w:rFonts w:ascii="Times New Roman" w:hAnsi="Times New Roman" w:cs="Times New Roman"/>
          <w:u w:val="single"/>
          <w:lang w:val="en-CA"/>
        </w:rPr>
        <w:t>Blubber depth (1, 2, 3)</w:t>
      </w:r>
    </w:p>
    <w:p w14:paraId="373D6D6B" w14:textId="3587A19B" w:rsidR="00666AC4" w:rsidRPr="00666AC4" w:rsidRDefault="00666AC4" w:rsidP="00666AC4">
      <w:pPr>
        <w:pStyle w:val="Default"/>
        <w:numPr>
          <w:ilvl w:val="0"/>
          <w:numId w:val="12"/>
        </w:numPr>
        <w:spacing w:line="276" w:lineRule="auto"/>
        <w:jc w:val="both"/>
        <w:rPr>
          <w:rFonts w:ascii="Times New Roman" w:hAnsi="Times New Roman" w:cs="Times New Roman"/>
          <w:u w:val="single"/>
          <w:lang w:val="en-CA"/>
        </w:rPr>
      </w:pPr>
      <w:r w:rsidRPr="00666AC4">
        <w:rPr>
          <w:rFonts w:ascii="Times New Roman" w:hAnsi="Times New Roman" w:cs="Times New Roman"/>
          <w:u w:val="single"/>
          <w:lang w:val="en-CA"/>
        </w:rPr>
        <w:t>COD ( 1,2)</w:t>
      </w:r>
    </w:p>
    <w:p w14:paraId="2D2EA1C2" w14:textId="2C6B30E9" w:rsidR="00666AC4" w:rsidRPr="00666AC4" w:rsidRDefault="00666AC4" w:rsidP="00666AC4">
      <w:pPr>
        <w:pStyle w:val="Default"/>
        <w:numPr>
          <w:ilvl w:val="0"/>
          <w:numId w:val="12"/>
        </w:numPr>
        <w:spacing w:line="276" w:lineRule="auto"/>
        <w:jc w:val="both"/>
        <w:rPr>
          <w:rFonts w:ascii="Times New Roman" w:hAnsi="Times New Roman" w:cs="Times New Roman"/>
          <w:lang w:val="en-CA"/>
        </w:rPr>
      </w:pPr>
      <w:r>
        <w:rPr>
          <w:rFonts w:ascii="Times New Roman" w:hAnsi="Times New Roman" w:cs="Times New Roman"/>
          <w:lang w:val="en-CA"/>
        </w:rPr>
        <w:t>Body condition (1,2,3)</w:t>
      </w:r>
    </w:p>
    <w:p w14:paraId="69F74A3F" w14:textId="2FD0D35B" w:rsidR="00666AC4" w:rsidRDefault="00666AC4" w:rsidP="00666AC4">
      <w:pPr>
        <w:pStyle w:val="Default"/>
        <w:numPr>
          <w:ilvl w:val="0"/>
          <w:numId w:val="12"/>
        </w:numPr>
        <w:spacing w:line="276" w:lineRule="auto"/>
        <w:jc w:val="both"/>
        <w:rPr>
          <w:rFonts w:ascii="Times New Roman" w:hAnsi="Times New Roman" w:cs="Times New Roman"/>
          <w:lang w:val="en-CA"/>
        </w:rPr>
      </w:pPr>
      <w:r>
        <w:rPr>
          <w:rFonts w:ascii="Times New Roman" w:hAnsi="Times New Roman" w:cs="Times New Roman"/>
          <w:lang w:val="en-CA"/>
        </w:rPr>
        <w:t>Age and sex (1,2, 3)</w:t>
      </w:r>
    </w:p>
    <w:p w14:paraId="02D6C40E" w14:textId="77777777" w:rsidR="00666AC4" w:rsidRDefault="00666AC4" w:rsidP="00666AC4">
      <w:pPr>
        <w:pStyle w:val="Default"/>
        <w:spacing w:line="276" w:lineRule="auto"/>
        <w:jc w:val="both"/>
        <w:rPr>
          <w:rFonts w:ascii="Times New Roman" w:hAnsi="Times New Roman" w:cs="Times New Roman"/>
          <w:lang w:val="en-CA"/>
        </w:rPr>
      </w:pPr>
    </w:p>
    <w:p w14:paraId="066B1175" w14:textId="1CD84221" w:rsidR="00666AC4" w:rsidRDefault="00666AC4" w:rsidP="00666AC4">
      <w:pPr>
        <w:pStyle w:val="Default"/>
        <w:spacing w:line="276" w:lineRule="auto"/>
        <w:jc w:val="both"/>
        <w:rPr>
          <w:rFonts w:ascii="Times New Roman" w:hAnsi="Times New Roman" w:cs="Times New Roman"/>
          <w:lang w:val="en-CA"/>
        </w:rPr>
      </w:pPr>
    </w:p>
    <w:p w14:paraId="7AA13FD6" w14:textId="77777777" w:rsidR="00666AC4" w:rsidRPr="00666AC4" w:rsidRDefault="00666AC4" w:rsidP="00666AC4">
      <w:pPr>
        <w:pStyle w:val="Default"/>
        <w:spacing w:line="276" w:lineRule="auto"/>
        <w:jc w:val="both"/>
        <w:rPr>
          <w:rFonts w:ascii="Times New Roman" w:hAnsi="Times New Roman" w:cs="Times New Roman"/>
          <w:lang w:val="en-CA"/>
        </w:rPr>
      </w:pPr>
    </w:p>
    <w:p w14:paraId="2EDDFA7F" w14:textId="38BFEDDF" w:rsidR="00666AC4" w:rsidRDefault="00B05921" w:rsidP="00753993">
      <w:pPr>
        <w:spacing w:line="276" w:lineRule="auto"/>
        <w:rPr>
          <w:rFonts w:ascii="Times New Roman" w:hAnsi="Times New Roman" w:cs="Times New Roman"/>
          <w:lang w:val="en-CA"/>
        </w:rPr>
      </w:pPr>
      <w:r>
        <w:rPr>
          <w:rFonts w:ascii="Times New Roman" w:hAnsi="Times New Roman" w:cs="Times New Roman"/>
          <w:lang w:val="en-CA"/>
        </w:rPr>
        <w:br w:type="page"/>
      </w:r>
    </w:p>
    <w:p w14:paraId="719D7753" w14:textId="77777777" w:rsidR="00A65B1B" w:rsidRPr="00B05921" w:rsidRDefault="00A65B1B" w:rsidP="00A65B1B">
      <w:pPr>
        <w:spacing w:line="276" w:lineRule="auto"/>
        <w:rPr>
          <w:rFonts w:ascii="Times New Roman" w:hAnsi="Times New Roman" w:cs="Times New Roman"/>
          <w:lang w:val="en-CA"/>
        </w:rPr>
      </w:pPr>
      <w:r>
        <w:rPr>
          <w:rFonts w:ascii="Times New Roman" w:hAnsi="Times New Roman" w:cs="Times New Roman"/>
          <w:lang w:val="en-CA"/>
        </w:rPr>
        <w:lastRenderedPageBreak/>
        <w:t>ABSTRACT</w:t>
      </w:r>
    </w:p>
    <w:p w14:paraId="40F7ABBB" w14:textId="77777777" w:rsidR="00A65B1B" w:rsidRPr="00B05921" w:rsidRDefault="00A65B1B" w:rsidP="00A65B1B">
      <w:pPr>
        <w:spacing w:line="276" w:lineRule="auto"/>
        <w:rPr>
          <w:rFonts w:ascii="Times New Roman" w:hAnsi="Times New Roman" w:cs="Times New Roman"/>
          <w:lang w:val="en-CA"/>
        </w:rPr>
      </w:pPr>
      <w:r w:rsidRPr="00B05921">
        <w:rPr>
          <w:rFonts w:ascii="Times New Roman" w:hAnsi="Times New Roman" w:cs="Times New Roman"/>
          <w:lang w:val="en-CA"/>
        </w:rPr>
        <w:t>Gray whales (</w:t>
      </w:r>
      <w:r w:rsidRPr="00B05921">
        <w:rPr>
          <w:rFonts w:ascii="Times New Roman" w:hAnsi="Times New Roman" w:cs="Times New Roman"/>
          <w:i/>
          <w:iCs/>
          <w:lang w:val="en-CA"/>
        </w:rPr>
        <w:t xml:space="preserve">Eschrichtius robustus) </w:t>
      </w:r>
      <w:r w:rsidRPr="00B05921">
        <w:rPr>
          <w:rFonts w:ascii="Times New Roman" w:hAnsi="Times New Roman" w:cs="Times New Roman"/>
          <w:lang w:val="en-CA"/>
        </w:rPr>
        <w:t xml:space="preserve">from the Eastern North Pacific Ocean experienced an unusual mortality event between 2019 and 2023, with unexpected high numbers of stranded individuals. Blubber from stranded whales is used for a variety of analyses that can help elucidate the physiological well-being of the individual, including the investigation of endocrine biomarkers and lipid content. However, </w:t>
      </w:r>
      <w:r>
        <w:rPr>
          <w:rFonts w:ascii="Times New Roman" w:hAnsi="Times New Roman" w:cs="Times New Roman"/>
          <w:lang w:val="en-CA"/>
        </w:rPr>
        <w:t xml:space="preserve">cause of death </w:t>
      </w:r>
      <w:r w:rsidRPr="00B05921">
        <w:rPr>
          <w:rFonts w:ascii="Times New Roman" w:hAnsi="Times New Roman" w:cs="Times New Roman"/>
          <w:lang w:val="en-CA"/>
        </w:rPr>
        <w:t xml:space="preserve">sampling location and depth, as well as the </w:t>
      </w:r>
      <w:r>
        <w:rPr>
          <w:rFonts w:ascii="Times New Roman" w:hAnsi="Times New Roman" w:cs="Times New Roman"/>
          <w:lang w:val="en-CA"/>
        </w:rPr>
        <w:t xml:space="preserve">body </w:t>
      </w:r>
      <w:r w:rsidRPr="00B05921">
        <w:rPr>
          <w:rFonts w:ascii="Times New Roman" w:hAnsi="Times New Roman" w:cs="Times New Roman"/>
          <w:lang w:val="en-CA"/>
        </w:rPr>
        <w:t xml:space="preserve">condition of the animal at the time of death can potentially affect the biochemistry of these compounds. The goal of this study was to investigate the variability in concentrations of 3 corticosteroid hormones and total lipid </w:t>
      </w:r>
      <w:r>
        <w:rPr>
          <w:rFonts w:ascii="Times New Roman" w:hAnsi="Times New Roman" w:cs="Times New Roman"/>
          <w:lang w:val="en-CA"/>
        </w:rPr>
        <w:t>content u</w:t>
      </w:r>
      <w:r w:rsidRPr="00B05921">
        <w:rPr>
          <w:rFonts w:ascii="Times New Roman" w:hAnsi="Times New Roman" w:cs="Times New Roman"/>
          <w:lang w:val="en-CA"/>
        </w:rPr>
        <w:t>sing colorimetric assays across the full blubber depth of deceased gray whales. Specifically, total lipid, cortisol, corticosterone, and aldosterone concentrations were measured in blubber samples from 35 individuals stranded in Washington and Alaska between 2010 and 2019 and analyzed in relation to blubber depth, carcass decomposition and nutritional condition of the animal. Full-depth blubber was subsampled at three different distances from the skin</w:t>
      </w:r>
      <w:r>
        <w:rPr>
          <w:rFonts w:ascii="Times New Roman" w:hAnsi="Times New Roman" w:cs="Times New Roman"/>
          <w:lang w:val="en-CA"/>
        </w:rPr>
        <w:t xml:space="preserve">: </w:t>
      </w:r>
      <w:r>
        <w:rPr>
          <w:rFonts w:ascii="Times New Roman" w:hAnsi="Times New Roman" w:cs="Times New Roman"/>
          <w:i/>
          <w:iCs/>
          <w:lang w:val="en-CA"/>
        </w:rPr>
        <w:t>Surface</w:t>
      </w:r>
      <w:r>
        <w:rPr>
          <w:rFonts w:ascii="Times New Roman" w:hAnsi="Times New Roman" w:cs="Times New Roman"/>
          <w:lang w:val="en-CA"/>
        </w:rPr>
        <w:t xml:space="preserve"> (</w:t>
      </w:r>
      <w:r w:rsidRPr="00B05921">
        <w:rPr>
          <w:rFonts w:ascii="Times New Roman" w:hAnsi="Times New Roman" w:cs="Times New Roman"/>
          <w:lang w:val="en-CA"/>
        </w:rPr>
        <w:t>0-2 cm</w:t>
      </w:r>
      <w:r>
        <w:rPr>
          <w:rFonts w:ascii="Times New Roman" w:hAnsi="Times New Roman" w:cs="Times New Roman"/>
          <w:lang w:val="en-CA"/>
        </w:rPr>
        <w:t xml:space="preserve">), </w:t>
      </w:r>
      <w:r>
        <w:rPr>
          <w:rFonts w:ascii="Times New Roman" w:hAnsi="Times New Roman" w:cs="Times New Roman"/>
          <w:i/>
          <w:iCs/>
          <w:lang w:val="en-CA"/>
        </w:rPr>
        <w:t xml:space="preserve">Middle </w:t>
      </w:r>
      <w:r>
        <w:rPr>
          <w:rFonts w:ascii="Times New Roman" w:hAnsi="Times New Roman" w:cs="Times New Roman"/>
          <w:lang w:val="en-CA"/>
        </w:rPr>
        <w:t xml:space="preserve">(3-6 cm), </w:t>
      </w:r>
      <w:r>
        <w:rPr>
          <w:rFonts w:ascii="Times New Roman" w:hAnsi="Times New Roman" w:cs="Times New Roman"/>
          <w:i/>
          <w:iCs/>
          <w:lang w:val="en-CA"/>
        </w:rPr>
        <w:t xml:space="preserve">Bottom </w:t>
      </w:r>
      <w:r>
        <w:rPr>
          <w:rFonts w:ascii="Times New Roman" w:hAnsi="Times New Roman" w:cs="Times New Roman"/>
          <w:lang w:val="en-CA"/>
        </w:rPr>
        <w:t xml:space="preserve">(&gt; 6). </w:t>
      </w:r>
      <w:r w:rsidRPr="00B05921">
        <w:rPr>
          <w:rFonts w:ascii="Times New Roman" w:hAnsi="Times New Roman" w:cs="Times New Roman"/>
          <w:lang w:val="en-CA"/>
        </w:rPr>
        <w:t xml:space="preserve">Indices for </w:t>
      </w:r>
      <w:r>
        <w:rPr>
          <w:rFonts w:ascii="Times New Roman" w:hAnsi="Times New Roman" w:cs="Times New Roman"/>
          <w:i/>
          <w:iCs/>
          <w:lang w:val="en-CA"/>
        </w:rPr>
        <w:t xml:space="preserve">Good, fair and poor </w:t>
      </w:r>
      <w:r>
        <w:rPr>
          <w:rFonts w:ascii="Times New Roman" w:hAnsi="Times New Roman" w:cs="Times New Roman"/>
          <w:lang w:val="en-CA"/>
        </w:rPr>
        <w:t xml:space="preserve">body </w:t>
      </w:r>
      <w:r w:rsidRPr="00B05921">
        <w:rPr>
          <w:rFonts w:ascii="Times New Roman" w:hAnsi="Times New Roman" w:cs="Times New Roman"/>
          <w:lang w:val="en-CA"/>
        </w:rPr>
        <w:t xml:space="preserve">conditions were assigned by field responders and recovered from stranding reports. </w:t>
      </w:r>
      <w:r w:rsidRPr="00FB4183">
        <w:rPr>
          <w:rFonts w:ascii="Times New Roman" w:hAnsi="Times New Roman" w:cs="Times New Roman"/>
          <w:lang w:val="en-CA"/>
        </w:rPr>
        <w:t>Overall, concentrations of all three hormones and total lipid (as a percent of mass analysed) were higher in the surface layer, but the difference was significant only for cortisol</w:t>
      </w:r>
      <w:r>
        <w:rPr>
          <w:rFonts w:ascii="Times New Roman" w:hAnsi="Times New Roman" w:cs="Times New Roman"/>
          <w:lang w:val="en-CA"/>
        </w:rPr>
        <w:t xml:space="preserve"> </w:t>
      </w:r>
      <w:r w:rsidRPr="00FB4183">
        <w:rPr>
          <w:rFonts w:ascii="Times New Roman" w:hAnsi="Times New Roman" w:cs="Times New Roman"/>
          <w:lang w:val="en-CA"/>
        </w:rPr>
        <w:t>(p =0.05) and total lipid (p&lt;0.05).</w:t>
      </w:r>
      <w:r>
        <w:rPr>
          <w:rFonts w:ascii="Times New Roman" w:hAnsi="Times New Roman" w:cs="Times New Roman"/>
          <w:b/>
          <w:bCs/>
          <w:lang w:val="en-CA"/>
        </w:rPr>
        <w:t xml:space="preserve"> </w:t>
      </w:r>
      <w:r w:rsidRPr="00FF5DC8">
        <w:rPr>
          <w:rFonts w:ascii="Times New Roman" w:hAnsi="Times New Roman" w:cs="Times New Roman"/>
          <w:lang w:val="en-CA"/>
        </w:rPr>
        <w:t>Cortisol and corticosterone concentrations showed similar trends among cause of death with individuals that perished to trauma or nutritional stress having elevated concentrations.</w:t>
      </w:r>
      <w:r>
        <w:rPr>
          <w:rFonts w:ascii="Times New Roman" w:hAnsi="Times New Roman" w:cs="Times New Roman"/>
          <w:lang w:val="en-CA"/>
        </w:rPr>
        <w:t xml:space="preserve"> Aldosterone concentrations were lowest in individuals perished to trauma, and highest in individuals that died after a predation event. However, no statistical difference was detected for any of the three hormones. Body conditions appeared to affect each hormone differently. However, no significant differences were detected, Cortisol and aldosterone concentrations were affected by sex and age class, with immature females having significantly higher concentrations. </w:t>
      </w:r>
      <w:r w:rsidRPr="00B05921">
        <w:rPr>
          <w:rFonts w:ascii="Times New Roman" w:hAnsi="Times New Roman" w:cs="Times New Roman"/>
          <w:lang w:val="en-CA"/>
        </w:rPr>
        <w:t>Total l</w:t>
      </w:r>
      <w:commentRangeStart w:id="0"/>
      <w:commentRangeStart w:id="1"/>
      <w:r w:rsidRPr="00B05921">
        <w:rPr>
          <w:rFonts w:ascii="Times New Roman" w:hAnsi="Times New Roman" w:cs="Times New Roman"/>
          <w:lang w:val="en-CA"/>
        </w:rPr>
        <w:t>ipid content and corticosterone were correlated (r=0.</w:t>
      </w:r>
      <w:r>
        <w:rPr>
          <w:rFonts w:ascii="Times New Roman" w:hAnsi="Times New Roman" w:cs="Times New Roman"/>
          <w:lang w:val="en-CA"/>
        </w:rPr>
        <w:t>4</w:t>
      </w:r>
      <w:r w:rsidRPr="00B05921">
        <w:rPr>
          <w:rFonts w:ascii="Times New Roman" w:hAnsi="Times New Roman" w:cs="Times New Roman"/>
          <w:lang w:val="en-CA"/>
        </w:rPr>
        <w:t>), suggesting this hormone may play an important role in lipid metabolism</w:t>
      </w:r>
      <w:commentRangeEnd w:id="0"/>
      <w:r w:rsidRPr="00B05921">
        <w:rPr>
          <w:rStyle w:val="CommentReference"/>
          <w:rFonts w:ascii="Times New Roman" w:hAnsi="Times New Roman" w:cs="Times New Roman"/>
          <w:sz w:val="24"/>
          <w:szCs w:val="24"/>
          <w:lang w:val="en-CA"/>
        </w:rPr>
        <w:commentReference w:id="0"/>
      </w:r>
      <w:commentRangeEnd w:id="1"/>
      <w:r w:rsidRPr="00B05921">
        <w:rPr>
          <w:rStyle w:val="CommentReference"/>
          <w:rFonts w:ascii="Times New Roman" w:hAnsi="Times New Roman" w:cs="Times New Roman"/>
          <w:sz w:val="24"/>
          <w:szCs w:val="24"/>
          <w:lang w:val="en-CA"/>
        </w:rPr>
        <w:commentReference w:id="1"/>
      </w:r>
      <w:r w:rsidRPr="00B05921">
        <w:rPr>
          <w:rFonts w:ascii="Times New Roman" w:hAnsi="Times New Roman" w:cs="Times New Roman"/>
          <w:lang w:val="en-CA"/>
        </w:rPr>
        <w:t>.</w:t>
      </w:r>
      <w:r>
        <w:rPr>
          <w:rFonts w:ascii="Times New Roman" w:hAnsi="Times New Roman" w:cs="Times New Roman"/>
          <w:lang w:val="en-CA"/>
        </w:rPr>
        <w:t xml:space="preserve"> No significant difference were found in total lipid across body conditions, sex and age class.</w:t>
      </w:r>
      <w:r w:rsidRPr="00B05921">
        <w:rPr>
          <w:rFonts w:ascii="Times New Roman" w:hAnsi="Times New Roman" w:cs="Times New Roman"/>
          <w:lang w:val="en-CA"/>
        </w:rPr>
        <w:t xml:space="preserve"> These findings further our understanding of using bioindicators for metabolic well-being in health assessments of large whales.</w:t>
      </w:r>
    </w:p>
    <w:p w14:paraId="7883F315" w14:textId="77777777" w:rsidR="00A65B1B" w:rsidRDefault="00A65B1B" w:rsidP="00A65B1B"/>
    <w:p w14:paraId="74A311FB" w14:textId="6F0D3B63" w:rsidR="00B73154" w:rsidRPr="005536E2" w:rsidRDefault="005536E2" w:rsidP="005536E2">
      <w:pPr>
        <w:rPr>
          <w:rFonts w:ascii="Times New Roman" w:hAnsi="Times New Roman" w:cs="Times New Roman"/>
          <w:lang w:val="en-CA"/>
        </w:rPr>
      </w:pPr>
      <w:r>
        <w:rPr>
          <w:rFonts w:ascii="Times New Roman" w:hAnsi="Times New Roman" w:cs="Times New Roman"/>
          <w:lang w:val="en-CA"/>
        </w:rPr>
        <w:br w:type="page"/>
      </w:r>
    </w:p>
    <w:p w14:paraId="24D27B9D" w14:textId="77777777" w:rsidR="00B73154" w:rsidRPr="00B05921" w:rsidRDefault="00B73154" w:rsidP="00753993">
      <w:pPr>
        <w:spacing w:line="276" w:lineRule="auto"/>
        <w:jc w:val="both"/>
        <w:rPr>
          <w:rFonts w:ascii="Times New Roman" w:hAnsi="Times New Roman" w:cs="Times New Roman"/>
          <w:b/>
          <w:bCs/>
          <w:color w:val="000000" w:themeColor="text1"/>
          <w:lang w:val="en-CA"/>
        </w:rPr>
      </w:pPr>
    </w:p>
    <w:p w14:paraId="09F4997A" w14:textId="3F67484B" w:rsidR="00532FE7" w:rsidRPr="00B05921" w:rsidRDefault="00532FE7" w:rsidP="00753993">
      <w:pPr>
        <w:pStyle w:val="ListParagraph"/>
        <w:numPr>
          <w:ilvl w:val="0"/>
          <w:numId w:val="7"/>
        </w:numPr>
        <w:spacing w:line="276" w:lineRule="auto"/>
        <w:jc w:val="both"/>
        <w:rPr>
          <w:rFonts w:ascii="Times New Roman" w:hAnsi="Times New Roman" w:cs="Times New Roman"/>
          <w:b/>
          <w:bCs/>
          <w:color w:val="000000" w:themeColor="text1"/>
          <w:lang w:val="en-CA"/>
        </w:rPr>
      </w:pPr>
      <w:r w:rsidRPr="00B05921">
        <w:rPr>
          <w:rFonts w:ascii="Times New Roman" w:hAnsi="Times New Roman" w:cs="Times New Roman"/>
          <w:b/>
          <w:bCs/>
          <w:color w:val="000000" w:themeColor="text1"/>
          <w:lang w:val="en-CA"/>
        </w:rPr>
        <w:t>Introduction</w:t>
      </w:r>
    </w:p>
    <w:p w14:paraId="0513B014" w14:textId="66E63449" w:rsidR="00134BBD" w:rsidRPr="00B05921" w:rsidRDefault="00D42C70" w:rsidP="00666AC4">
      <w:pPr>
        <w:spacing w:line="276" w:lineRule="auto"/>
        <w:ind w:firstLine="360"/>
        <w:jc w:val="both"/>
        <w:rPr>
          <w:rFonts w:ascii="Times New Roman" w:hAnsi="Times New Roman" w:cs="Times New Roman"/>
          <w:lang w:val="en-CA"/>
        </w:rPr>
      </w:pPr>
      <w:r w:rsidRPr="00B05921">
        <w:rPr>
          <w:rFonts w:ascii="Times New Roman" w:hAnsi="Times New Roman" w:cs="Times New Roman"/>
          <w:color w:val="000000" w:themeColor="text1"/>
          <w:lang w:val="en-CA"/>
        </w:rPr>
        <w:t>Gray whales</w:t>
      </w:r>
      <w:r w:rsidR="004C77E9" w:rsidRPr="00B05921">
        <w:rPr>
          <w:rFonts w:ascii="Times New Roman" w:hAnsi="Times New Roman" w:cs="Times New Roman"/>
          <w:i/>
          <w:iCs/>
          <w:color w:val="000000" w:themeColor="text1"/>
          <w:lang w:val="en-CA"/>
        </w:rPr>
        <w:t xml:space="preserve"> </w:t>
      </w:r>
      <w:r w:rsidRPr="00B05921">
        <w:rPr>
          <w:rFonts w:ascii="Times New Roman" w:hAnsi="Times New Roman" w:cs="Times New Roman"/>
          <w:color w:val="000000" w:themeColor="text1"/>
          <w:lang w:val="en-CA"/>
        </w:rPr>
        <w:t xml:space="preserve">occur exclusively in the Pacific Ocean (Rice et al., 1984) </w:t>
      </w:r>
      <w:r w:rsidR="00D63C3F">
        <w:rPr>
          <w:rFonts w:ascii="Times New Roman" w:hAnsi="Times New Roman" w:cs="Times New Roman"/>
          <w:color w:val="000000" w:themeColor="text1"/>
          <w:lang w:val="en-CA"/>
        </w:rPr>
        <w:t>with two</w:t>
      </w:r>
      <w:r w:rsidRPr="00B05921">
        <w:rPr>
          <w:rFonts w:ascii="Times New Roman" w:hAnsi="Times New Roman" w:cs="Times New Roman"/>
          <w:color w:val="000000" w:themeColor="text1"/>
          <w:lang w:val="en-CA"/>
        </w:rPr>
        <w:t xml:space="preserve"> populations recognized, </w:t>
      </w:r>
      <w:r w:rsidR="00D63C3F">
        <w:rPr>
          <w:rFonts w:ascii="Times New Roman" w:hAnsi="Times New Roman" w:cs="Times New Roman"/>
          <w:color w:val="000000" w:themeColor="text1"/>
          <w:lang w:val="en-CA"/>
        </w:rPr>
        <w:t xml:space="preserve">the </w:t>
      </w:r>
      <w:r w:rsidRPr="00B05921">
        <w:rPr>
          <w:rFonts w:ascii="Times New Roman" w:hAnsi="Times New Roman" w:cs="Times New Roman"/>
          <w:color w:val="000000" w:themeColor="text1"/>
          <w:lang w:val="en-CA"/>
        </w:rPr>
        <w:t xml:space="preserve">Western (WNP) and </w:t>
      </w:r>
      <w:r w:rsidR="00D63C3F">
        <w:rPr>
          <w:rFonts w:ascii="Times New Roman" w:hAnsi="Times New Roman" w:cs="Times New Roman"/>
          <w:color w:val="000000" w:themeColor="text1"/>
          <w:lang w:val="en-CA"/>
        </w:rPr>
        <w:t xml:space="preserve">the </w:t>
      </w:r>
      <w:r w:rsidRPr="00B05921">
        <w:rPr>
          <w:rFonts w:ascii="Times New Roman" w:hAnsi="Times New Roman" w:cs="Times New Roman"/>
          <w:color w:val="000000" w:themeColor="text1"/>
          <w:lang w:val="en-CA"/>
        </w:rPr>
        <w:t>Eastern North Pacific (ENP) populations</w:t>
      </w:r>
      <w:r w:rsidR="00D63C3F">
        <w:rPr>
          <w:rFonts w:ascii="Times New Roman" w:hAnsi="Times New Roman" w:cs="Times New Roman"/>
          <w:color w:val="000000" w:themeColor="text1"/>
          <w:lang w:val="en-CA"/>
        </w:rPr>
        <w:t xml:space="preserve">. These two populations have </w:t>
      </w:r>
      <w:r w:rsidRPr="00B05921">
        <w:rPr>
          <w:rFonts w:ascii="Times New Roman" w:hAnsi="Times New Roman" w:cs="Times New Roman"/>
          <w:color w:val="000000" w:themeColor="text1"/>
          <w:lang w:val="en-CA"/>
        </w:rPr>
        <w:t>overlapping feeding grounds</w:t>
      </w:r>
      <w:r w:rsidR="00D63C3F">
        <w:rPr>
          <w:rFonts w:ascii="Times New Roman" w:hAnsi="Times New Roman" w:cs="Times New Roman"/>
          <w:color w:val="000000" w:themeColor="text1"/>
          <w:lang w:val="en-CA"/>
        </w:rPr>
        <w:t xml:space="preserve">, documented particularly </w:t>
      </w:r>
      <w:r w:rsidRPr="00B05921">
        <w:rPr>
          <w:rFonts w:ascii="Times New Roman" w:hAnsi="Times New Roman" w:cs="Times New Roman"/>
          <w:color w:val="000000" w:themeColor="text1"/>
          <w:lang w:val="en-CA"/>
        </w:rPr>
        <w:t xml:space="preserve">in the eastern North Pacific (Mate et al., 2011). While the WNP population is still considered as critically endangered, the ENP population was removed from the U.S. endangered species list in 1994 and abundance estimates indicated the population has reached carrying capacity at 20,000 – 22,000 individuals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{"citationItems":[{"id":"ITEM-1","itemData":{"DOI":"https://doi.org/10.1016/B978-0-12-804327-1.00140-0","ISBN":"978-0-12-804327-1","author":[{"dropping-particle":"","family":"Swartz","given":"Steven L.","non-dropping-particle":"","parse-names":false,"suffix":""}],"container-title":"Encyclopedia of Marine Mammals (Third Edition)","edition":"Third","editor":[{"dropping-particle":"","family":"Würsig","given":"Bernd","non-dropping-particle":"","parse-names":false,"suffix":""},{"dropping-particle":"","family":"Thewissen","given":"J G M","non-dropping-particle":"","parse-names":false,"suffix":""},{"dropping-particle":"","family":"Kovacs","given":"Kit M","non-dropping-particle":"","parse-names":false,"suffix":""}],"id":"ITEM-1","issued":{"date-parts":[["2018"]]},"page":"422-428","publisher":"Academic Press","title":"Gray Whale: Eschrichtius robustus","type":"chapter"},"uris":["http://www.mendeley.com/documents/?uuid=4d53927c-4701-4410-a198-59934817c6dc"]}],"mendeley":{"formattedCitation":"(Swartz, 2018)","plainTextFormattedCitation":"(Swartz, 2018)","previouslyFormattedCitation":"(Swartz, 2018)"},"properties":{"noteIndex":0},"schema":"https://github.com/citation-style-language/schema/raw/master/csl-citation.json"}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(Swartz, 2018)</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and the most up-to-date estimate is </w:t>
      </w:r>
      <w:r w:rsidRPr="00B05921">
        <w:rPr>
          <w:rFonts w:ascii="Times New Roman" w:hAnsi="Times New Roman" w:cs="Times New Roman"/>
          <w:lang w:val="en-CA"/>
        </w:rPr>
        <w:t xml:space="preserve">approximately 27,000 individuals </w:t>
      </w:r>
      <w:r w:rsidRPr="00B05921">
        <w:rPr>
          <w:rFonts w:ascii="Times New Roman" w:hAnsi="Times New Roman" w:cs="Times New Roman"/>
          <w:lang w:val="en-CA"/>
        </w:rPr>
        <w:fldChar w:fldCharType="begin" w:fldLock="1"/>
      </w:r>
      <w:r w:rsidRPr="00B05921">
        <w:rPr>
          <w:rFonts w:ascii="Times New Roman" w:hAnsi="Times New Roman" w:cs="Times New Roman"/>
          <w:lang w:val="en-CA"/>
        </w:rPr>
        <w:instrText>ADDIN CSL_CITATION {"citationItems":[{"id":"ITEM-1","itemData":{"author":[{"dropping-particle":"","family":"Durban","given":"J W","non-dropping-particle":"","parse-names":false,"suffix":""},{"dropping-particle":"","family":"Weller","given":"D W","non-dropping-particle":"","parse-names":false,"suffix":""},{"dropping-particle":"","family":"Perryman","given":"W L","non-dropping-particle":"","parse-names":false,"suffix":""}],"id":"ITEM-1","issued":{"date-parts":[["2017"]]},"number-of-pages":"Paper SC/A17/GW/06 presented to the International ","title":"Gray whale abundance estimates from shore-based counts off California in 2014/15 and 2015/16","type":"report"},"uris":["http://www.mendeley.com/documents/?uuid=11720b66-e332-4c7b-aacf-3f7c7d5ad8d3"]}],"mendeley":{"formattedCitation":"(Durban et al., 2017)","plainTextFormattedCitation":"(Durban et al., 2017)","previouslyFormattedCitation":"(Durban et al., 2017)"},"properties":{"noteIndex":0},"schema":"https://github.com/citation-style-language/schema/raw/master/csl-citation.json"}</w:instrText>
      </w:r>
      <w:r w:rsidRPr="00B05921">
        <w:rPr>
          <w:rFonts w:ascii="Times New Roman" w:hAnsi="Times New Roman" w:cs="Times New Roman"/>
          <w:lang w:val="en-CA"/>
        </w:rPr>
        <w:fldChar w:fldCharType="separate"/>
      </w:r>
      <w:r w:rsidRPr="00B05921">
        <w:rPr>
          <w:rFonts w:ascii="Times New Roman" w:hAnsi="Times New Roman" w:cs="Times New Roman"/>
          <w:noProof/>
          <w:lang w:val="en-CA"/>
        </w:rPr>
        <w:t>(Durban et al., 2017)</w:t>
      </w:r>
      <w:r w:rsidRPr="00B05921">
        <w:rPr>
          <w:rFonts w:ascii="Times New Roman" w:hAnsi="Times New Roman" w:cs="Times New Roman"/>
          <w:lang w:val="en-CA"/>
        </w:rPr>
        <w:fldChar w:fldCharType="end"/>
      </w:r>
      <w:r w:rsidRPr="00B05921">
        <w:rPr>
          <w:rFonts w:ascii="Times New Roman" w:hAnsi="Times New Roman" w:cs="Times New Roman"/>
          <w:lang w:val="en-CA"/>
        </w:rPr>
        <w:t xml:space="preserve">. </w:t>
      </w:r>
      <w:r w:rsidR="004C77E9" w:rsidRPr="00B05921">
        <w:rPr>
          <w:rFonts w:ascii="Times New Roman" w:hAnsi="Times New Roman" w:cs="Times New Roman"/>
          <w:lang w:val="en-CA"/>
        </w:rPr>
        <w:t xml:space="preserve">The majority of ENP gray whales migrate annually between the lagoons of the Baja Peninsula, their breeding grounds, and the continental shelves of the Bering, Chukchi and -more recently- the Beaufort Seas to feed. An exception is the Pacific Coast Feeding Group (PCFG), a small group that forage primarily between southeastern Alaska and Northern California (Calambokidis et al., 2012). Migration and reproduction are tightly connected, as the migrating groups are staggered in time based on sex and reproductive states (Rice and Wolman, 1971; Swartz, 2018). </w:t>
      </w:r>
    </w:p>
    <w:p w14:paraId="1A912A4B" w14:textId="1C6CB10E" w:rsidR="002770A1" w:rsidRPr="00666AC4" w:rsidRDefault="00134BBD" w:rsidP="00666AC4">
      <w:pPr>
        <w:spacing w:line="276" w:lineRule="auto"/>
        <w:ind w:firstLine="720"/>
        <w:jc w:val="both"/>
        <w:rPr>
          <w:rFonts w:ascii="Times New Roman" w:hAnsi="Times New Roman" w:cs="Times New Roman"/>
          <w:color w:val="000000" w:themeColor="text1"/>
          <w:lang w:val="en-CA"/>
        </w:rPr>
      </w:pPr>
      <w:r w:rsidRPr="00B05921">
        <w:rPr>
          <w:rFonts w:ascii="Times New Roman" w:hAnsi="Times New Roman" w:cs="Times New Roman"/>
          <w:lang w:val="en-CA"/>
        </w:rPr>
        <w:t>Gray whales are considered ecosystem sentinels (Moore 2008)</w:t>
      </w:r>
      <w:r w:rsidR="009D6C58" w:rsidRPr="00B05921">
        <w:rPr>
          <w:rFonts w:ascii="Times New Roman" w:hAnsi="Times New Roman" w:cs="Times New Roman"/>
          <w:lang w:val="en-CA"/>
        </w:rPr>
        <w:t xml:space="preserve"> since due to their feeding ecology and migratory patterns </w:t>
      </w:r>
      <w:r w:rsidR="009D6C58" w:rsidRPr="00B05921">
        <w:rPr>
          <w:rFonts w:ascii="Times New Roman" w:hAnsi="Times New Roman" w:cs="Times New Roman"/>
          <w:color w:val="000000" w:themeColor="text1"/>
          <w:lang w:val="en-CA"/>
        </w:rPr>
        <w:t>likely affected by changes in prey composition driven by climate or oceanographic perturbations</w:t>
      </w:r>
      <w:r w:rsidR="009D6C58" w:rsidRPr="00B05921">
        <w:rPr>
          <w:rFonts w:ascii="Times New Roman" w:hAnsi="Times New Roman" w:cs="Times New Roman"/>
          <w:lang w:val="en-CA"/>
        </w:rPr>
        <w:t>. As their forage</w:t>
      </w:r>
      <w:r w:rsidR="0011098D" w:rsidRPr="00B05921">
        <w:rPr>
          <w:rFonts w:ascii="Times New Roman" w:hAnsi="Times New Roman" w:cs="Times New Roman"/>
          <w:lang w:val="en-CA"/>
        </w:rPr>
        <w:t xml:space="preserve"> </w:t>
      </w:r>
      <w:r w:rsidRPr="00B05921">
        <w:rPr>
          <w:rFonts w:ascii="Times New Roman" w:hAnsi="Times New Roman" w:cs="Times New Roman"/>
          <w:lang w:val="en-CA"/>
        </w:rPr>
        <w:t>on lower trophic levels</w:t>
      </w:r>
      <w:r w:rsidR="009D6C58" w:rsidRPr="00B05921">
        <w:rPr>
          <w:rFonts w:ascii="Times New Roman" w:hAnsi="Times New Roman" w:cs="Times New Roman"/>
          <w:lang w:val="en-CA"/>
        </w:rPr>
        <w:t>, primarily on benthic amphipods and decapods</w:t>
      </w:r>
      <w:r w:rsidRPr="00B05921">
        <w:rPr>
          <w:rFonts w:ascii="Times New Roman" w:hAnsi="Times New Roman" w:cs="Times New Roman"/>
          <w:lang w:val="en-CA"/>
        </w:rPr>
        <w:t xml:space="preserve"> </w:t>
      </w:r>
      <w:r w:rsidR="0011098D" w:rsidRPr="00B05921">
        <w:rPr>
          <w:rFonts w:ascii="Times New Roman" w:hAnsi="Times New Roman" w:cs="Times New Roman"/>
          <w:lang w:val="en-CA"/>
        </w:rPr>
        <w:t xml:space="preserve">and </w:t>
      </w:r>
      <w:r w:rsidR="009D6C58" w:rsidRPr="00B05921">
        <w:rPr>
          <w:rFonts w:ascii="Times New Roman" w:hAnsi="Times New Roman" w:cs="Times New Roman"/>
          <w:lang w:val="en-CA"/>
        </w:rPr>
        <w:t xml:space="preserve">are </w:t>
      </w:r>
      <w:r w:rsidR="0011098D" w:rsidRPr="00B05921">
        <w:rPr>
          <w:rFonts w:ascii="Times New Roman" w:hAnsi="Times New Roman" w:cs="Times New Roman"/>
          <w:lang w:val="en-CA"/>
        </w:rPr>
        <w:t>seasonal</w:t>
      </w:r>
      <w:r w:rsidR="009D6C58" w:rsidRPr="00B05921">
        <w:rPr>
          <w:rFonts w:ascii="Times New Roman" w:hAnsi="Times New Roman" w:cs="Times New Roman"/>
          <w:lang w:val="en-CA"/>
        </w:rPr>
        <w:t>ly</w:t>
      </w:r>
      <w:r w:rsidR="0011098D" w:rsidRPr="00B05921">
        <w:rPr>
          <w:rFonts w:ascii="Times New Roman" w:hAnsi="Times New Roman" w:cs="Times New Roman"/>
          <w:lang w:val="en-CA"/>
        </w:rPr>
        <w:t xml:space="preserve"> presen</w:t>
      </w:r>
      <w:r w:rsidR="009D6C58" w:rsidRPr="00B05921">
        <w:rPr>
          <w:rFonts w:ascii="Times New Roman" w:hAnsi="Times New Roman" w:cs="Times New Roman"/>
          <w:lang w:val="en-CA"/>
        </w:rPr>
        <w:t xml:space="preserve">t </w:t>
      </w:r>
      <w:r w:rsidR="0011098D" w:rsidRPr="00B05921">
        <w:rPr>
          <w:rFonts w:ascii="Times New Roman" w:hAnsi="Times New Roman" w:cs="Times New Roman"/>
          <w:lang w:val="en-CA"/>
        </w:rPr>
        <w:t>in the Arctic, gray whale</w:t>
      </w:r>
      <w:r w:rsidR="009D6C58" w:rsidRPr="00B05921">
        <w:rPr>
          <w:rFonts w:ascii="Times New Roman" w:hAnsi="Times New Roman" w:cs="Times New Roman"/>
          <w:lang w:val="en-CA"/>
        </w:rPr>
        <w:t>s</w:t>
      </w:r>
      <w:r w:rsidRPr="00B05921">
        <w:rPr>
          <w:rFonts w:ascii="Times New Roman" w:hAnsi="Times New Roman" w:cs="Times New Roman"/>
          <w:color w:val="000000" w:themeColor="text1"/>
          <w:lang w:val="en-CA"/>
        </w:rPr>
        <w:t xml:space="preserve"> migration and is affected by the Pacific Decadal Oscillation, El Niño-La Niña oscillations, and sea ice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{"citationItems":[{"id":"ITEM-1","itemData":{"DOI":"10.1139/z03-043","ISBN":"0008-4301","ISSN":"0008-4301","abstract":"Hundreds of gray whales (Eschrichtius robustus) stranded dead along beaches from Mexico to Alaska in 1999 and 2000. The cause of the mortalities remains unknown, but starvation resulting from a reduction in prey, especially in the Chirikov Basin, was suggested as the cause. In the 1980s, the Chirikov Basin was considered a prime gray whale feeding area, but there has been no recent comprehensive assessment of whale or prey distribution and abundance. In 2002, a 5-day survey for gray whales revealed restricted distribution in the basin and a 3- to 17-fold decline in sighting rates. To put these data in context, a retrospective summary of gray whale and benthic fauna distribution and abundance was undertaken. During the 1980s, gray whale sighting rates in the Chirikov Basin were highly variable. Ampeliscid amphipods dominated the benthos where gray whale sighting rates were highest. Available measures of biomass suggest a downturn in amphipod productivity from 1983 to 2000, when estimates of gray whale population size were increasing, suggesting that the whales simply expanded their foraging range. We encourage long-term study of the Chirikov Basin as a location where predator–prey responses to changing ocean climate can be researched, because decadal time series data are available","author":[{"dropping-particle":"","family":"Moore","given":"S.E.","non-dropping-particle":"","parse-names":false,"suffix":""},{"dropping-particle":"","family":"Grebmeier","given":"Jacqueline M","non-dropping-particle":"","parse-names":false,"suffix":""},{"dropping-particle":"","family":"Davies","given":"Jeremy R","non-dropping-particle":"","parse-names":false,"suffix":""}],"container-title":"Canadian Journal of Zoology","id":"ITEM-1","issue":"4","issued":{"date-parts":[["2003"]]},"page":"734-742","title":"Gray whale distribution relative to forage habitat in the northern Bering Sea: current conditions and retrospective summary","type":"article-journal","volume":"81"},"uris":["http://www.mendeley.com/documents/?uuid=11d9c001-c0ce-4121-a857-c789f1120e22"]},{"id":"ITEM-2","itemData":{"DOI":"10.1111/j.1748-7692.2007.00102.x","ISBN":"0824-0469","ISSN":"08240469","abstract":"Although the Bering and Chukchi seas are commonly cited as the principal summer feeding grounds of Eastern North Pacific (ENP) gray whales (eg, Highsmith et al. in press, Swartz et al. 2006), records indicate that this population actually feeds opportunistically throughout ...","author":[{"dropping-particle":"","family":"Moore","given":"S.E.","non-dropping-particle":"","parse-names":false,"suffix":""},{"dropping-particle":"","family":"Wynne","given":"Kate M.","non-dropping-particle":"","parse-names":false,"suffix":""},{"dropping-particle":"","family":"Kinney","given":"Jaclyn Clement","non-dropping-particle":"","parse-names":false,"suffix":""},{"dropping-particle":"","family":"Grebmeier","given":"Jacqueline M.","non-dropping-particle":"","parse-names":false,"suffix":""}],"container-title":"Marine Mammal Science","id":"ITEM-2","issue":"2","issued":{"date-parts":[["2007"]]},"page":"419-428","title":"Gray whale occurrence and forage southeast of Kodiak, Island, Alaska","type":"article-journal","volume":"23"},"uris":["http://www.mendeley.com/documents/?uuid=e47757cf-98c7-4c89-b17e-efa8f0ecdebb"]},{"id":"ITEM-3","itemData":{"DOI":"10.1111/j.1748-7692.2002.tb01023.x","ISBN":"1748-7692","ISSN":"1748-7692","abstract":"AB5TRACT We conducted shore-based sighting surveys to estimate the number of northbound migrating gray whale calves passing Piedras Blancas, California, for seven consecutive years (1994-2000). In addition, we conducted aerial surveys to determine offshore distribution of the migration in 1994 and 1995, measured dayinight migration rates with thermal sensors in 1994-1996, and maintained concurrent replicate watches near the peak of each migration to estimate the proportion of the cowlcalf pairs missed by the standard watch team. During good weather, we counted 325, 194, 407, 501, 440, 141, and 96 calves during 1994-2000, respectively. Correcting these counts for periods not on watch and for calves missed, produced final estimates of 945 calves (SE = 68.21) for 1994, 619 calves (SE = 67.19) for 1995, 1,146 calves (SE = 70.67) for 1996, 1,431 calves (SE = 82.02) for 1997, 1,388 calves (SE = 91.84) for 1998, 427 calves (SE = 41.10) for 1999, and 279 calves (SE = 34.79) for 2000. Calf production indices (calf estimateitotal population esti-mate) are 4.2%, 2.7%, 4.8%, 5.8%, 5.5%, 1.7%, and 1.1% for the years 1994-2000, respectively. Fluctuations in calf production over this time period were positively correlated with the length of time that primary feeding hab-itat was free of seasonal ice during the previous year.","author":[{"dropping-particle":"","family":"Perryman","given":"Wayne L","non-dropping-particle":"","parse-names":false,"suffix":""},{"dropping-particle":"","family":"Donahue","given":"Meghan A","non-dropping-particle":"","parse-names":false,"suffix":""},{"dropping-particle":"","family":"Perkins","given":"Peter C","non-dropping-particle":"","parse-names":false,"suffix":""},{"dropping-particle":"","family":"Reilly","given":"Stephen B","non-dropping-particle":"","parse-names":false,"suffix":""}],"container-title":"Marine Mammal Science","id":"ITEM-3","issue":"1","issued":{"date-parts":[["2002"]]},"page":"121-144","title":"Gray Whale Calf Production 1994-2000: Are Observed Fluctuations Related To Changes in Seasonal Ice Cover?","type":"article-journal","volume":"18"},"uris":["http://www.mendeley.com/documents/?uuid=6e34469f-858b-4643-9456-0e1dbad03c17"]},{"id":"ITEM-4","itemData":{"ISSN":"0016-7169","author":[{"dropping-particle":"","family":"Urbán","given":"Jorge","non-dropping-particle":"","parse-names":false,"suffix":""},{"dropping-particle":"","family":"Gallardo","given":"Alejandro Gómez","non-dropping-particle":"","parse-names":false,"suffix":""},{"dropping-particle":"","family":"Ludwig","given":"Stefan","non-dropping-particle":"","parse-names":false,"suffix":""}],"container-title":"Geofisica Internacional","id":"ITEM-4","issue":"3","issued":{"date-parts":[["2003"]]},"page":"439-446","publisher":"Universidad Nacional Autónoma de México","title":"Abundance and mortality of gray whales at Laguna San Ignacio, México, during the 1997-98 El Niño and the 1998-99 La Niña","type":"article-journal","volume":"42"},"uris":["http://www.mendeley.com/documents/?uuid=326348c7-88cb-409c-8a49-5cf5f0255d4a"]}],"mendeley":{"formattedCitation":"(Moore et al., 2007, 2003; Perryman et al., 2002; Urbán et al., 2003)","plainTextFormattedCitation":"(Moore et al., 2007, 2003; Perryman et al., 2002; Urbán et al., 2003)","previouslyFormattedCitation":"(Moore et al., 2007, 2003; Perryman et al., 2002; Urbán et al., 2003)"},"properties":{"noteIndex":0},"schema":"https://github.com/citation-style-language/schema/raw/master/csl-citation.json"}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(Moore et al., 2007, 2003; Perryman et al., 2002; Urbán et al., 2003)</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t>
      </w:r>
      <w:r w:rsidR="006D7F78" w:rsidRPr="00B05921">
        <w:rPr>
          <w:rFonts w:ascii="Times New Roman" w:hAnsi="Times New Roman" w:cs="Times New Roman"/>
          <w:color w:val="000000" w:themeColor="text1"/>
          <w:lang w:val="en-CA"/>
        </w:rPr>
        <w:t xml:space="preserve"> </w:t>
      </w:r>
      <w:r w:rsidR="009D6C58" w:rsidRPr="00B05921">
        <w:rPr>
          <w:rFonts w:ascii="Times New Roman" w:hAnsi="Times New Roman" w:cs="Times New Roman"/>
          <w:lang w:val="en-CA"/>
        </w:rPr>
        <w:t xml:space="preserve">Along their migrating route, gray whales are exposed to a variety of anthropogenic sources of disturbance along their migration route, such as contaminants </w:t>
      </w:r>
      <w:r w:rsidR="009D6C58" w:rsidRPr="00B05921">
        <w:rPr>
          <w:rFonts w:ascii="Times New Roman" w:hAnsi="Times New Roman" w:cs="Times New Roman"/>
          <w:lang w:val="en-CA"/>
        </w:rPr>
        <w:fldChar w:fldCharType="begin" w:fldLock="1"/>
      </w:r>
      <w:r w:rsidR="009D6C58" w:rsidRPr="00B05921">
        <w:rPr>
          <w:rFonts w:ascii="Times New Roman" w:hAnsi="Times New Roman" w:cs="Times New Roman"/>
          <w:lang w:val="en-CA"/>
        </w:rPr>
        <w:instrText>ADDIN CSL_CITATION {"citationItems":[{"id":"ITEM-1","itemData":{"abstract":"Organochlorine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(blub…","author":[{"dropping-particle":"","family":"Krahn","given":"Margaret M","non-dropping-particle":"","parse-names":false,"suffix":""},{"dropping-particle":"","family":"Ylitalo","given":"Gina M","non-dropping-particle":"","parse-names":false,"suffix":""},{"dropping-particle":"","family":"Burrows","given":"Douglas G","non-dropping-particle":"","parse-names":false,"suffix":""},{"dropping-particle":"","family":"Calambokidis","given":"John","non-dropping-particle":"","parse-names":false,"suffix":""},{"dropping-particle":"","family":"Moore","given":"Sue E","non-dropping-particle":"","parse-names":false,"suffix":""},{"dropping-particle":"","family":"Gearin","given":"Patrick","non-dropping-particle":"","parse-names":false,"suffix":""},{"dropping-particle":"","family":"Plesha","given":"Paul D","non-dropping-particle":"","parse-names":false,"suffix":""},{"dropping-particle":"","family":"Jr","given":"Robert L Brownell","non-dropping-particle":"","parse-names":false,"suffix":""},{"dropping-particle":"","family":"Blokhin","given":"S A","non-dropping-particle":"","parse-names":false,"suffix":""},{"dropping-particle":"","family":"Tilbury","given":"Karen L","non-dropping-particle":"","parse-names":false,"suffix":""},{"dropping-particle":"","family":"Stein","given":"John E","non-dropping-particle":"","parse-names":false,"suffix":""}],"container-title":"Journal of Cetacean Research and Management","id":"ITEM-1","issue":"1","issued":{"date-parts":[["2001"]]},"page":"19-29","title":"Organochlorine contaminant concentrations and lipid profiles in eastern North Pacific gray whales (Eschrichtius robustus)","type":"article-journal","volume":"3"},"uris":["http://www.mendeley.com/documents/?uuid=2167d208-68d0-405d-bfde-3b8242f10a63"]},{"id":"ITEM-2","itemData":{"ISBN":"U.S. Dep. Commer., NOAA Tech. Memo. NMFS-AFSC-150","abstract":"The National Marine Fisheries Service's Alaska Fisheries Science Center uses the NOAA Technical Memorandum series to issue informal scientific and technical publications when complete formal review and editorial processing are not appropriate or feasible. Documents within this ...","author":[{"dropping-particle":"","family":"Gulland","given":"Fmd","non-dropping-particle":"","parse-names":false,"suffix":""},{"dropping-particle":"","family":"Pérez-Cortés","given":"H","non-dropping-particle":"","parse-names":false,"suffix":""},{"dropping-particle":"","family":"Urbán","given":"Jorge R","non-dropping-particle":"","parse-names":false,"suffix":""},{"dropping-particle":"","family":"Rojas-Bracho","given":"Lorenzo","non-dropping-particle":"","parse-names":false,"suffix":""},{"dropping-particle":"","family":"Ylitalo","given":"G","non-dropping-particle":"","parse-names":false,"suffix":""},{"dropping-particle":"","family":"Weir","given":"J","non-dropping-particle":"","parse-names":false,"suffix":""},{"dropping-particle":"","family":"Norman","given":"Sa","non-dropping-particle":"","parse-names":false,"suffix":""},{"dropping-particle":"","family":"Muto","given":"Mm","non-dropping-particle":"","parse-names":false,"suffix":""},{"dropping-particle":"","family":"Rugh","given":"Dj","non-dropping-particle":"","parse-names":false,"suffix":""},{"dropping-particle":"","family":"Kreuder","given":"C","non-dropping-particle":"","parse-names":false,"suffix":""},{"dropping-particle":"","family":"Rowles","given":"T","non-dropping-particle":"","parse-names":false,"suffix":""}],"container-title":"U.S. Department of Commerce. NOAA Technical Memorandum. NMFS-AFSC-150.","id":"ITEM-2","issue":"March","issued":{"date-parts":[["2005"]]},"page":"33 pp","title":"Eastern North Pacific gray whale (Eschrichtius robustus) unusual mortality event, 1999-2000","type":"article-journal"},"uris":["http://www.mendeley.com/documents/?uuid=c4803d50-55ae-4e39-b681-c70f059f02c6"]},{"id":"ITEM-3","itemData":{"author":[{"dropping-particle":"","family":"Tilbury","given":"K L","non-dropping-particle":"","parse-names":false,"suffix":""},{"dropping-particle":"","family":"Stein","given":"J E","non-dropping-particle":"","parse-names":false,"suffix":""},{"dropping-particle":"","family":"Krone","given":"C A","non-dropping-particle":"","parse-names":false,"suffix":""},{"dropping-particle":"","family":"Brownell","given":"R L","non-dropping-particle":"","parse-names":false,"suffix":""},{"dropping-particle":"","family":"Blokhin","given":"S A","non-dropping-particle":"","parse-names":false,"suffix":""},{"dropping-particle":"","family":"Bolton","given":"J L","non-dropping-particle":"","parse-names":false,"suffix":""},{"dropping-particle":"","family":"Ernest","given":"D W","non-dropping-particle":"","parse-names":false,"suffix":""}],"container-title":"Chemosphere","id":"ITEM-3","issue":"6","issued":{"date-parts":[["2002"]]},"page":"555-665","title":"Chemical contaminants in juvenile gray whales (Eschrichtius robustus) from a subsistence harvest in Arctic feeding grounds","type":"article-journal","volume":"47"},"uris":["http://www.mendeley.com/documents/?uuid=8e6b7ee4-a0d5-4b03-8973-a7f948a894b3"]}],"mendeley":{"formattedCitation":"(Gulland et al., 2005; Krahn et al., 2001; Tilbury et al., 2002)","plainTextFormattedCitation":"(Gulland et al., 2005; Krahn et al., 2001; Tilbury et al., 2002)","previouslyFormattedCitation":"(Gulland et al., 2005; Krahn et al., 2001; Tilbury et al., 2002)"},"properties":{"noteIndex":0},"schema":"https://github.com/citation-style-language/schema/raw/master/csl-citation.json"}</w:instrText>
      </w:r>
      <w:r w:rsidR="009D6C58" w:rsidRPr="00B05921">
        <w:rPr>
          <w:rFonts w:ascii="Times New Roman" w:hAnsi="Times New Roman" w:cs="Times New Roman"/>
          <w:lang w:val="en-CA"/>
        </w:rPr>
        <w:fldChar w:fldCharType="separate"/>
      </w:r>
      <w:r w:rsidR="009D6C58" w:rsidRPr="00B05921">
        <w:rPr>
          <w:rFonts w:ascii="Times New Roman" w:hAnsi="Times New Roman" w:cs="Times New Roman"/>
          <w:noProof/>
          <w:lang w:val="en-CA"/>
        </w:rPr>
        <w:t>(Gulland et al., 2005; Krahn et al., 2001; Tilbury et al., 2002)</w:t>
      </w:r>
      <w:r w:rsidR="009D6C58" w:rsidRPr="00B05921">
        <w:rPr>
          <w:rFonts w:ascii="Times New Roman" w:hAnsi="Times New Roman" w:cs="Times New Roman"/>
          <w:lang w:val="en-CA"/>
        </w:rPr>
        <w:fldChar w:fldCharType="end"/>
      </w:r>
      <w:r w:rsidR="009D6C58" w:rsidRPr="00B05921">
        <w:rPr>
          <w:rFonts w:ascii="Times New Roman" w:hAnsi="Times New Roman" w:cs="Times New Roman"/>
          <w:lang w:val="en-CA"/>
        </w:rPr>
        <w:t xml:space="preserve">, underwater noise </w:t>
      </w:r>
      <w:r w:rsidR="009D6C58" w:rsidRPr="00B05921">
        <w:rPr>
          <w:rFonts w:ascii="Times New Roman" w:hAnsi="Times New Roman" w:cs="Times New Roman"/>
          <w:lang w:val="en-CA"/>
        </w:rPr>
        <w:fldChar w:fldCharType="begin" w:fldLock="1"/>
      </w:r>
      <w:r w:rsidR="009D6C58" w:rsidRPr="00B05921">
        <w:rPr>
          <w:rFonts w:ascii="Times New Roman" w:hAnsi="Times New Roman" w:cs="Times New Roman"/>
          <w:lang w:val="en-CA"/>
        </w:rPr>
        <w:instrText>ADDIN CSL_CITATION {"citationItems":[{"id":"ITEM-1","itemData":{"ISSN":"1561-0713","author":[{"dropping-particle":"","family":"Moore","given":"S.E.","non-dropping-particle":"","parse-names":false,"suffix":""},{"dropping-particle":"","family":"Clarke","given":"Janet T","non-dropping-particle":"","parse-names":false,"suffix":""}],"container-title":"Journal of cetacean research and management","id":"ITEM-1","issue":"1","issued":{"date-parts":[["2002"]]},"page":"19-25","title":"Potential impact of offshore human activities on gray whales(Eschrichtius robustus","type":"article-journal","volume":"4"},"uris":["http://www.mendeley.com/documents/?uuid=05b2cca7-6cd2-4c55-a42d-ed0c11129852"]}],"mendeley":{"formattedCitation":"(Moore and Clarke, 2002)","plainTextFormattedCitation":"(Moore and Clarke, 2002)","previouslyFormattedCitation":"(Moore and Clarke, 2002)"},"properties":{"noteIndex":0},"schema":"https://github.com/citation-style-language/schema/raw/master/csl-citation.json"}</w:instrText>
      </w:r>
      <w:r w:rsidR="009D6C58" w:rsidRPr="00B05921">
        <w:rPr>
          <w:rFonts w:ascii="Times New Roman" w:hAnsi="Times New Roman" w:cs="Times New Roman"/>
          <w:lang w:val="en-CA"/>
        </w:rPr>
        <w:fldChar w:fldCharType="separate"/>
      </w:r>
      <w:r w:rsidR="009D6C58" w:rsidRPr="00B05921">
        <w:rPr>
          <w:rFonts w:ascii="Times New Roman" w:hAnsi="Times New Roman" w:cs="Times New Roman"/>
          <w:noProof/>
          <w:lang w:val="en-CA"/>
        </w:rPr>
        <w:t>(Moore and Clarke, 2002)</w:t>
      </w:r>
      <w:r w:rsidR="009D6C58" w:rsidRPr="00B05921">
        <w:rPr>
          <w:rFonts w:ascii="Times New Roman" w:hAnsi="Times New Roman" w:cs="Times New Roman"/>
          <w:lang w:val="en-CA"/>
        </w:rPr>
        <w:fldChar w:fldCharType="end"/>
      </w:r>
      <w:r w:rsidR="009D6C58" w:rsidRPr="00B05921">
        <w:rPr>
          <w:rFonts w:ascii="Times New Roman" w:hAnsi="Times New Roman" w:cs="Times New Roman"/>
          <w:lang w:val="en-CA"/>
        </w:rPr>
        <w:t xml:space="preserve">, fishing operations and ship collisions </w:t>
      </w:r>
      <w:r w:rsidR="009D6C58" w:rsidRPr="00B05921">
        <w:rPr>
          <w:rFonts w:ascii="Times New Roman" w:hAnsi="Times New Roman" w:cs="Times New Roman"/>
          <w:lang w:val="en-CA"/>
        </w:rPr>
        <w:fldChar w:fldCharType="begin" w:fldLock="1"/>
      </w:r>
      <w:r w:rsidR="009D6C58" w:rsidRPr="00B05921">
        <w:rPr>
          <w:rFonts w:ascii="Times New Roman" w:hAnsi="Times New Roman" w:cs="Times New Roman"/>
          <w:lang w:val="en-CA"/>
        </w:rPr>
        <w:instrText>ADDIN CSL_CITATION {"citationItems":[{"id":"ITEM-1","itemData":{"DOI":"10.1017/S0025315408000295","ISBN":"0025-3154","ISSN":"0025-3154","abstract":"Ship strikes of large whales cause mortalities worldwide, but there is uncertainty regarding the frequency and species involved. We examined 130 records (front 1980-2006) of large whale strandings in Washington State. Nineteen strandings (seven species) had evidence of ship-strikes. Fin whales (Balaenoptera physalus) had the highest incidence of ante-mortem ship strike (five of seven, with the remaining two possibly post-mortem) and all but one occurring since 2002. Six grey whales (Eschrichtius robustus) suffered 'possible ship strike' injuries, likely the result of their large numbers in the area, rather than high levels of ship strikes. Only one possible ship-struck humpback whale was recorded, despite concentrations of humpbacks feeding within shipping lanes in this region. This study shows dramatic differences in occurrences of ship-struck large whales by species, which we believe results from a combination of species' vulnerability to ship strikes, and how likely a struck whale is to be caught up on the bow of a ship and brought to waters where it can be examined.","author":[{"dropping-particle":"","family":"Douglas","given":"Annie B.","non-dropping-particle":"","parse-names":false,"suffix":""},{"dropping-particle":"","family":"Calambokidis","given":"John","non-dropping-particle":"","parse-names":false,"suffix":""},{"dropping-particle":"","family":"Raverty","given":"Stephen","non-dropping-particle":"","parse-names":false,"suffix":""},{"dropping-particle":"","family":"Jeffries","given":"Steven J.","non-dropping-particle":"","parse-names":false,"suffix":""},{"dropping-particle":"","family":"Lambourn","given":"Dyanna M.","non-dropping-particle":"","parse-names":false,"suffix":""},{"dropping-particle":"","family":"Norman","given":"Stephanie A.","non-dropping-particle":"","parse-names":false,"suffix":""}],"container-title":"Journal of the Marine Biological Association of the United Kingdom","id":"ITEM-1","issue":"06","issued":{"date-parts":[["2008"]]},"page":"1121-1132","title":"Incidence of ship strikes of large whales in Washington State","type":"article-journal","volume":"88"},"uris":["http://www.mendeley.com/documents/?uuid=b7449411-6e56-4f28-8c2a-d7f8720e8b3d"]},{"id":"ITEM-2","itemData":{"abstract":"Gray whale (Eschrichtius robustus) mortality incidental to commercial fishing operations in British Columbia (BC), Canada was evaluated by two methods: a mailed questionnaire survey of all commercial fishing licence holders in the province; and a review of records of incidental catches, strandings and dead floating animals from published and unpublished sources. Of 5,375 surveys sent out, 848 were returned of which 729 could be used (15.8%). Forty-two incidents with gray whales were reported, including three mortalities. From sources other than the questionnaire for the period up to 1989, 41 records of stranded and dead floating gray whales were obtained, of which four were judged to have been killed incidentally in fishing operations. Twenty-six of these animals had not been examined closely, but extrapolation from the 15 detailed records suggests that 27% of the dead gray whales reported in BC die incidentally in fisheries. Collisions with fishing gear are estimated to occur approximately 20 times per year. Mortality occurs in salmon drift gillnet, salmon seine, longline and trap fisheries. There is also one record of an individual entangled and drowned in a herring net pen, as well as an individual entangled in a herring set gillnet. Estimates of annual mortality are approximately two individuals using data obtained from the questionnaire and 2.4 individuals using stranding data. Biases are present for both sampling methods, but the estimated mortality levels are small relative to population size. Subsequent records (n = 40) for the period 1990–95 were also examined for comparison.","author":[{"dropping-particle":"","family":"Baird","given":"Robin W","non-dropping-particle":"","parse-names":false,"suffix":""},{"dropping-particle":"","family":"Stacey","given":"Pam J","non-dropping-particle":"","parse-names":false,"suffix":""},{"dropping-particle":"","family":"Duffus","given":"David A","non-dropping-particle":"","parse-names":false,"suffix":""},{"dropping-particle":"","family":"Langelier","given":"Ken M","non-dropping-particle":"","parse-names":false,"suffix":""}],"container-title":"J. Cetacean Res. Manage","id":"ITEM-2","issue":"3","issued":{"date-parts":[["2002"]]},"page":"289-296","title":"An evaluation of gray whale (Eschrichtius robustus) mortality incidental to fishing operations in British Columbia, Canada","type":"article-journal","volume":"4"},"uris":["http://www.mendeley.com/documents/?uuid=7ea0d1f1-57cc-4ddf-b1a1-6ab4950c5b08"]}],"mendeley":{"formattedCitation":"(Baird et al., 2002; Douglas et al., 2008)","plainTextFormattedCitation":"(Baird et al., 2002; Douglas et al., 2008)","previouslyFormattedCitation":"(Baird et al., 2002; Douglas et al., 2008)"},"properties":{"noteIndex":0},"schema":"https://github.com/citation-style-language/schema/raw/master/csl-citation.json"}</w:instrText>
      </w:r>
      <w:r w:rsidR="009D6C58" w:rsidRPr="00B05921">
        <w:rPr>
          <w:rFonts w:ascii="Times New Roman" w:hAnsi="Times New Roman" w:cs="Times New Roman"/>
          <w:lang w:val="en-CA"/>
        </w:rPr>
        <w:fldChar w:fldCharType="separate"/>
      </w:r>
      <w:r w:rsidR="009D6C58" w:rsidRPr="00B05921">
        <w:rPr>
          <w:rFonts w:ascii="Times New Roman" w:hAnsi="Times New Roman" w:cs="Times New Roman"/>
          <w:noProof/>
          <w:lang w:val="en-CA"/>
        </w:rPr>
        <w:t>(Baird et al., 2002; Douglas et al., 2008)</w:t>
      </w:r>
      <w:r w:rsidR="009D6C58" w:rsidRPr="00B05921">
        <w:rPr>
          <w:rFonts w:ascii="Times New Roman" w:hAnsi="Times New Roman" w:cs="Times New Roman"/>
          <w:lang w:val="en-CA"/>
        </w:rPr>
        <w:fldChar w:fldCharType="end"/>
      </w:r>
      <w:r w:rsidR="009D6C58" w:rsidRPr="00B05921">
        <w:rPr>
          <w:rFonts w:ascii="Times New Roman" w:hAnsi="Times New Roman" w:cs="Times New Roman"/>
          <w:lang w:val="en-CA"/>
        </w:rPr>
        <w:t xml:space="preserve">. </w:t>
      </w:r>
      <w:r w:rsidR="009D6C58" w:rsidRPr="00B05921">
        <w:rPr>
          <w:rFonts w:ascii="Times New Roman" w:eastAsia="Times New Roman" w:hAnsi="Times New Roman" w:cs="Times New Roman"/>
          <w:lang w:val="en-CA"/>
        </w:rPr>
        <w:t xml:space="preserve">Studies from the late 1980s reported avoidance and change in behavior due to noise disturbance comparable to drilling operations and air guns arrays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{"citationItems":[{"id":"ITEM-1","itemData":{"DOI":"10.1016/0029-8018(87)90076-X","ISSN":"00298018","author":[{"dropping-particle":"","family":"Malme","given":"Charles I.","non-dropping-particle":"","parse-names":false,"suffix":""},{"dropping-particle":"","family":"Wursig","given":"Bernd","non-dropping-particle":"","parse-names":false,"suffix":""},{"dropping-particle":"","family":"Bird","given":"James E.","non-dropping-particle":"","parse-names":false,"suffix":""},{"dropping-particle":"","family":"Tyack","given":"Peter L.","non-dropping-particle":"","parse-names":false,"suffix":""}],"container-title":"Proceedings of the Ninth International Conference on Port and Ocean Engineering under Arctic Conditions","id":"ITEM-1","issued":{"date-parts":[["1988"]]},"page":"55-74","title":"Observations of feeding gray whale responses to controlled industrial noise exposure","type":"article-journal","volume":"11"},"uris":["http://www.mendeley.com/documents/?uuid=91ca559e-6ca5-49ea-ac86-e9d1fddad3c3"]},{"id":"ITEM-2","itemData":{"ISSN":"1561-0713","author":[{"dropping-particle":"","family":"Moore","given":"S.E.","non-dropping-particle":"","parse-names":false,"suffix":""},{"dropping-particle":"","family":"Clarke","given":"Janet T","non-dropping-particle":"","parse-names":false,"suffix":""}],"container-title":"Journal of cetacean research and management","id":"ITEM-2","issue":"1","issued":{"date-parts":[["2002"]]},"page":"19-25","title":"Potential impact of offshore human activities on gray whales(Eschrichtius robustus","type":"article-journal","volume":"4"},"uris":["http://www.mendeley.com/documents/?uuid=05b2cca7-6cd2-4c55-a42d-ed0c11129852"]}],"mendeley":{"formattedCitation":"(Malme et al., 1988; Moore and Clarke, 2002)","plainTextFormattedCitation":"(Malme et al., 1988; Moore and Clarke, 2002)","previouslyFormattedCitation":"(Malme et al., 1988; Moore and Clarke, 2002)"},"properties":{"noteIndex":0},"schema":"https://github.com/citation-style-language/schema/raw/master/csl-citation.json"}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(Malme et al., 1988; Moore and Clarke, 2002)</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Furthermore, given their foraging habit, gray whales are likely to ingest and accumulate chemical contaminants: even if no toxic concentrations have been reported in stomach content and blubber tissue of this species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{"citationItems":[{"id":"ITEM-1","itemData":{"DOI":"10.1016/0048-9697(94)90296-8","ISSN":"00489697","abstract":"The concentrations of selected chlorinated hydrocarbons (e.g. PCBs, DDTs, DDEs, chlordanes) and essential (e.g. zinc, selenium, copper) and toxic (e.g. mercury, lead, arsenic) elements were measured in tissues and stomach contents from 22 gray whales (Eschrichtius robustus) stranded between 1988 and 1991 at sites from the relatively pristine areas of Kodiak Island, AK, to more urbanized areas in Puget Sound, WA, and San Francisco Bay, CA. The majority of animals were stranded at sites on the Washington outer coast and in Puget Sound. The gray whale has the unique feeding strategy among Mysticeti of filtering sediments to feed on benthic (bottom dwelling) invertebrates. Thus, the wide geographical distribution of the stranded whales allowed (1) an initial assessment of whether concentrations of chemical contaminants in these whales exhibited region specific differences and (2) whether toxic chemicals that accumulate in sediments may have contributed to the mortality and stranding of gray whales near the more polluted urban areas. Analyses for chlorinated hydrocarbons in blubber from 22 animals showed no apparent significant differences among stranding sites. The concentrations of ΣPCBs and ΣDDEs in blubber, for example, ranged from 120 to 10000 and 9 to 2100 p.p.b. (ng/g) wet weight, respectively. Additionally, analyses of chlorinated hydrocarbons and selected elements in liver (n = 10) also showed no apparent significant differences between whales stranded in Puget Sound and whales stranded at more pristine sites (Alaska, Washington outer coast and Strait of Juan de Fuca and Strait of Georgia). For example, the concentrations of ΣPCBs and ΣDDEs in liver ranged from 79 to 1600 and 7 to 280 p.p.b., respectively, and the concentrations of the toxic elements, mercury and lead ranged from 9 to 120 and 20 to 270 p.p.b., respectively. Analyses of stomach contents revealed low concentrations of chlorinated hydrocarbons, but high concentrations (wet weight) of aluminum (1700 000 ± 450 000 p.p.b.), iron (320000 ± 250 000 p.p.b.), manganese (23 000 ± 15 000 p.p.b.), and chromium (3400 ± 1300 p.p.b.), but no significant differences were observed between whales stranded in Puget Sound compared to whales stranded at the more pristine sites. The relative proportions of these elements in stomach contents of stranded whales were similar to the relative proportions in sediments, which is consistent with a geological source of these elements from the ingestion of sediment…","author":[{"dropping-particle":"","family":"Varanasi","given":"Usha","non-dropping-particle":"","parse-names":false,"suffix":""},{"dropping-particle":"","family":"Stein","given":"John E.","non-dropping-particle":"","parse-names":false,"suffix":""},{"dropping-particle":"","family":"Tilbury","given":"Karen L.","non-dropping-particle":"","parse-names":false,"suffix":""},{"dropping-particle":"","family":"Meador","given":"James P.","non-dropping-particle":"","parse-names":false,"suffix":""},{"dropping-particle":"","family":"Sloan","given":"Catherine A.","non-dropping-particle":"","parse-names":false,"suffix":""},{"dropping-particle":"","family":"Clark","given":"Robert C.","non-dropping-particle":"","parse-names":false,"suffix":""},{"dropping-particle":"","family":"Chan","given":"Sin Lam","non-dropping-particle":"","parse-names":false,"suffix":""}],"container-title":"Science of the Total Environment, The","id":"ITEM-1","issue":"1-2","issued":{"date-parts":[["1994"]]},"page":"29-53","title":"Chemical contaminants in gray whales (Eschrichtius robustus) stranded along the west coast of North America","type":"article-journal","volume":"145"},"uris":["http://www.mendeley.com/documents/?uuid=57287232-1da2-4011-962c-dbd308f7ba49"]},{"id":"ITEM-2","itemData":{"abstract":"Organochlorine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(blub…","author":[{"dropping-particle":"","family":"Krahn","given":"Margaret M","non-dropping-particle":"","parse-names":false,"suffix":""},{"dropping-particle":"","family":"Ylitalo","given":"Gina M","non-dropping-particle":"","parse-names":false,"suffix":""},{"dropping-particle":"","family":"Burrows","given":"Douglas G","non-dropping-particle":"","parse-names":false,"suffix":""},{"dropping-particle":"","family":"Calambokidis","given":"John","non-dropping-particle":"","parse-names":false,"suffix":""},{"dropping-particle":"","family":"Moore","given":"Sue E","non-dropping-particle":"","parse-names":false,"suffix":""},{"dropping-particle":"","family":"Gearin","given":"Patrick","non-dropping-particle":"","parse-names":false,"suffix":""},{"dropping-particle":"","family":"Plesha","given":"Paul D","non-dropping-particle":"","parse-names":false,"suffix":""},{"dropping-particle":"","family":"Jr","given":"Robert L Brownell","non-dropping-particle":"","parse-names":false,"suffix":""},{"dropping-particle":"","family":"Blokhin","given":"S A","non-dropping-particle":"","parse-names":false,"suffix":""},{"dropping-particle":"","family":"Tilbury","given":"Karen L","non-dropping-particle":"","parse-names":false,"suffix":""},{"dropping-particle":"","family":"Stein","given":"John E","non-dropping-particle":"","parse-names":false,"suffix":""}],"container-title":"Journal of Cetacean Research and Management","id":"ITEM-2","issue":"1","issued":{"date-parts":[["2001"]]},"page":"19-29","title":"Organochlorine contaminant concentrations and lipid profiles in eastern North Pacific gray whales (Eschrichtius robustus)","type":"article-journal","volume":"3"},"uris":["http://www.mendeley.com/documents/?uuid=2167d208-68d0-405d-bfde-3b8242f10a63"]}],"mendeley":{"formattedCitation":"(Krahn et al., 2001; Varanasi et al., 1994)","plainTextFormattedCitation":"(Krahn et al., 2001; Varanasi et al., 1994)","previouslyFormattedCitation":"(Krahn et al., 2001; Varanasi et al., 1994)"},"properties":{"noteIndex":0},"schema":"https://github.com/citation-style-language/schema/raw/master/csl-citation.json"}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(Krahn et al., 2001; Varanasi et al., 1994; Hayes )</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Even at low quantities organic contaminants may act as endocrine-disrupting chemicals, external compounds that can alter normal hormone function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{"citationItems":[{"id":"ITEM-1","itemData":{"DOI":"10.1351/pac200375112235","ISSN":"1365-3075","author":[{"dropping-particle":"","family":"Fossi","given":"M. C.","non-dropping-particle":"","parse-names":false,"suffix":""},{"dropping-particle":"","family":"Marsili","given":"Letizia","non-dropping-particle":"","parse-names":false,"suffix":""}],"container-title":"Pure and Applied Chemistry","id":"ITEM-1","issue":"11-12","issued":{"date-parts":[["2003","1","1"]]},"title":"Effects of endocrine disruptors in aquatic mammals","type":"article-journal","volume":"75"},"uris":["http://www.mendeley.com/documents/?uuid=466cd698-3f81-4271-a62c-e1d3bf26ebe9"]}],"mendeley":{"formattedCitation":"(Fossi and Marsili, 2003)","plainTextFormattedCitation":"(Fossi and Marsili, 2003)","previouslyFormattedCitation":"(Fossi and Marsili, 2003)"},"properties":{"noteIndex":0},"schema":"https://github.com/citation-style-language/schema/raw/master/csl-citation.json"}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(Fossi and Marsili, 2003)</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Long-term effects of endocrine disrupting chemicals include reproductive failure, poor body conditions and adrenal gland damage </w:t>
      </w:r>
      <w:r w:rsidR="009D6C58" w:rsidRPr="00B05921">
        <w:rPr>
          <w:rFonts w:ascii="Times New Roman" w:eastAsia="Times New Roman" w:hAnsi="Times New Roman" w:cs="Times New Roman"/>
          <w:lang w:val="en-CA"/>
        </w:rPr>
        <w:fldChar w:fldCharType="begin" w:fldLock="1"/>
      </w:r>
      <w:r w:rsidR="009D6C58" w:rsidRPr="00B05921">
        <w:rPr>
          <w:rFonts w:ascii="Times New Roman" w:eastAsia="Times New Roman" w:hAnsi="Times New Roman" w:cs="Times New Roman"/>
          <w:lang w:val="en-CA"/>
        </w:rPr>
        <w:instrText>ADDIN CSL_CITATION {"citationItems":[{"id":"ITEM-1","itemData":{"DOI":"10.1016/B978-0-12-812144-3.00003-6","ISBN":"978-0-12-812144-3","author":[{"dropping-particle":"","family":"Godard-Codding","given":"Céline A.J.","non-dropping-particle":"","parse-names":false,"suffix":""},{"dropping-particle":"","family":"Collier","given":"Tracy K","non-dropping-particle":"","parse-names":false,"suffix":""}],"container-title":"Marine Mammal Ecotoxicology","editor":[{"dropping-particle":"","family":"Fossi","given":"Maria Cristina","non-dropping-particle":"","parse-names":false,"suffix":""},{"dropping-particle":"","family":"Panti","given":"Cristina B T - Marine Mammal Ecotoxicology","non-dropping-particle":"","parse-names":false,"suffix":""}],"id":"ITEM-1","issued":{"date-parts":[["2018"]]},"page":"75-93","publisher":"Elsevier","title":"The Effects of Oil Exposure on Cetaceans","type":"chapter"},"uris":["http://www.mendeley.com/documents/?uuid=ad12617a-1255-480d-987f-8b6a97ab18a6"]}],"mendeley":{"formattedCitation":"(Godard-Codding and Collier, 2018)","plainTextFormattedCitation":"(Godard-Codding and Collier, 2018)","previouslyFormattedCitation":"(Godard-Codding and Collier, 2018)"},"properties":{"noteIndex":0},"schema":"https://github.com/citation-style-language/schema/raw/master/csl-citation.json"}</w:instrText>
      </w:r>
      <w:r w:rsidR="009D6C58" w:rsidRPr="00B05921">
        <w:rPr>
          <w:rFonts w:ascii="Times New Roman" w:eastAsia="Times New Roman" w:hAnsi="Times New Roman" w:cs="Times New Roman"/>
          <w:lang w:val="en-CA"/>
        </w:rPr>
        <w:fldChar w:fldCharType="separate"/>
      </w:r>
      <w:r w:rsidR="009D6C58" w:rsidRPr="00B05921">
        <w:rPr>
          <w:rFonts w:ascii="Times New Roman" w:eastAsia="Times New Roman" w:hAnsi="Times New Roman" w:cs="Times New Roman"/>
          <w:noProof/>
          <w:lang w:val="en-CA"/>
        </w:rPr>
        <w:t>(Godard-Codding and Collier, 2018)</w:t>
      </w:r>
      <w:r w:rsidR="009D6C58" w:rsidRPr="00B05921">
        <w:rPr>
          <w:rFonts w:ascii="Times New Roman" w:eastAsia="Times New Roman" w:hAnsi="Times New Roman" w:cs="Times New Roman"/>
          <w:lang w:val="en-CA"/>
        </w:rPr>
        <w:fldChar w:fldCharType="end"/>
      </w:r>
      <w:r w:rsidR="009D6C58" w:rsidRPr="00B05921">
        <w:rPr>
          <w:rFonts w:ascii="Times New Roman" w:eastAsia="Times New Roman" w:hAnsi="Times New Roman" w:cs="Times New Roman"/>
          <w:lang w:val="en-CA"/>
        </w:rPr>
        <w:t xml:space="preserve">. </w:t>
      </w:r>
      <w:r w:rsidR="00666AC4">
        <w:rPr>
          <w:rFonts w:ascii="Times New Roman" w:hAnsi="Times New Roman" w:cs="Times New Roman"/>
          <w:color w:val="000000" w:themeColor="text1"/>
          <w:lang w:val="en-CA"/>
        </w:rPr>
        <w:t xml:space="preserve"> </w:t>
      </w:r>
      <w:r w:rsidR="0011098D" w:rsidRPr="00B05921">
        <w:rPr>
          <w:rFonts w:ascii="Times New Roman" w:hAnsi="Times New Roman" w:cs="Times New Roman"/>
          <w:lang w:val="en-CA"/>
        </w:rPr>
        <w:t xml:space="preserve">In 1999 – 2000, the ENP population of gray whales experienced an Unusual Mortality Event with more than 600 carcasses reported, with starvation as a contributing factor to mortality (Gulland et al., 2005). In 2019, more than 200 animals were found stranded across Mexico, United States and Canada and NOAA has issued a second UME (NOAA, 2020). While no common cause of death has been identified, many carcasses were in poor body conditions. </w:t>
      </w:r>
    </w:p>
    <w:p w14:paraId="6060F357" w14:textId="071FC29D" w:rsidR="009D6C58" w:rsidRPr="00B05921" w:rsidRDefault="006D7F78" w:rsidP="00753993">
      <w:pPr>
        <w:spacing w:line="276" w:lineRule="auto"/>
        <w:ind w:firstLine="720"/>
        <w:jc w:val="both"/>
        <w:rPr>
          <w:rFonts w:ascii="Times New Roman" w:eastAsia="Times New Roman" w:hAnsi="Times New Roman" w:cs="Times New Roman"/>
          <w:color w:val="000000" w:themeColor="text1"/>
          <w:lang w:val="en-CA"/>
        </w:rPr>
      </w:pPr>
      <w:r w:rsidRPr="00B05921">
        <w:rPr>
          <w:rFonts w:ascii="Times New Roman" w:hAnsi="Times New Roman" w:cs="Times New Roman"/>
          <w:color w:val="000000" w:themeColor="text1"/>
          <w:lang w:val="en-CA"/>
        </w:rPr>
        <w:lastRenderedPageBreak/>
        <w:t>The speed and intensity of climate and oceanographic changes in marine ecosystems</w:t>
      </w:r>
      <w:r w:rsidRPr="00B05921">
        <w:rPr>
          <w:rFonts w:ascii="Times New Roman" w:eastAsia="Times New Roman" w:hAnsi="Times New Roman" w:cs="Times New Roman"/>
          <w:color w:val="000000" w:themeColor="text1"/>
          <w:lang w:val="en-CA"/>
        </w:rPr>
        <w:t xml:space="preserve"> and the i</w:t>
      </w:r>
      <w:r w:rsidR="00634B9D" w:rsidRPr="00B05921">
        <w:rPr>
          <w:rFonts w:ascii="Times New Roman" w:eastAsia="Times New Roman" w:hAnsi="Times New Roman" w:cs="Times New Roman"/>
          <w:color w:val="000000" w:themeColor="text1"/>
          <w:lang w:val="en-CA"/>
        </w:rPr>
        <w:t xml:space="preserve">ncreased wildlife-human interactions warrant the need to search for biomarkers for assessing the physiological response to stress. Prolonged exposure and stimulation of an endocrine stress response may be detrimental to reproduction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{"citationItems":[{"id":"ITEM-1","itemData":{"DOI":"10.1530/ror.0.0050105","ISBN":"1359-6004 (Print)\\n1359-6004 (Linking)","ISSN":"1359-6004","PMID":"10864855","abstract":"The means by which stress influences reproduction is not clearly understood, but may involve a number of endocrine, paracrine and neural systems. Stress impacts on the reproductive axis at the hypothalamus (to affect GnRH secretion) and the pituitary gland (to affect gonadotrophin secretion), with direct effects on the gonads being of less importance. Different stressors have different effects and there are differences in response to short- and long-term stress. Many short-term stresses fail to affect reproduction and there are reports of stimulatory effects of some 'stressors'. There are species differences in the way that specific stressors affect reproduction. Sex differences in the effects of a particular stressor have been delineated and these may relate to effects of stress at different levels of the hypothalamo-pituitary axis. The significance of stress-induced secretion of cortisol varies with species. In some instances, there appears to be little impact of short-term increases in cortisol concentrations and protracted increases in plasma concentration seem to be required before any deleterious effect on reproduction is apparent. Issues of sex, sex steroid status, type of stressor and duration of stress need to be considered to improve understanding of this issue.","author":[{"dropping-particle":"","family":"Tilbrook","given":"a J","non-dropping-particle":"","parse-names":false,"suffix":""},{"dropping-particle":"","family":"Turner","given":"a I","non-dropping-particle":"","parse-names":false,"suffix":""},{"dropping-particle":"","family":"Clarke","given":"I J","non-dropping-particle":"","parse-names":false,"suffix":""}],"container-title":"Reviews of reproduction","id":"ITEM-1","issue":"2","issued":{"date-parts":[["2000"]]},"page":"105-113","title":"Effects of stress on reproduction in non-rodent mammals: the role of glucocorticoids and sex differences.","type":"article-journal","volume":"5"},"uris":["http://www.mendeley.com/documents/?uuid=486b80a3-7e9f-4a58-9b63-6464facc662a"]},{"id":"ITEM-2","itemData":{"DOI":"10.1371/journal.pone.0179824","ISBN":"1111111111","ISSN":"19326203","abstract":"The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Northwest.","author":[{"dropping-particle":"","family":"Wasser","given":"Samuel K.","non-dropping-particle":"","parse-names":false,"suffix":""},{"dropping-particle":"","family":"Lundin","given":"Jessica I.","non-dropping-particle":"","parse-names":false,"suffix":""},{"dropping-particle":"","family":"Ayres","given":"Katherine","non-dropping-particle":"","parse-names":false,"suffix":""},{"dropping-particle":"","family":"Seely","given":"Elizabeth","non-dropping-particle":"","parse-names":false,"suffix":""},{"dropping-particle":"","family":"Giles","given":"Deborah","non-dropping-particle":"","parse-names":false,"suffix":""},{"dropping-particle":"","family":"Balcomb","given":"Kenneth","non-dropping-particle":"","parse-names":false,"suffix":""},{"dropping-particle":"","family":"Hempelmann","given":"Jennifer","non-dropping-particle":"","parse-names":false,"suffix":""},{"dropping-particle":"","family":"Parsons","given":"Kim","non-dropping-particle":"","parse-names":false,"suffix":""},{"dropping-particle":"","family":"Booth","given":"Rebecca","non-dropping-particle":"","parse-names":false,"suffix":""}],"container-title":"PLoS ONE","id":"ITEM-2","issue":"6","issued":{"date-parts":[["2017"]]},"title":"Population growth is limited by nutritional impacts on pregnancy success in endangered Southern Resident killer whales (Orcinus orca)","type":"article-journal","volume":"12"},"uris":["http://www.mendeley.com/documents/?uuid=555fa0fa-cec4-4829-abe6-9dea7fcb1289"]}],"mendeley":{"formattedCitation":"(Tilbrook et al., 2000; Wasser et al., 2017)","plainTextFormattedCitation":"(Tilbrook et al., 2000; Wasser et al., 2017)","previouslyFormattedCitation":"(Tilbrook et al., 2000; Wasser et al., 2017)"},"properties":{"noteIndex":0},"schema":"https://github.com/citation-style-language/schema/raw/master/csl-citation.json"}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(Tilbrook et al., 2000; Wasser et al., 2017)</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and immune system function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{"citationItems":[{"id":"ITEM-1","itemData":{"DOI":"10.1016/j.cellimm.2007.09.006","ISSN":"00088749","abstract":"Over the past 20 years we have demonstrated both in animal models and in human studies that stress increases neuroendocrine hormones, particularly glucocorticoids and catecholamines but to some extent also prolactin, growth hormone and nerve growth factor. We have also shown that stress, through the action of these stress hormones, has detrimental effects on immune function, including reduced NK cell activity, lymphocyte populations, lymphocyte proliferation, antibody production and reactivation of latent viral infections. Such effects on the immune system have severe consequences on health which include, but are not limited to, delayed wound healing, impaired responses to vaccination and development and progression of cancer. These data provide scientific evidence of the effects of stress on immune function and implications for health. © 2008 Elsevier Inc. All rights reserved.","author":[{"dropping-particle":"","family":"Webster Marketon","given":"Jeanette I.","non-dropping-particle":"","parse-names":false,"suffix":""},{"dropping-particle":"","family":"Glaser","given":"Ronald","non-dropping-particle":"","parse-names":false,"suffix":""}],"container-title":"Cellular Immunology","id":"ITEM-1","issue":"1-2","issued":{"date-parts":[["2008"]]},"page":"16-26","title":"Stress hormones and immune function","type":"article-journal","volume":"252"},"uris":["http://www.mendeley.com/documents/?uuid=6d4172ba-b590-477f-9f06-0a8057a18063"]}],"mendeley":{"formattedCitation":"(Webster Marketon and Glaser, 2008)","plainTextFormattedCitation":"(Webster Marketon and Glaser, 2008)","previouslyFormattedCitation":"(Webster Marketon and Glaser, 2008)"},"properties":{"noteIndex":0},"schema":"https://github.com/citation-style-language/schema/raw/master/csl-citation.json"}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(Webster Marketon and Glaser, 2008)</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potentially leading to population decline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{"citationItems":[{"id":"ITEM-1","itemData":{"DOI":"10.1371/journal.pone.0179824","ISBN":"1111111111","ISSN":"19326203","abstract":"The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Northwest.","author":[{"dropping-particle":"","family":"Wasser","given":"Samuel K.","non-dropping-particle":"","parse-names":false,"suffix":""},{"dropping-particle":"","family":"Lundin","given":"Jessica I.","non-dropping-particle":"","parse-names":false,"suffix":""},{"dropping-particle":"","family":"Ayres","given":"Katherine","non-dropping-particle":"","parse-names":false,"suffix":""},{"dropping-particle":"","family":"Seely","given":"Elizabeth","non-dropping-particle":"","parse-names":false,"suffix":""},{"dropping-particle":"","family":"Giles","given":"Deborah","non-dropping-particle":"","parse-names":false,"suffix":""},{"dropping-particle":"","family":"Balcomb","given":"Kenneth","non-dropping-particle":"","parse-names":false,"suffix":""},{"dropping-particle":"","family":"Hempelmann","given":"Jennifer","non-dropping-particle":"","parse-names":false,"suffix":""},{"dropping-particle":"","family":"Parsons","given":"Kim","non-dropping-particle":"","parse-names":false,"suffix":""},{"dropping-particle":"","family":"Booth","given":"Rebecca","non-dropping-particle":"","parse-names":false,"suffix":""}],"container-title":"PLoS ONE","id":"ITEM-1","issue":"6","issued":{"date-parts":[["2017"]]},"title":"Population growth is limited by nutritional impacts on pregnancy success in endangered Southern Resident killer whales (Orcinus orca)","type":"article-journal","volume":"12"},"uris":["http://www.mendeley.com/documents/?uuid=555fa0fa-cec4-4829-abe6-9dea7fcb1289"]}],"mendeley":{"formattedCitation":"(Wasser et al., 2017)","plainTextFormattedCitation":"(Wasser et al., 2017)","previouslyFormattedCitation":"(Wasser et al., 2017)"},"properties":{"noteIndex":0},"schema":"https://github.com/citation-style-language/schema/raw/master/csl-citation.json"}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(Wasser et al., 2017)</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Corticosteroids are involved in the physiological response to stress in terrestrial and aquatic mammals </w:t>
      </w:r>
      <w:r w:rsidR="00634B9D" w:rsidRPr="00B05921">
        <w:rPr>
          <w:rFonts w:ascii="Times New Roman" w:eastAsia="Times New Roman" w:hAnsi="Times New Roman" w:cs="Times New Roman"/>
          <w:color w:val="000000" w:themeColor="text1"/>
          <w:lang w:val="en-CA"/>
        </w:rPr>
        <w:fldChar w:fldCharType="begin" w:fldLock="1"/>
      </w:r>
      <w:r w:rsidR="00634B9D" w:rsidRPr="00B05921">
        <w:rPr>
          <w:rFonts w:ascii="Times New Roman" w:eastAsia="Times New Roman" w:hAnsi="Times New Roman" w:cs="Times New Roman"/>
          <w:color w:val="000000" w:themeColor="text1"/>
          <w:lang w:val="en-CA"/>
        </w:rPr>
        <w:instrText>ADDIN CSL_CITATION {"citationItems":[{"id":"ITEM-1","itemData":{"DOI":"10.1007/s00360-015-0901-0","ISSN":"01741578","PMID":"25913694","abstract":"Stressors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author":[{"dropping-particle":"","family":"Atkinson","given":"Shannon","non-dropping-particle":"","parse-names":false,"suffix":""},{"dropping-particle":"","family":"Crocker","given":"Daniel","non-dropping-particle":"","parse-names":false,"suffix":""},{"dropping-particle":"","family":"Houser","given":"Dorian","non-dropping-particle":"","parse-names":false,"suffix":""},{"dropping-particle":"","family":"Mashburn","given":"Kendall","non-dropping-particle":"","parse-names":false,"suffix":""}],"container-title":"Journal of Comparative Physiology B: Biochemical, Systemic, and Environmental Physiology","id":"ITEM-1","issue":"5","issued":{"date-parts":[["2015","7"]]},"page":"463-486","publisher":"Springer Berlin Heidelberg","title":"Stress physiology in marine mammals: how well do they fit the terrestrial model?","type":"article-journal","volume":"185"},"uris":["http://www.mendeley.com/documents/?uuid=80a20d12-f840-438d-bb4b-9e530395857c"]}],"mendeley":{"formattedCitation":"(Atkinson et al., 2015)","plainTextFormattedCitation":"(Atkinson et al., 2015)","previouslyFormattedCitation":"(Atkinson et al., 2015)"},"properties":{"noteIndex":0},"schema":"https://github.com/citation-style-language/schema/raw/master/csl-citation.json"}</w:instrText>
      </w:r>
      <w:r w:rsidR="00634B9D" w:rsidRPr="00B05921">
        <w:rPr>
          <w:rFonts w:ascii="Times New Roman" w:eastAsia="Times New Roman" w:hAnsi="Times New Roman" w:cs="Times New Roman"/>
          <w:color w:val="000000" w:themeColor="text1"/>
          <w:lang w:val="en-CA"/>
        </w:rPr>
        <w:fldChar w:fldCharType="separate"/>
      </w:r>
      <w:r w:rsidR="00634B9D" w:rsidRPr="00B05921">
        <w:rPr>
          <w:rFonts w:ascii="Times New Roman" w:eastAsia="Times New Roman" w:hAnsi="Times New Roman" w:cs="Times New Roman"/>
          <w:noProof/>
          <w:color w:val="000000" w:themeColor="text1"/>
          <w:lang w:val="en-CA"/>
        </w:rPr>
        <w:t>(Atkinson et al., 2015)</w:t>
      </w:r>
      <w:r w:rsidR="00634B9D" w:rsidRPr="00B05921">
        <w:rPr>
          <w:rFonts w:ascii="Times New Roman" w:eastAsia="Times New Roman" w:hAnsi="Times New Roman" w:cs="Times New Roman"/>
          <w:color w:val="000000" w:themeColor="text1"/>
          <w:lang w:val="en-CA"/>
        </w:rPr>
        <w:fldChar w:fldCharType="end"/>
      </w:r>
      <w:r w:rsidR="00634B9D" w:rsidRPr="00B05921">
        <w:rPr>
          <w:rFonts w:ascii="Times New Roman" w:eastAsia="Times New Roman" w:hAnsi="Times New Roman" w:cs="Times New Roman"/>
          <w:color w:val="000000" w:themeColor="text1"/>
          <w:lang w:val="en-CA"/>
        </w:rPr>
        <w:t xml:space="preserve">; however, </w:t>
      </w:r>
      <w:r w:rsidR="009D6C58" w:rsidRPr="00B05921">
        <w:rPr>
          <w:rFonts w:ascii="Times New Roman" w:eastAsia="Times New Roman" w:hAnsi="Times New Roman" w:cs="Times New Roman"/>
          <w:color w:val="000000" w:themeColor="text1"/>
          <w:lang w:val="en-CA"/>
        </w:rPr>
        <w:t xml:space="preserve">there </w:t>
      </w:r>
      <w:r w:rsidR="002770A1" w:rsidRPr="00B05921">
        <w:rPr>
          <w:rFonts w:ascii="Times New Roman" w:eastAsia="Times New Roman" w:hAnsi="Times New Roman" w:cs="Times New Roman"/>
          <w:color w:val="000000" w:themeColor="text1"/>
          <w:lang w:val="en-CA"/>
        </w:rPr>
        <w:t xml:space="preserve">is a paucity of published research on physiological processes in large whales and specifically on </w:t>
      </w:r>
      <w:r w:rsidR="009D6C58" w:rsidRPr="00B05921">
        <w:rPr>
          <w:rFonts w:ascii="Times New Roman" w:eastAsia="Times New Roman" w:hAnsi="Times New Roman" w:cs="Times New Roman"/>
          <w:color w:val="000000" w:themeColor="text1"/>
          <w:lang w:val="en-CA"/>
        </w:rPr>
        <w:t xml:space="preserve">stress-related </w:t>
      </w:r>
      <w:r w:rsidR="002770A1" w:rsidRPr="00B05921">
        <w:rPr>
          <w:rFonts w:ascii="Times New Roman" w:eastAsia="Times New Roman" w:hAnsi="Times New Roman" w:cs="Times New Roman"/>
          <w:color w:val="000000" w:themeColor="text1"/>
          <w:lang w:val="en-CA"/>
        </w:rPr>
        <w:t xml:space="preserve">endocrine profiles. </w:t>
      </w:r>
      <w:r w:rsidR="002770A1" w:rsidRPr="00B05921">
        <w:rPr>
          <w:rFonts w:ascii="Times New Roman" w:hAnsi="Times New Roman" w:cs="Times New Roman"/>
          <w:color w:val="000000" w:themeColor="text1"/>
          <w:lang w:val="en-CA"/>
        </w:rPr>
        <w:t xml:space="preserve">Cortisol and corticosterone are secreted by the adrenal glands and are involved in maintaining metabolic homeostasis, including the stress response, with their main function being stimulation of gluconeogenesis to sustain the energetic requirements </w:t>
      </w:r>
      <w:r w:rsidR="002770A1" w:rsidRPr="00B05921">
        <w:rPr>
          <w:rFonts w:ascii="Times New Roman" w:eastAsia="Times New Roman" w:hAnsi="Times New Roman" w:cs="Times New Roman"/>
          <w:color w:val="000000" w:themeColor="text1"/>
          <w:lang w:val="en-CA"/>
        </w:rPr>
        <w:fldChar w:fldCharType="begin" w:fldLock="1"/>
      </w:r>
      <w:r w:rsidR="002770A1" w:rsidRPr="00B05921">
        <w:rPr>
          <w:rFonts w:ascii="Times New Roman" w:eastAsia="Times New Roman" w:hAnsi="Times New Roman" w:cs="Times New Roman"/>
          <w:color w:val="000000" w:themeColor="text1"/>
          <w:lang w:val="en-CA"/>
        </w:rPr>
        <w:instrText>ADDIN CSL_CITATION {"citationItems":[{"id":"ITEM-1","itemData":{"DOI":"10.1016/j.metabol.2011.06.012","ISBN":"0026-0495","ISSN":"00260495","PMID":"21864867","abstract":"Glucocorticoids (GCs) have long been accepted as being catabolic in nature, liberating energy substrates during times of stress to supply the increased metabolic demand of the body. The effects of GCs on adipose tissue metabolism are conflicting, however, because patients with elevated GCs present with central adiposity. We performed an extensive literature review of the effects of GCs on adipose tissue metabolism. The contradictory effects of GCs on lipid metabolism occur through a number of different mechanisms, some of which are well defined and others remain to be elucidated. Firstly, through increases in caloric and dietary fat intake, along with increased hydrolysis of circulating triglycerides (chylomicrons, very low-density lipoproteins) by lipoprotein lipase activity, GCs increase the amount of fatty acids in circulation, which are then available for ectopic fat distribution (liver, muscle, and central adipocytes). Glucocorticoids also increase de novo lipid production in hepatocytes through increased expression of fatty acid synthase. There is some controversy as to whether these same mechanisms occur in adipocytes, thereby contributing to adipose hypertrophy. Glucocorticoids promote preadipocyte conversion to mature adipocytes, causing hyperplasia of the adipose tissue. Glucocorticoids also have acute antilipolytic effect on adipocytes, whereas their genomic actions facilitate increased lipolysis after about 48 hours of exposure. The acute and long-term effects of GCs on adipose tissue lipolysis remain unclear. Although considerable evidence supports the notion that GCs increase lipolysis through glucocorticoid-induced increases of lipase expression, they clearly have antilipolytic effects within these same tissues and cell line models. © 2011 Elsevier Inc.","author":[{"dropping-particle":"","family":"Peckett","given":"Ashley J.","non-dropping-particle":"","parse-names":false,"suffix":""},{"dropping-particle":"","family":"Wright","given":"David C.","non-dropping-particle":"","parse-names":false,"suffix":""},{"dropping-particle":"","family":"Riddell","given":"Michael C.","non-dropping-particle":"","parse-names":false,"suffix":""}],"container-title":"Metabolism: Clinical and Experimental","id":"ITEM-1","issue":"11","issued":{"date-parts":[["2011"]]},"page":"1500-1510","title":"The effects of glucocorticoids on adipose tissue lipid metabolism","type":"article-journal","volume":"60"},"uris":["http://www.mendeley.com/documents/?uuid=f8c93858-2586-42ad-b39a-d7a70572c176"]},{"id":"ITEM-2","itemData":{"DOI":"10.1016/j.yexcr.2017.03.049","ISSN":"10902422","PMID":"28344055","abstract":"Glucocorticoids (GCs) affect nearly every organ and tissue in the body, regulating diverse physiologic processes including energy homeostasis. The metabolic mission of GCs is to supply enough glucose into the circulation to fuel the brain and ensure survival of the organism under conditions of acute stress or starvation. Recent studies have revealed that GCs, via orchestration between multiple organs, physiologically elicit fine tuning of systemic energy metabolism.","author":[{"dropping-particle":"","family":"Tanaka","given":"Hirotoshi","non-dropping-particle":"","parse-names":false,"suffix":""},{"dropping-particle":"","family":"Shimizu","given":"Noriaki","non-dropping-particle":"","parse-names":false,"suffix":""},{"dropping-particle":"","family":"Yoshikawa","given":"Noritada","non-dropping-particle":"","parse-names":false,"suffix":""}],"container-title":"Experimental Cell Research","id":"ITEM-2","issue":"1","issued":{"date-parts":[["2017"]]},"page":"24-26","publisher":"Elsevier Inc.","title":"Role of skeletal muscle glucocorticoid receptor in systemic energy homeostasis","type":"article-journal","volume":"360"},"uris":["http://www.mendeley.com/documents/?uuid=d480da7f-6ccc-4a84-aea7-23c40db4d262"]},{"id":"ITEM-3","itemData":{"DOI":"10.1007/s00360-015-0901-0","ISSN":"01741578","PMID":"25913694","abstract":"Stressors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author":[{"dropping-particle":"","family":"Atkinson","given":"Shannon","non-dropping-particle":"","parse-names":false,"suffix":""},{"dropping-particle":"","family":"Crocker","given":"Daniel","non-dropping-particle":"","parse-names":false,"suffix":""},{"dropping-particle":"","family":"Houser","given":"Dorian","non-dropping-particle":"","parse-names":false,"suffix":""},{"dropping-particle":"","family":"Mashburn","given":"Kendall","non-dropping-particle":"","parse-names":false,"suffix":""}],"container-title":"Journal of Comparative Physiology B: Biochemical, Systemic, and Environmental Physiology","id":"ITEM-3","issue":"5","issued":{"date-parts":[["2015","7"]]},"page":"463-486","publisher":"Springer Berlin Heidelberg","title":"Stress physiology in marine mammals: how well do they fit the terrestrial model?","type":"article-journal","volume":"185"},"uris":["http://www.mendeley.com/documents/?uuid=80a20d12-f840-438d-bb4b-9e530395857c"]}],"mendeley":{"formattedCitation":"(Atkinson et al., 2015; Peckett et al., 2011; Tanaka et al., 2017)","plainTextFormattedCitation":"(Atkinson et al., 2015; Peckett et al., 2011; Tanaka et al., 2017)","previouslyFormattedCitation":"(Atkinson et al., 2015; Peckett et al., 2011; Tanaka et al., 2017)"},"properties":{"noteIndex":0},"schema":"https://github.com/citation-style-language/schema/raw/master/csl-citation.json"}</w:instrText>
      </w:r>
      <w:r w:rsidR="002770A1" w:rsidRPr="00B05921">
        <w:rPr>
          <w:rFonts w:ascii="Times New Roman" w:eastAsia="Times New Roman" w:hAnsi="Times New Roman" w:cs="Times New Roman"/>
          <w:color w:val="000000" w:themeColor="text1"/>
          <w:lang w:val="en-CA"/>
        </w:rPr>
        <w:fldChar w:fldCharType="separate"/>
      </w:r>
      <w:r w:rsidR="002770A1" w:rsidRPr="00B05921">
        <w:rPr>
          <w:rFonts w:ascii="Times New Roman" w:eastAsia="Times New Roman" w:hAnsi="Times New Roman" w:cs="Times New Roman"/>
          <w:noProof/>
          <w:color w:val="000000" w:themeColor="text1"/>
          <w:lang w:val="en-CA"/>
        </w:rPr>
        <w:t>(Atkinson et al., 2015; Peckett et al., 2011; Tanaka et al., 2017)</w:t>
      </w:r>
      <w:r w:rsidR="002770A1" w:rsidRPr="00B05921">
        <w:rPr>
          <w:rFonts w:ascii="Times New Roman" w:eastAsia="Times New Roman" w:hAnsi="Times New Roman" w:cs="Times New Roman"/>
          <w:color w:val="000000" w:themeColor="text1"/>
          <w:lang w:val="en-CA"/>
        </w:rPr>
        <w:fldChar w:fldCharType="end"/>
      </w:r>
      <w:r w:rsidR="002770A1" w:rsidRPr="00B05921">
        <w:rPr>
          <w:rFonts w:ascii="Times New Roman" w:eastAsia="Times New Roman" w:hAnsi="Times New Roman" w:cs="Times New Roman"/>
          <w:color w:val="000000" w:themeColor="text1"/>
          <w:lang w:val="en-CA"/>
        </w:rPr>
        <w:t xml:space="preserve">. Aldosterone is another adrenal hormone and is primarily regulated by the rennin-angiotensin system. It mainly acts to regulate electrolyte balance, water retention and blood pressure </w:t>
      </w:r>
      <w:r w:rsidR="002770A1" w:rsidRPr="00B05921">
        <w:rPr>
          <w:rFonts w:ascii="Times New Roman" w:eastAsia="Times New Roman" w:hAnsi="Times New Roman" w:cs="Times New Roman"/>
          <w:color w:val="000000" w:themeColor="text1"/>
          <w:lang w:val="en-CA"/>
        </w:rPr>
        <w:fldChar w:fldCharType="begin" w:fldLock="1"/>
      </w:r>
      <w:r w:rsidR="002770A1" w:rsidRPr="00B05921">
        <w:rPr>
          <w:rFonts w:ascii="Times New Roman" w:eastAsia="Times New Roman" w:hAnsi="Times New Roman" w:cs="Times New Roman"/>
          <w:color w:val="000000" w:themeColor="text1"/>
          <w:lang w:val="en-CA"/>
        </w:rPr>
        <w:instrText>ADDIN CSL_CITATION {"citationItems":[{"id":"ITEM-1","itemData":{"DOI":"10.1016/j.neubiorev.2009.07.005","ISSN":"01497634","PMID":"19631234","abstract":"Numerous studies support the notion that cumulative exposure to chronic stress is a risk factor for cardiovascular disease (CVD). Various stress-related hormones have been proposed as potential mediators of the relationship between psychological stress and CVD, including catecholamines and more indirectly, cortisol. Somewhat surprisingly, although aldosterone is also released in response to hypothalamic-pituitary-adrenal (HPA) axis activation, it has not been considered as relevant for this relationship. In the present review we will consider aldosterone as a potentially important mediator of the relationship between negative affective states and CVD. First, we will briefly review the known functions and roles of aldosterone, and then consider its actions in both the brain and the periphery. We will then review the available literature on the role of aldosterone in CVD, and also consider links between aldosterone and various forms of chronic psychological stress. Finally we will present an integrated model of how aldosterone may mediate effects of chronic stress on CVD, recommend new directions for research, and identify important methodological and design issues for this work. © 2009 Elsevier Ltd. All rights reserved.","author":[{"dropping-particle":"","family":"Kubzansky","given":"Laura D.","non-dropping-particle":"","parse-names":false,"suffix":""},{"dropping-particle":"","family":"Adler","given":"Gail K.","non-dropping-particle":"","parse-names":false,"suffix":""}],"container-title":"Neuroscience and Biobehavioral Reviews","id":"ITEM-1","issue":"1","issued":{"date-parts":[["2010"]]},"page":"80-86","title":"Aldosterone: A forgotten mediator of the relationship between psychological stress and heart disease","type":"article-journal","volume":"34"},"uris":["http://www.mendeley.com/documents/?uuid=7fdb8107-d58b-4849-93bd-8a5dbbeee8da"]}],"mendeley":{"formattedCitation":"(Kubzansky and Adler, 2010)","plainTextFormattedCitation":"(Kubzansky and Adler, 2010)","previouslyFormattedCitation":"(Kubzansky and Adler, 2010)"},"properties":{"noteIndex":0},"schema":"https://github.com/citation-style-language/schema/raw/master/csl-citation.json"}</w:instrText>
      </w:r>
      <w:r w:rsidR="002770A1" w:rsidRPr="00B05921">
        <w:rPr>
          <w:rFonts w:ascii="Times New Roman" w:eastAsia="Times New Roman" w:hAnsi="Times New Roman" w:cs="Times New Roman"/>
          <w:color w:val="000000" w:themeColor="text1"/>
          <w:lang w:val="en-CA"/>
        </w:rPr>
        <w:fldChar w:fldCharType="separate"/>
      </w:r>
      <w:r w:rsidR="002770A1" w:rsidRPr="00B05921">
        <w:rPr>
          <w:rFonts w:ascii="Times New Roman" w:eastAsia="Times New Roman" w:hAnsi="Times New Roman" w:cs="Times New Roman"/>
          <w:noProof/>
          <w:color w:val="000000" w:themeColor="text1"/>
          <w:lang w:val="en-CA"/>
        </w:rPr>
        <w:t>(Kubzansky and Adler, 2010)</w:t>
      </w:r>
      <w:r w:rsidR="002770A1" w:rsidRPr="00B05921">
        <w:rPr>
          <w:rFonts w:ascii="Times New Roman" w:eastAsia="Times New Roman" w:hAnsi="Times New Roman" w:cs="Times New Roman"/>
          <w:color w:val="000000" w:themeColor="text1"/>
          <w:lang w:val="en-CA"/>
        </w:rPr>
        <w:fldChar w:fldCharType="end"/>
      </w:r>
      <w:r w:rsidR="002770A1" w:rsidRPr="00B05921">
        <w:rPr>
          <w:rFonts w:ascii="Times New Roman" w:eastAsia="Times New Roman" w:hAnsi="Times New Roman" w:cs="Times New Roman"/>
          <w:color w:val="000000" w:themeColor="text1"/>
          <w:lang w:val="en-CA"/>
        </w:rPr>
        <w:t xml:space="preserve">. When secreted excessively or over a prolonged </w:t>
      </w:r>
      <w:r w:rsidR="00D63C3F" w:rsidRPr="00B05921">
        <w:rPr>
          <w:rFonts w:ascii="Times New Roman" w:eastAsia="Times New Roman" w:hAnsi="Times New Roman" w:cs="Times New Roman"/>
          <w:color w:val="000000" w:themeColor="text1"/>
          <w:lang w:val="en-CA"/>
        </w:rPr>
        <w:t>period</w:t>
      </w:r>
      <w:r w:rsidR="002770A1" w:rsidRPr="00B05921">
        <w:rPr>
          <w:rFonts w:ascii="Times New Roman" w:eastAsia="Times New Roman" w:hAnsi="Times New Roman" w:cs="Times New Roman"/>
          <w:color w:val="000000" w:themeColor="text1"/>
          <w:lang w:val="en-CA"/>
        </w:rPr>
        <w:t xml:space="preserve">, these hormones can have detrimental effects on skeletal muscle and on the reproductive and cardiovascular systems. </w:t>
      </w:r>
    </w:p>
    <w:p w14:paraId="754DDE00" w14:textId="02F4BD18" w:rsidR="002770A1" w:rsidRPr="00B05921" w:rsidRDefault="002770A1" w:rsidP="00753993">
      <w:pPr>
        <w:spacing w:line="276" w:lineRule="auto"/>
        <w:ind w:firstLine="720"/>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lang w:val="en-CA"/>
        </w:rPr>
        <w:t xml:space="preserve">Steroid hormones have been measured in a variety of tissues in multiple wildlife species. When available, blood serum, and feces are the matrices of choice for investigating endocrine response to very recent events (minutes to hours)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{"citationItems":[{"id":"ITEM-1","itemData":{"DOI":"10.1111/mms.12352","ISSN":"17487692","abstract":"Stress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species.","author":[{"dropping-particle":"","family":"Champagne","given":"Cory D.","non-dropping-particle":"","parse-names":false,"suffix":""},{"dropping-particle":"","family":"Kellar","given":"Nicholas M.","non-dropping-particle":"","parse-names":false,"suffix":""},{"dropping-particle":"","family":"Crocker","given":"Daniel E.","non-dropping-particle":"","parse-names":false,"suffix":""},{"dropping-particle":"","family":"Wasser","given":"Samuel K.","non-dropping-particle":"","parse-names":false,"suffix":""},{"dropping-particle":"","family":"Booth","given":"Rebecca K.","non-dropping-particle":"","parse-names":false,"suffix":""},{"dropping-particle":"","family":"Trego","given":"Marisa L.","non-dropping-particle":"","parse-names":false,"suffix":""},{"dropping-particle":"","family":"Houser","given":"Dorian S.","non-dropping-particle":"","parse-names":false,"suffix":""}],"container-title":"Marine Mammal Science","id":"ITEM-1","issue":"1","issued":{"date-parts":[["2017"]]},"page":"134-153","title":"Blubber cortisol qualitatively reflects circulating cortisol concentrations in bottlenose dolphins","type":"article-journal","volume":"33"},"uris":["http://www.mendeley.com/documents/?uuid=656fbd64-5c1d-44b2-8017-d0d15aa3b84d"]},{"id":"ITEM-2","itemData":{"DOI":"10.1016/j.cbpa.2015.06.011","ISSN":"10956433","author":[{"dropping-particle":"","family":"Keogh","given":"Mandy J.","non-dropping-particle":"","parse-names":false,"suffix":""},{"dropping-particle":"","family":"Atkinson","given":"Shannon","non-dropping-particle":"","parse-names":false,"suffix":""}],"container-title":"Comparative Biochemistry and Physiology Part A: Molecular &amp; Integrative Physiology","id":"ITEM-2","issued":{"date-parts":[["2015"]]},"page":"22-31","publisher":"Elsevier B.V.","title":"Endocrine and immunological responses to adrenocorticotrophic hormone (ACTH) administration in juvenile harbor seals (Phoca vitulina) during winter and summer","type":"article-journal","volume":"188"},"uris":["http://www.mendeley.com/documents/?uuid=be6925f2-5843-4c96-896b-55c869b8dcdc"]},{"id":"ITEM-3","itemData":{"DOI":"10.1016/j.ygcen.2015.12.019","ISSN":"10956840","abstract":"The goal of this study was to describe profiles of serum estrogens, testosterone and cortisol during normal pregnancy in bottlenose dolphins. Predominant estrogens in all categories of dolphin sera pools during estrus and pregnancy (EARLY: Days 0-120; MID: Days 121-240; LATE: Days 241 to parturition; Day 0 = day of conception) were estrone/estrone conjugates (E1-C) and estriol (E3). Serum samples collected throughout 101 normal pregnancies were analyzed for E1-C, E3, testosterone (T) and cortisol (CORT). E1-C was higher (P&lt; 0.05) during LATE compared to EARLY and MID, and higher (P&lt; 0.05) in nulliparous than multiparous females. E1-C concentrations were also inversely associated with maternal age (P= 0.05). E3 was higher (P&lt; 0.05) in EARLY than MID and LATE, and higher overall for nulliparous than multiparous females, but concentrations were similar among gestational stages when parity was excluded from analyses. Analysis by indexed month post-conception (IMPC) demonstrated that E1-C increased from IMPC 9 and peaked at IMPC 11. E3 was significantly elevated during IMPC 1, decreased until IMPC 6 and peaked at IMPC 11. T increased (P&lt; 0.05) at IMPC 3 and continued to increase throughout gestation (P&lt; 0.05). CORT was higher (P&lt; 0.05) during LATE compared to EARLY and MID (P&lt; 0.05), peaked during IMPC 12, and was not affected by parity. Hormone profiles were not influenced by fetal sex.","author":[{"dropping-particle":"","family":"Steinman","given":"Karen J.","non-dropping-particle":"","parse-names":false,"suffix":""},{"dropping-particle":"","family":"Robeck","given":"Todd R.","non-dropping-particle":"","parse-names":false,"suffix":""},{"dropping-particle":"","family":"O'Brien","given":"Justine K.","non-dropping-particle":"","parse-names":false,"suffix":""}],"container-title":"General and Comparative Endocrinology","id":"ITEM-3","issue":"January 2016","issued":{"date-parts":[["2016"]]},"page":"102-112","publisher":"Elsevier Inc.","title":"Characterization of estrogens, testosterone, and cortisol in normal bottlenose dolphin (Tursiops truncatus) pregnancy","type":"article-journal","volume":"226"},"uris":["http://www.mendeley.com/documents/?uuid=36305a9b-3818-463e-938d-958521e1c074"]},{"id":"ITEM-4","itemData":{"DOI":"10.1016/j.ygcen.2017.01.023","ISSN":"10956840","PMID":"28126344","abstract":"The secretory patterns of testosterone (T), androstenedione (A4), dehydroepiandrosterone (DHEA), cortisol (C), and corticosterone (Co) were characterized throughout 28 normal pregnancies until two-months post-partum in eleven killer whales. Effects of fetal sex, dam parity or age, and season were evaluated across either day post-conception (DPC), stage of pregnancy (PRE, EARLY, MID, LATE, POST) or indexed month post-conception (IMPC) using a mixed model linear regression with animal ID and pregnancy number as the random variables. Across DPC, DHEA, A4 and T concentrations were affected (P &lt; 0.05) by season, with highest concentrations during spring (DHEA, A4, &amp; T) and summer (A4) as compared to the fall. A significant effect of parity on androgen production was observed only for DHEA, with multiparous females having higher (P = 0.01) concentrations than nulliparous females. All three androgens significantly increased with each successive pregnancy stage and IMPC with peak concentrations occurring during IMPC 10 (DHEA), 13 (A4) and 14 (T), respectively. Cortisol was affected by season (P = 0.03) with highest concentrations being detected during the months of fall, while Co was only affected by parity (P = 0.003) with significant increases observed for primiparous females as compared to nulliparous females. Cortisol and Co concentrations peaked (P &lt; 0.05) during IMPC 17 (i.e., the month prior to parturition). The C to Co ratio during pregnancy was 7.4 to 1, indicating that cortisol is the major circulating glucocorticoid studied to date in pregnant killer whales. The significant increase in concentrations of maternal androgens throughout pregnancy, which were unrelated to fetal sex, indicates that they play an important role during killer whale fetal development.","author":[{"dropping-particle":"","family":"Robeck","given":"Todd R.","non-dropping-particle":"","parse-names":false,"suffix":""},{"dropping-particle":"","family":"Steinman","given":"Karen J.","non-dropping-particle":"","parse-names":false,"suffix":""},{"dropping-particle":"","family":"O'Brien","given":"Justine K.","non-dropping-particle":"","parse-names":false,"suffix":""}],"container-title":"General and Comparative Endocrinology","id":"ITEM-4","issued":{"date-parts":[["2017"]]},"page":"116-129","publisher":"Elsevier Inc.","title":"Characterization and longitudinal monitoring of serum androgens and glucocorticoids during normal pregnancy in the killer whale (Orcinus orca)","type":"article-journal","volume":"247"},"uris":["http://www.mendeley.com/documents/?uuid=20b13e69-686b-46e6-bc9a-695ac176e939"]},{"id":"ITEM-5","itemData":{"DOI":"https://doi.org/10.1016/j.ygcen.2017.07.026","ISSN":"0016-6480","abstract":"Until now, physiological stress assessment of large whales has predominantly focused on adrenal glucocorticoid (GC) measures. Elevated GC concentrations in feces (fGC) are known to reflect stressful disturbances, such as fishing gear entanglement and human-generated underwater noise, in North Atlantic right whales (Eubalaena glacialis). However, there can be considerable variation in GC production as a function of sex and life history stage, which may confound the interpretation of fGC levels. Additionally, GC antibodies used in immunoassays can cross-react with other fecal metabolites (i.e., non-target steroids), potentially influencing fGC data. Here, aldosterone concentrations (fALD; aldosterone and related metabolites) were measured in fecal samples from right whales (total n = 315 samples), including samples from identified individuals of known life history (n = 82 individual whales), to evaluate its utility as a complementary biomarker to fGC for identifying adrenal activation. Concentrations of fALD were positively correlated with fGCs in right whales (r = 0.59, P &lt; 0.001), suggesting concurrent secretion of these hormones by the adrenal gland. However, fALD levels were less influenced by concentrations of reproductive steroids in feces, minimizing the potential confounder of assay cross-reactivity in samples with highly skewed hormone ratios. Across different life history states for right whales, fALD concentrations showed similar patterns to those reported for fGC, with higher levels in pregnant females (35.9 ± 7.6 ng/g) followed by reproductively mature males (9.5 ± 0.9 ng/g) (P &lt; 0.05), providing further evidence of elevated adrenal activation in these groups of whales. The addition of fALD measurement as a biomarker of adrenal activation may help distinguish between intrinsic and external causes of stress hormone elevations in large whales, as well as other free-living wildlife species, providing a more comprehensive approach for associating adrenal activation with specific natural and anthropogenic stressors.","author":[{"dropping-particle":"","family":"Burgess","given":"Elizabeth A.","non-dropping-particle":"","parse-names":false,"suffix":""},{"dropping-particle":"","family":"Hunt","given":"K. E.","non-dropping-particle":"","parse-names":false,"suffix":""},{"dropping-particle":"","family":"Kraus","given":"Scott D.","non-dropping-particle":"","parse-names":false,"suffix":""},{"dropping-particle":"","family":"Rolland","given":"Rosalind M.","non-dropping-particle":"","parse-names":false,"suffix":""}],"container-title":"General and Comparative Endocrinology","id":"ITEM-5","issue":"July","issued":{"date-parts":[["2017"]]},"page":"103-110","publisher":"Elsevier Inc.","title":"Adrenal responses of large whales: Integrating fecal aldosterone as a complementary biomarker to glucocorticoids","type":"article-journal","volume":"252"},"uris":["http://www.mendeley.com/documents/?uuid=3a60eb7e-77ca-4a6d-acd4-8720aa8d22d4"]},{"id":"ITEM-6","itemData":{"DOI":"10.1016/j.ygcen.2005.02.002","ISBN":"0016-6480","ISSN":"00166480","PMID":"15935157","abstract":"Long-term studies of the endangered North Atlantic right whale, Eubalaena glacialis, have revealed declining reproductive parameters over the past two decades, threatening recovery of this small population if current trends continue. Little is known about right whale reproductive physiology, and investigating this reproductive decline has been limited by a lack of non-lethal methods for assessing reproductive status (e.g., sexual maturation, ovarian activity, pregnancy, lactation, and reproductive senescence) in free-swimming whales. This paper describes validation of existing radioimmunoassay techniques to study reproduction in right whales by measuring estrogens, progestins, androgens, and their related metabolites in fecal samples. Over the past decade fecal steroid hormone assays have been used to assess reproductive status and function in a wide range of terrestrial wildlife species, but this is the first application of this methodology in wild cetaceans. Analysis of fecal hormone metabolite levels in combination with life history data from photographically identified whales shows that this non-invasive method can be used to determine gender, detect pregnancy and lactation, and to assess age at sexual maturity in right whales and potentially other endangered whale populations. ?? 2005 Elsevier Inc. All rights reserved.","author":[{"dropping-particle":"","family":"Rolland","given":"R. M.","non-dropping-particle":"","parse-names":false,"suffix":""},{"dropping-particle":"","family":"Hunt","given":"K. E.","non-dropping-particle":"","parse-names":false,"suffix":""},{"dropping-particle":"","family":"Kraus","given":"Scott D.","non-dropping-particle":"","parse-names":false,"suffix":""},{"dropping-particle":"","family":"Wasser","given":"Samuel K.","non-dropping-particle":"","parse-names":false,"suffix":""}],"container-title":"General and Comparative Endocrinology","id":"ITEM-6","issue":"3","issued":{"date-parts":[["2005"]]},"page":"308-317","title":"Assessing reproductive status of right whales (Eubalaena glacialis) using fecal hormone metabolites","type":"article-journal","volume":"142"},"uris":["http://www.mendeley.com/documents/?uuid=7dbdd0bd-2ae3-4854-b452-199b6ba9d8ba"]},{"id":"ITEM-7","itemData":{"DOI":"10.1111/mms.12596","ISSN":"17487692","author":[{"dropping-particle":"","family":"Rolland","given":"R. M.","non-dropping-particle":"","parse-names":false,"suffix":""},{"dropping-particle":"","family":"Graham","given":"Katherine M.","non-dropping-particle":"","parse-names":false,"suffix":""},{"dropping-particle":"","family":"Stimmelmayr","given":"Raphaela","non-dropping-particle":"","parse-names":false,"suffix":""},{"dropping-particle":"","family":"Suydam","given":"Robert S.","non-dropping-particle":"","parse-names":false,"suffix":""},{"dropping-particle":"","family":"George","given":"John C.","non-dropping-particle":"","parse-names":false,"suffix":""}],"container-title":"Marine Mammal Science","id":"ITEM-7","issue":"4","issued":{"date-parts":[["2019"]]},"page":"1625-1642","title":"Chronic stress from fishing gear entanglement is recorded in baleen from a bowhead whale (Balaena mysticetus)","type":"article-journal","volume":"35"},"uris":["http://www.mendeley.com/documents/?uuid=465603d6-672d-4df5-a169-16762cedd634"]},{"id":"ITEM-8","itemData":{"DOI":"10.1098/rspb.2011.2429","ISSN":"0962-8452","author":[{"dropping-particle":"","family":"Rolland","given":"R. M.","non-dropping-particle":"","parse-names":false,"suffix":""},{"dropping-particle":"","family":"Parks","given":"S. E.","non-dropping-particle":"","parse-names":false,"suffix":""},{"dropping-particle":"","family":"Hunt","given":"K. E.","non-dropping-particle":"","parse-names":false,"suffix":""},{"dropping-particle":"","family":"Castellote","given":"M.","non-dropping-particle":"","parse-names":false,"suffix":""},{"dropping-particle":"","family":"Corkeron","given":"P. J.","non-dropping-particle":"","parse-names":false,"suffix":""},{"dropping-particle":"","family":"Nowacek","given":"D. P.","non-dropping-particle":"","parse-names":false,"suffix":""},{"dropping-particle":"","family":"Wasser","given":"S. K.","non-dropping-particle":"","parse-names":false,"suffix":""},{"dropping-particle":"","family":"Kraus","given":"S. D.","non-dropping-particle":"","parse-names":false,"suffix":""}],"container-title":"Proceedings of the Royal Society B: Biological Sciences","id":"ITEM-8","issue":"1737","issued":{"date-parts":[["2012"]]},"page":"2363-2368","title":"Evidence that ship noise increases stress in right whales","type":"article-journal","volume":"279"},"uris":["http://www.mendeley.com/documents/?uuid=58e84736-4c9b-400e-87ac-2456c846ddfd"]},{"id":"ITEM-9","itemData":{"DOI":"10.1016/j.ygcen.2006.03.012","ISBN":"0016-6480","ISSN":"10956840","PMID":"16650423","abstract":"Very little is known about the endocrinology of the baleen whales. The highly endangered North Atlantic right whale (NARW; Eubalaena glacialis) is a good model species, because most NARW individuals are photo-identified with known histories. We used an125I corticosterone assay, shown to reliably measure cortisol metabolites, to determine glucocorticoid metabolite concentrations in 177 NARW fecal samples collected between 1999-2004 in the Bay of Fundy, Canada. Fecal glucocorticoid metabolite concentrations varied significantly with sex and reproductive category, being highest in pregnant females (mean ±SE: 238.14 ± 74.37 ng/g) and mature males (71.6 ± 11.36), intermediate in lactating females (39.33 ± 5.82), and lower in non-reproducing females (23.11 ± 4.25) and immature males (34.33 ± 5.01) and females (14.0 ± 0.41). One case also suggests that glucocorticoids rise markedly in response to severe entanglement in fishing lines. Whales with fecal glucocorticoid content over 100 ng/g (termed \"high-cort\" samples) were rare, and included most pregnant females, some mature males, a fatally entangled whale, and several very young animals. Glucocorticoid concentrations were highly correlated with androgen concentrations in males and pregnant females. We analyzed the elution profiles of glucocorticoid and androgen metabolites in 13 samples with high-performance liquid chromatography (HPLC) to determine the extent to which androgen metabolites cross-react with our glucocorticoid assay. Males, pregnant females, non-pregnant females, and \"high-cort\" whales each had distinctly different immunoreactive HPLC profiles of glucocorticoid and androgen metabolites. A major glucocorticoid metabolite was prominent in all \"high-cort\" whales including the fatally entangled whale. The major fecal androgen was not testosterone but was instead a more nonpolar steroid (possibly dihydrotestosterone), which may be diagnostic of males. Androgen metabolites showed only minor cross-reactivity to our glucocorticoid assay, having a slight influence on glucocorticoid results in particular individuals. We conclude that fecal glucocorticoid analysis appears to be a useful measure of adrenal activity and reproductive condition for NARW. © 2006 Elsevier Inc. All rights reserved.","author":[{"dropping-particle":"","family":"Hunt","given":"K. E.","non-dropping-particle":"","parse-names":false,"suffix":""},{"dropping-particle":"","family":"Rolland","given":"Rosalind M.","non-dropping-particle":"","parse-names":false,"suffix":""},{"dropping-particle":"","family":"Kraus","given":"Scott D.","non-dropping-particle":"","parse-names":false,"suffix":""},{"dropping-particle":"","family":"Wasser","given":"Samuel K.","non-dropping-particle":"","parse-names":false,"suffix":""}],"container-title":"General and Comparative Endocrinology","id":"ITEM-9","issue":"2","issued":{"date-parts":[["2006"]]},"page":"260-272","title":"Analysis of fecal glucocorticoids in the North Atlantic right whale (Eubalaena glacialis)","type":"article-journal","volume":"148"},"uris":["http://www.mendeley.com/documents/?uuid=90eaf5c7-9935-4beb-a73c-3671d75e22f7"]},{"id":"ITEM-10","itemData":{"DOI":"10.1006/gcen.1999.7319","ISBN":"0016-6480","ISSN":"10956840","PMID":"10480983","abstract":"The present study describes progesterone profiles to enhance understanding of general reproductive patterns in three female captive false killer whales and analyzes potential relationships in progesterone concentrations between plasma, salivary, and ocular secretions. Plasma progesterone concentrations reflected ovarian activity for most of the year, with increased concentrations in the spring and summer, indicating that the two adult female false killer whales were spontaneous ovulators and seasonally polyestrus. Elevated progesterone concentrations were determined at intervals, for up to 10 consecutive months, in one female. There were also varying periods of no apparent ovarian activity from 3 to 10 consecutive months. Correlation coefficients between progesterone concentrations in plasma, salivary, and ocular secretions ranged between -0.23 and 0.16. It is concluded that blood collection should not be replaced by salivary or ocular secretion collection for the measurement of progesterone in the false killer whale.","author":[{"dropping-particle":"","family":"Atkinson","given":"S.","non-dropping-particle":"","parse-names":false,"suffix":""},{"dropping-particle":"","family":"Combelles","given":"C.","non-dropping-particle":"","parse-names":false,"suffix":""},{"dropping-particle":"","family":"Vincent","given":"D.","non-dropping-particle":"","parse-names":false,"suffix":""},{"dropping-particle":"","family":"Nachtigall","given":"P.","non-dropping-particle":"","parse-names":false,"suffix":""},{"dropping-particle":"","family":"Pawloski","given":"J.","non-dropping-particle":"","parse-names":false,"suffix":""},{"dropping-particle":"","family":"Breese","given":"M.","non-dropping-particle":"","parse-names":false,"suffix":""}],"container-title":"General and Comparative Endocrinology","id":"ITEM-10","issue":"3","issued":{"date-parts":[["1999"]]},"page":"323-332","title":"Monitoring of progesterone in captive female false killer whales, Pseudorca crassidens","type":"article-journal","volume":"115"},"uris":["http://www.mendeley.com/documents/?uuid=248c8a09-2e37-486d-bf00-d957c52498c9"]},{"id":"ITEM-11","itemData":{"DOI":"10.1007/s00360-015-0901-0","ISSN":"01741578","PMID":"25913694","abstract":"Stressors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author":[{"dropping-particle":"","family":"Atkinson","given":"Shannon","non-dropping-particle":"","parse-names":false,"suffix":""},{"dropping-particle":"","family":"Crocker","given":"Daniel","non-dropping-particle":"","parse-names":false,"suffix":""},{"dropping-particle":"","family":"Houser","given":"Dorian","non-dropping-particle":"","parse-names":false,"suffix":""},{"dropping-particle":"","family":"Mashburn","given":"Kendall","non-dropping-particle":"","parse-names":false,"suffix":""}],"container-title":"Journal of Comparative Physiology B: Biochemical, Systemic, and Environmental Physiology","id":"ITEM-11","issue":"5","issued":{"date-parts":[["2015","7"]]},"page":"463-486","publisher":"Springer Berlin Heidelberg","title":"Stress physiology in marine mammals: how well do they fit the terrestrial model?","type":"article-journal","volume":"185"},"uris":["http://www.mendeley.com/documents/?uuid=80a20d12-f840-438d-bb4b-9e530395857c"]},{"id":"ITEM-12","itemData":{"DOI":"10.1016/j.ygcen.2018.02.015","ISSN":"10956840","abstract":"Steroid hormone assessment using non-invasive sample collection techniques can reveal the reproductive status of aquatic mammals and the physiological mechanisms by which they respond to changes in their environment. A portion of the eastern North Pacific blue whale (Balaenoptera musculus) population that seasonally visits the Gulf of California, Mexico has been monitored using photo-identified individuals for over 30 years. The whales use the area in winter-early spring for nursing their calves and feeding and it therefore is well suited for fecal sample collection. Using radioimmunoassays in 25 fecal samples collected between 2009 and 2012 to determine reproductive state and stress, we validated three steroid hormones (progesterone, corticosterone and cortisol) in adult female blue whales. Females that were categorized as pregnant had higher mean fecal progesterone metabolite concentrations (1292.6 ± 415.6 ng·g-1) than resting and lactating females (14.0 ± 3.7 ng·g-1; 23.0 ± 5.4 ng·g-1, respectively). Females classified as pregnant also had higher concentrations of corticosterone metabolites (37.5 ± 9.9 ng·g-1) than resting and lactating females (17.4 ± 2.0 ng·g-1; 16.8 ± 2.8 ng·g-1, respectively). In contrast, cortisol metabolite concentrations showed high variability between groups and no significant relationship to reproductive state. We successfully determined preliminary baseline parameters of key steroid hormones by reproductive state in adult female blue whales. The presence of pregnant or with luteal activity and known lactating females confirms that the Gulf of California is an important winter-spring area for the reproductive phase of these blue whales. The baseline corticosterone levels we are developing will be useful for assessing the impact of the increasing coastal development and whale-watching activities on the whales in the Gulf of California.","author":[{"dropping-particle":"","family":"Valenzuela-Molina","given":"Marcia","non-dropping-particle":"","parse-names":false,"suffix":""},{"dropping-particle":"","family":"Atkinson","given":"Shannon","non-dropping-particle":"","parse-names":false,"suffix":""},{"dropping-particle":"","family":"Mashburn","given":"Kendall","non-dropping-particle":"","parse-names":false,"suffix":""},{"dropping-particle":"","family":"Gendron","given":"Diane","non-dropping-particle":"","parse-names":false,"suffix":""},{"dropping-particle":"","family":"Brownell","given":"Robert L.","non-dropping-particle":"","parse-names":false,"suffix":""}],"container-title":"General and Comparative Endocrinology","id":"ITEM-12","issued":{"date-parts":[["2018"]]},"page":"127-135","publisher":"Elsevier Inc.","title":"Fecal steroid hormones reveal reproductive state in female blue whales sampled in the Gulf of California, Mexico","type":"article-journal","volume":"261"},"uris":["http://www.mendeley.com/documents/?uuid=92162683-3c12-4cb7-8f38-e638874ba7f1"]}],"mendeley":{"formattedCitation":"(Atkinson et al., 2015, 1999; Burgess et al., 2017; Champagne et al., 2017; Hunt et al., 2006; Keogh and Atkinson, 2015; Robeck et al., 2017; Rolland et al., 2019, 2012, 2005; Steinman et al., 2016; Valenzuela-Molina et al., 2018)","manualFormatting":"(Atkinson et al., 2015, 1999; Burgess et al., 2017; Champagne et al., 2017; Hunt et al., 2006; Keogh and Atkinson, 2015; Robeck et al., 2017; Rolland et al., 2019, 2012, 2005; Steinman et al., 2016; Valenzuela-Molina et al., 2018)","plainTextFormattedCitation":"(Atkinson et al., 2015, 1999; Burgess et al., 2017; Champagne et al., 2017; Hunt et al., 2006; Keogh and Atkinson, 2015; Robeck et al., 2017; Rolland et al., 2019, 2012, 2005; Steinman et al., 2016; Valenzuela-Molina et al., 2018)","previouslyFormattedCitation":"(Atkinson et al., 2015, 1999; Burgess et al., 2017; Champagne et al., 2017; Hunt et al., 2006; Keogh and Atkinson, 2015; Robeck et al., 2017; Rolland et al., 2019, 2012a, 2005; Steinman et al., 2016; Valenzuela-Molina et al., 2018)"},"properties":{"noteIndex":0},"schema":"https://github.com/citation-style-language/schema/raw/master/csl-citation.json"}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(Atkinson et al., 2015, 1999; Burgess et al., 2017; Champagne et al., 2017; Hunt et al., 2006; Keogh and Atkinson, 2015; Robeck et al., 2017; Rolland et al., 2019, 2012, 2005; Steinman et al., 2016; Valenzuela-Molina et al., 2018)</w:t>
      </w:r>
      <w:r w:rsidRPr="00B05921">
        <w:rPr>
          <w:rFonts w:ascii="Times New Roman" w:eastAsia="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whereas for life-long endocrine profiles, steroid hormones have been extracted and measured in earplug and baleen plates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 xml:space="preserve">ADDIN CSL_CITATION {"citationItems":[{"id":"ITEM-1","itemData":{"DOI":"10.1038/s41467-018-07044-w","ISSN":"20411723","abstract":"One of the most important challenges researchers and managers confront in conservation ecology is predicting a population’s response to sub-lethal stressors. Such predictions have been particularly elusive when assessing responses of large marine mammals to past anthropogenic pressures. Recently developed techniques involving baleen whale earplugs combine age estimates with cortisol measurements to assess spatial and temporal stress/stressor relationships. Here we show a relationship between baseline-corrected cortisol levels and corresponding whaling counts of fin, humpback, and blue whales in the Northern Hemisphere spanning the 20th century. We also model the impact of alternative demographic and environmental factors and determine that increased anomalies of sea surface temperature over a 46-year mean (1970–2016) were positively associated with cortisol levels. While industrial whaling can deplete populations by direct harvest, our data underscore a widespread stress response in baleen whales that is peripheral to whaling activities or associated with other anthropogenic change.","author":[{"dropping-particle":"","family":"Trumble","given":"Stephen J.","non-dropping-particle":"","parse-names":false,"suffix":""},{"dropping-particle":"","family":"Norman","given":"Stephanie A.","non-dropping-particle":"","parse-names":false,"suffix":""},{"dropping-particle":"","family":"Crain","given":"Danielle D.","non-dropping-particle":"","parse-names":false,"suffix":""},{"dropping-particle":"","family":"Mansouri","given":"Farzaneh","non-dropping-particle":"","parse-names":false,"suffix":""},{"dropping-particle":"","family":"Winfield","given":"Zach C.","non-dropping-particle":"","parse-names":false,"suffix":""},{"dropping-particle":"","family":"Sabin","given":"Richard","non-dropping-particle":"","parse-names":false,"suffix":""},{"dropping-particle":"","family":"Potter","given":"Charles W.","non-dropping-particle":"","parse-names":false,"suffix":""},{"dropping-particle":"","family":"Gabriele","given":"Christine M.","non-dropping-particle":"","parse-names":false,"suffix":""},{"dropping-particle":"","family":"Usenko","given":"Sascha","non-dropping-particle":"","parse-names":false,"suffix":""}],"container-title":"Nature Communications","id":"ITEM-1","issue":"1","issued":{"date-parts":[["2018"]]},"title":"Baleen whale cortisol levels reveal a physiological response to 20th century whaling","type":"article-journal","volume":"9"},"uris":["http://www.mendeley.com/documents/?uuid=947649f7-c6b2-3846-a7c2-2a21bac28bb8"]},{"id":"ITEM-2","itemData":{"DOI":"10.1073/pnas.1311418110","ISBN":"1091-6490 (Electronic)\\r0027-8424 (Linking)","ISSN":"1091-6490","PMID":"24043814","abstract":"Lifetime contaminant and hormonal profiles have been reconstructed for an individual male blue whale (Balaenoptera musculus, Linnaeus 1758) using the earplug as a natural aging matrix that is also capable of archiving and preserving lipophilic compounds. These unprecedented lifetime profiles (i.e., birth to death) were reconstructed with a 6-mo resolution for a wide range of analytes including cortisol (stress hormone), testosterone (developmental hormone), organic contaminants (e.g., pesticides and flame retardants), and mercury. Cortisol lifetime profiles revealed a doubling of cortisol levels over baseline. Testosterone profiles suggest this male blue whale reached sexual maturity at approximately 10 y of age, which corresponds well with and improves on previous estimates. Early periods of the reconstructed contaminant profiles for pesticides (such as dichlorodiphenyltrichloroethanes and chlordanes), polychlorinated biphenyls, and polybrominated diphenyl ethers demonstrate significant maternal transfer occurred at 0-12 mo. The total lifetime organic contaminant burden measured between the earplug (sum of contaminants in laminae layers) and blubber samples from the same organism were similar. Total mercury profiles revealed reduced maternal transfer and two distinct pulse events compared with organic contaminants. The use of a whale earplug to reconstruct lifetime chemical profiles will allow for a more comprehensive examination of stress, development, and contaminant exposure, as well as improve the assessment of contaminant use/emission, environmental noise, ship traffic, and climate change on these important marine sentinels.","author":[{"dropping-particle":"","family":"Trumble","given":"Stephen J","non-dropping-particle":"","parse-names":false,"suffix":""},{"dropping-particle":"","family":"Robinson","given":"Eleanor M","non-dropping-particle":"","parse-names":false,"suffix":""},{"dropping-particle":"","family":"Berman-Kowalewski","given":"Michelle","non-dropping-particle":"","parse-names":false,"suffix":""},{"dropping-particle":"","family":"Potter","given":"Charles W","non-dropping-particle":"","parse-names":false,"suffix":""},{"dropping-particle":"","family":"Usenko","given":"Sascha","non-dropping-particle":"","parse-names":false,"suffix":""}],"container-title":"Proceedings of the National Academy of Sciences of the United States of America","id":"ITEM-2","issue":"42","issued":{"date-parts":[["2013"]]},"page":"16922-6","title":"Blue whale earplug reveals lifetime contaminant exposure and hormone profiles.","type":"article-journal","volume":"110"},"uris":["http://www.mendeley.com/documents/?uuid=4243062f-8c82-4461-a848-bfc11806f109"]},{"id":"ITEM-3","itemData":{"DOI":"10.1016/j.ygcen.2017.09.009","ISSN":"10956840","abstract":"Research into stress physiology of mysticete whales has been hampered by difficulty in obtaining repeated physiological samples from individuals over time. We investigated whether multi-year longitudinal records of glucocorticoids can be reconstructed from serial sampling along full-length baleen plates (representing </w:instrText>
      </w:r>
      <w:r w:rsidRPr="00B05921">
        <w:rPr>
          <w:rFonts w:ascii="Cambria Math" w:hAnsi="Cambria Math" w:cs="Cambria Math"/>
          <w:color w:val="000000" w:themeColor="text1"/>
          <w:lang w:val="en-CA"/>
        </w:rPr>
        <w:instrText>∼</w:instrText>
      </w:r>
      <w:r w:rsidRPr="00B05921">
        <w:rPr>
          <w:rFonts w:ascii="Times New Roman" w:hAnsi="Times New Roman" w:cs="Times New Roman"/>
          <w:color w:val="000000" w:themeColor="text1"/>
          <w:lang w:val="en-CA"/>
        </w:rPr>
        <w:instrText xml:space="preserve">10 years of baleen growth), using baleen recovered from two female North Atlantic right whales (Eubalaena glacialis) of known reproductive history. Cortisol and corticosterone were quantified with immunoassay of subsamples taken every 4 cm (representing </w:instrText>
      </w:r>
      <w:r w:rsidRPr="00B05921">
        <w:rPr>
          <w:rFonts w:ascii="Cambria Math" w:hAnsi="Cambria Math" w:cs="Cambria Math"/>
          <w:color w:val="000000" w:themeColor="text1"/>
          <w:lang w:val="en-CA"/>
        </w:rPr>
        <w:instrText>∼</w:instrText>
      </w:r>
      <w:r w:rsidRPr="00B05921">
        <w:rPr>
          <w:rFonts w:ascii="Times New Roman" w:hAnsi="Times New Roman" w:cs="Times New Roman"/>
          <w:color w:val="000000" w:themeColor="text1"/>
          <w:lang w:val="en-CA"/>
        </w:rPr>
        <w:instrText>60 d time intervals) along a full-length baleen plate from each female. In both whales, corticosterone was significantly elevated during known pregnancies (inferred from calf sightings and necropsy data) as compared to intercalving intervals; cortisol was significantly elevated during pregnancies in one female but not the other. Within intercalving intervals, corticosterone was significantly elevated during the first year (lactation year) and/or the second year (post-lactation year) as compared to later years of the intercalving interval, while cortisol showed more variable patterns. Cortisol occasionally showed brief high elevations (“spikes”) not paralleled by corticosterone, suggesting that the two glucocorticoids might be differentially responsive to certain stressors. Generally, immunoreactive corticosterone was present in higher concentration in baleen than immunoreactive cortisol; corticosterone:cortisol ratio was usually &gt;4 and was highly variable in both individuals. Further investigation of baleen cortisol and corticosterone profiles could prove fruitful for elucidating long-term, multi-year patterns in stress physiology of large whales, determined retrospectively from stranded or archived specimens.","author":[{"dropping-particle":"","family":"Hunt","given":"K. E.","non-dropping-particle":"","parse-names":false,"suffix":""},{"dropping-particle":"","family":"Lysiak","given":"Nadine S.","non-dropping-particle":"","parse-names":false,"suffix":""},{"dropping-particle":"","family":"Moore","given":"Michael","non-dropping-particle":"","parse-names":false,"suffix":""},{"dropping-particle":"","family":"Rolland","given":"Rosalind M.","non-dropping-particle":"","parse-names":false,"suffix":""}],"container-title":"General and Comparative Endocrinology","id":"ITEM-3","issued":{"date-parts":[["2017"]]},"page":"50-59","publisher":"Elsevier Inc.","title":"Multi-year longitudinal profiles of cortisol and corticosterone recovered from baleen of North Atlantic right whales (Eubalaena glacialis)","type":"article-journal","volume":"254"},"uris":["http://www.mendeley.com/documents/?uuid=9bc16fa2-742e-4931-aca5-d2b2b6905331"]},{"id":"ITEM-4","itemData":{"DOI":"10.1093/conphys/cou030","ISSN":"20511434","abstract":"Arctic marine mammals are facing increasing levels of many anthropogenic stressors. Novel tools are needed for assessment of stress physiology and potential impacts of these stressors on health, reproduction and survival. We have investigated baleen as a possible novel tissue type for retrospective assessment of stress and reproductive hormones. We found that pulverized baleen powder from bowhead whales (Balaena mysticetus) contained immunoreactive cortisol and progesterone that were detectable with commercially available enzyme immunoassay kits. Both assays passed parallelism and accuracy validations using baleen extracts. We analysed cortisol and progesterone at the base of the baleen plate (most recently grown baleen) from 16 bowhead whales of both sexes. For a subset of 11 whales, we also analysed older baleen from 10, 20 and 30 cm distal to the base of the baleen plate. Immunoreactive cortisol and progesterone were detectable in all baleen samples tested. In base samples, females had significantly higher concentrations of cortisol and progesterone compared with males. Cortisol concentrations in older baleen (10, 20 and 30 cm locations) were significantly lower than at the base and did not exhibit correlations with age-class or sex. Progesterone concentrations were significantly higher in females than in males at all baleen locations tested and were significantly higher in pregnant females than in non-pregnant females. Four of five mature females showed dramatic variation in progesterone concentrations at different locations along the baleen plate that may be indicative of previous pregnancies or luteal phases. In contrast, all males and all immature females had uniformly low progesterone. Baleen hormone analysis is a novel approach that, with further methodological development, may be useful for determining individual longitudinal profiles of reproductive cycles and stress responses.","author":[{"dropping-particle":"","family":"Hunt","given":"K. E.","non-dropping-particle":"","parse-names":false,"suffix":""},{"dropping-particle":"","family":"Stimmelmayr","given":"Raphaela","non-dropping-particle":"","parse-names":false,"suffix":""},{"dropping-particle":"","family":"George","given":"Craig","non-dropping-particle":"","parse-names":false,"suffix":""},{"dropping-particle":"","family":"Hanns","given":"Cyd","non-dropping-particle":"","parse-names":false,"suffix":""},{"dropping-particle":"","family":"Suydam","given":"Robert","non-dropping-particle":"","parse-names":false,"suffix":""},{"dropping-particle":"","family":"Brower","given":"Harry","non-dropping-particle":"","parse-names":false,"suffix":""},{"dropping-particle":"","family":"Rolland","given":"Rosalind M.","non-dropping-particle":"","parse-names":false,"suffix":""}],"container-title":"Conservation Physiology","id":"ITEM-4","issue":"1","issued":{"date-parts":[["2014"]]},"page":"1-12","title":"Baleen hormones: A novel tool for retrospective assessment of stress and reproduction in bowhead whales (Balaena mysticetus)","type":"article-journal","volume":"2"},"uris":["http://www.mendeley.com/documents/?uuid=32005022-ce40-4142-b9d7-f728b49b3fbc"]},{"id":"ITEM-5","itemData":{"DOI":"10.1093/conphys/coy049","ISSN":"2051-1434","abstract":"Male baleen whales have long been suspected to have annual cycles in testosterone, but due to difficulty in collecting endocrine samples, little direct evidence exists to confirm this hypothesis. Potential influences of stress or adrenal stress hormones (cortisol, corticosterone) on male reproduction have also been difficult to study. Baleen has recently been shown to accumulate steroid hormones during growth, such that a single baleen plate contains a continuous, multi-year retro- spective record of the whale’s endocrine history. As a preliminary investigation into potential testosterone cyclicity in male whales and influences of stress, we determined patterns in immunoreactive testosterone, two glucocorticoids (cortisol and corticosterone), and stable-isotope (SI) ratios, across the full length of baleen plates from a bowhead whale (Balaena mysti- cetus), a North Atlantic right whale (Eubalaena glacialis) and a blue whale (Balaenoptera musculus), all adult males. Baleen was subsampled at 2 cm (bowhead, right) or 1 cm (blue) intervals and hormones were extracted from baleen powder with methanol, followed by quantification of all three hormones using enzyme immunoassays validated for baleen extract of these species. Baleen of all three males contained regularly spaced peaks in testosterone content, with number and spa- cing of testosterone peaks corresponding well to SI data and to species-specific estimates of annual baleen growth rate. Cortisol and corticosterone exhibited some peaks that co-occurred with testosterone peaks, while other glucocorticoid peaks occurred independent of testosterone peaks. The right whale had unusually high glucocorticoids during a period with a known entanglement in fishing gear and a possible disease episode; in the subsequent year, testosterone was unusually low. Further study of baleen testosterone patterns in male whales could help clarify conservation- and management-related questions such as age of sexual maturity, location and season of breeding, and the potential effect of anthropogenic and natural stressors on male testosterone cycles.","author":[{"dropping-particle":"","family":"Hunt","given":"K. E.","non-dropping-particle":"","parse-names":false,"suffix":""},{"dropping-particle":"","family":"Lysiak","given":"Nadine S J","non-dropping-particle":"","parse-names":false,"suffix":""},{"dropping-particle":"","family":"Matthews","given":"Cory J D","non-dropping-particle":"","parse-names":false,"suffix":""},{"dropping-particle":"","family":"Lowe","given":"Carley","non-dropping-particle":"","parse-names":false,"suffix":""},{"dropping-particle":"","family":"Fernández Ajó","given":"Alejandro","non-dropping-particle":"","parse-names":false,"suffix":""},{"dropping-particle":"","family":"Dillon","given":"Danielle","non-dropping-particle":"","parse-names":false,"suffix":""},{"dropping-particle":"","family":"Willing","given":"Cornelia","non-dropping-particle":"","parse-names":false,"suffix":""},{"dropping-particle":"","family":"Heide-Jørgensen","given":"Mads Peter","non-dropping-particle":"","parse-names":false,"suffix":""},{"dropping-particle":"","family":"Ferguson","given":"Steven H","non-dropping-particle":"","parse-names":false,"suffix":""},{"dropping-particle":"","family":"Moore","given":"Michael J","non-dropping-particle":"","parse-names":false,"suffix":""},{"dropping-particle":"","family":"Buck","given":"C Loren","non-dropping-particle":"","parse-names":false,"suffix":""}],"container-title":"Conservation Physiology","id":"ITEM-5","issue":"1","issued":{"date-parts":[["2018"]]},"page":"1-16","title":"Multi-year patterns in testosterone, cortisol and corticosterone in baleen from adult males of three whale species","type":"article-journal","volume":"6"},"uris":["http://www.mendeley.com/documents/?uuid=41642cad-5184-4396-88b8-1912e6fbeb7d"]}],"mendeley":{"formattedCitation":"(Hunt et al., 2018, 2017a, 2014b; Trumble et al., 2018, 2013)","manualFormatting":"(Hunt et al., 2018, 2017, 2014; Trumble et al., 2018, 2013)","plainTextFormattedCitation":"(Hunt et al., 2018, 2017a, 2014b; Trumble et al., 2018, 2013)","previouslyFormattedCitation":"(Hunt et al., 2018, 2017a, 2014b; Trumble et al., 2018, 2013)"},"properties":{"noteIndex":0},"schema":"https://github.com/citation-style-language/schema/raw/master/csl-citation.json"}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(Hunt et al., 2018, 2017, 2014; Trumble et al., 2018, 2013)</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An increased number of studies have focused on blubber, as samples can be obtained with minimally invasive techniques and reflect close-to-recent physiological processes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{"citationItems":[{"id":"ITEM-1","itemData":{"DOI":"10.1371/journal.pone.0115257","ISSN":"1932-6203","PMID":"25643144","abstract":"When paired with dart biopsying, quantifying cortisol in blubber tissue may provide an index of relative stress levels (i.e., activation of the hypothalamus-pituitary-adrenal axis) in free-ranging cetacean populations while minimizing the effects of the act of sampling. To validate this approach, cortisol was extracted from blubber samples collected from beach-stranded and bycaught short-beaked common dolphins using a modified blubber steroid isolation technique and measured via commercially available enzyme immunoassays. The measurements exhibited appropriate quality characteristics when analyzed via a bootstraped stepwise parallelism analysis (observed/expected = 1.03, 95%CI: 99.6 - 1.08) and showed no evidence of matrix interference with increasing sample size across typical biopsy tissue masses (75-150 mg; r(2) = 0.012, p = 0.78, slope = 0.022 ng(cortisol deviation)/ul(tissue extract added)). The relationships between blubber cortisol and eight potential cofactors namely, 1) fatality type (e.g., stranded or bycaught), 2) specimen condition (state of decomposition), 3) total body length, 4) sex, 5) sexual maturity state, 6) pregnancy status, 7) lactation state, and 8) adrenal mass, were assessed using a Bayesian generalized linear model averaging technique. Fatality type was the only factor correlated with blubber cortisol, and the magnitude of the effect size was substantial: beach-stranded individuals had on average 6.1-fold higher cortisol levels than those of bycaught individuals. Because of the difference in conditions surrounding these two fatality types, we interpret this relationship as evidence that blubber cortisol is indicative of stress response. We found no evidence of seasonal variation or a relationship between cortisol and the remaining cofactors.","author":[{"dropping-particle":"","family":"Kellar","given":"Nicholas M","non-dropping-particle":"","parse-names":false,"suffix":""},{"dropping-particle":"","family":"Catelani","given":"Krista N","non-dropping-particle":"","parse-names":false,"suffix":""},{"dropping-particle":"","family":"Robbins","given":"Michelle N","non-dropping-particle":"","parse-names":false,"suffix":""},{"dropping-particle":"","family":"Trego","given":"Marisa L","non-dropping-particle":"","parse-names":false,"suffix":""},{"dropping-particle":"","family":"Allen","given":"Camryn D","non-dropping-particle":"","parse-names":false,"suffix":""},{"dropping-particle":"","family":"Danil","given":"Kerri","non-dropping-particle":"","parse-names":false,"suffix":""},{"dropping-particle":"","family":"Chivers","given":"Susan J","non-dropping-particle":"","parse-names":false,"suffix":""}],"container-title":"PloS one","id":"ITEM-1","issue":"2","issued":{"date-parts":[["2015","1","2"]]},"page":"e0115257","publisher":"Public Library of Science","title":"Blubber cortisol: a potential tool for assessing stress response in free-ranging dolphins without effects due to sampling.","type":"article-journal","volume":"10"},"uris":["http://www.mendeley.com/documents/?uuid=44d7421c-a0a4-4986-bdee-90e9bdb5f4bc"]},{"id":"ITEM-2","itemData":{"DOI":"10.1016/j.ygcen.2020.113436","ISSN":"10956840","PMID":"32057910","abstract":"Baleen whales are vulnerable to environmental impacts due to low fecundity, capital breeding strategies, and their reliance on a large amount of prey resources over large spatial scales. There has been growing interest in monitoring health and physiological stress in these species but, to date, few measures have been validated. The purpose of this study was to examine whether blubber cortisol could be used as a measure of physiological stress in humpback whales. Cortisol concentrations were initially compared between live, presumably ‘healthy’ whales (n = 187) and deceased whales (n = 35), which had died after stranding or entanglement, or washed ashore as a carcass. Deceased whales were found to have significantly higher cortisol levels (mean ± SD; 5.47 ± 4.52 ng/g) than live whales (0.51 ± 0.14 ng/g; p &lt; 0.001), particularly for those animals that had experienced prolonged trauma (e.g. stranding) prior to death. Blubber cortisol levels in live whales were then examined for evidence of life history-related, seasonal, or sampling-related effects. Life history group and sampling-related factors, such as encounter time and the number of biopsy sampling attempts per animal, were found to be poor predictors of blubber cortisol levels in live whales. In contrast, blubber cortisol levels varied seasonally, with whales migrating north towards the breeding grounds in winter having significantly higher levels (0.54 ± 0.21 ng/g, p = 0.016) than those migrating south towards the feeding grounds in spring (0.48 ± 1.23 ng/g). These differences could be due to additional socio-physiological stress experienced by whales during peaks in breeding activity. Overall, blubber cortisol appears to be a suitable measure of chronic physiological stress in humpback whales.","author":[{"dropping-particle":"","family":"Mingramm","given":"Fletcher M.J.","non-dropping-particle":"","parse-names":false,"suffix":""},{"dropping-particle":"","family":"Keeley","given":"Tamara","non-dropping-particle":"","parse-names":false,"suffix":""},{"dropping-particle":"","family":"Whitworth","given":"Deanne J.","non-dropping-particle":"","parse-names":false,"suffix":""},{"dropping-particle":"","family":"Dunlop","given":"Rebecca A.","non-dropping-particle":"","parse-names":false,"suffix":""}],"container-title":"General and Comparative Endocrinology","id":"ITEM-2","issue":"August 2019","issued":{"date-parts":[["2020"]]},"page":"113436","publisher":"Elsevier","title":"Blubber cortisol levels in humpback whales (Megaptera novaeangliae): A measure of physiological stress without effects from sampling","type":"article-journal","volume":"291"},"uris":["http://www.mendeley.com/documents/?uuid=6d2a3b92-2256-4086-8624-4c1c49322a72"]},{"id":"ITEM-3","itemData":{"DOI":"10.1111/mms.12616","ISSN":"0824-0469","author":[{"dropping-particle":"","family":"Atkinson","given":"Shannon","non-dropping-particle":"","parse-names":false,"suffix":""},{"dropping-particle":"","family":"Gendron","given":"Diane","non-dropping-particle":"","parse-names":false,"suffix":""},{"dropping-particle":"","family":"Branch","given":"Trevor A.","non-dropping-particle":"","parse-names":false,"suffix":""},{"dropping-particle":"","family":"Mashburn","given":"Kendall L.","non-dropping-particle":"","parse-names":false,"suffix":""},{"dropping-particle":"","family":"Melica","given":"Valentina","non-dropping-particle":"","parse-names":false,"suffix":""},{"dropping-particle":"","family":"Enriquez‐Paredes","given":"Luis E.","non-dropping-particle":"","parse-names":false,"suffix":""},{"dropping-particle":"","family":"Brownell","given":"Robert L.","non-dropping-particle":"","parse-names":false,"suffix":""}],"container-title":"Marine Mammal Science","id":"ITEM-3","issue":"1","issued":{"date-parts":[["2019","5","28"]]},"page":"6-28","title":"Pregnancy rate and biomarker validations from the blubber of eastern North Pacific blue whales","type":"article-journal","volume":"36"},"uris":["http://www.mendeley.com/documents/?uuid=d8a02058-f00d-4c84-9f9b-00b4c6537a62"]},{"id":"ITEM-4","itemData":{"DOI":"10.1016/j.jembe.2014.10.010","ISSN":"00220981","abstract":"Cortisol concentrations in a variety of biological tissues have been used to obtain short-term to long-term estimates of activation of the physiological stress response. In recent years, blubber has been demonstrated to be a good candidate tissue from which to extract steroid hormones, but no method for extracting cortisol from blubber of any marine mammal has been published and the effects of sample storage and variation in blubber depth on cortisol concentrations are unknown. The objectives of this study were to identify a method for extracting cortisol from blubber in beluga whales (Delphinapterus leucas) and to evaluate the concentration of hormones in relation to blubber depth and degradation from long-term storage using samples collected and archived over the past 30. years. Cortisol was extracted from blubber of beluga whales by modifying an existing progesterone-blubber extraction method. Cortisol concentrations were lower in degraded samples, but time in storage did not affect cortisol after controlling for sample quality. Cortisol concentrations increased with blubber depth, with highest concentrations in blubber closest to the muscle. These results show that although cortisol in blubber samples collected and archived prior to extraction may be degraded, high quality samples without visible degradation after long-term storage can still yield useful measures of cortisol. Additionally, sample depth should be controlled for during sample collection. These findings provide necessary information for developing accurate sampling protocols for extracting cortisol from blubber of marine mammals, including sampling by biopsy dart.","author":[{"dropping-particle":"","family":"Trana","given":"Marci R.","non-dropping-particle":"","parse-names":false,"suffix":""},{"dropping-particle":"","family":"Roth","given":"James D.","non-dropping-particle":"","parse-names":false,"suffix":""},{"dropping-particle":"","family":"Tomy","given":"Gregg T.","non-dropping-particle":"","parse-names":false,"suffix":""},{"dropping-particle":"","family":"Anderson","given":"W. Gary","non-dropping-particle":"","parse-names":false,"suffix":""},{"dropping-particle":"","family":"Ferguson","given":"Steven H.","non-dropping-particle":"","parse-names":false,"suffix":""}],"container-title":"Journal of Experimental Marine Biology and Ecology","id":"ITEM-4","issued":{"date-parts":[["2015"]]},"page":"8-13","publisher":"Elsevier B.V.","title":"Influence of sample degradation and tissue depth on blubber cortisol in beluga whales","type":"article-journal","volume":"462"},"uris":["http://www.mendeley.com/documents/?uuid=0e2b7eb3-21e1-418d-9850-0b17f6194b64"]},{"id":"ITEM-5","itemData":{"DOI":"10.1016/j.ygcen.2018.05.015","ISSN":"10956840","abstract":"Several hormones are potential indicators of stress in free-ranging animals and provide information on animal health in managed-care settings. In response to stress, glucocorticoids (GC, e.g. cortisol) first appear in circulation but are later incorporated into other tissues (e.g. adipose) or excreted in feces or urine. These alternative matrices can be sampled remotely, or by less invasive means, than required for blood collection and are especially valuable in highly mobile species, like marine mammals. We characterized the timing and magnitude of several hormones in response to a stressor in bottlenose dolphins (Tursiops truncatus) and the subsequent incorporation of cortisol into blubber, and its metabolites excreted in feces. We evaluated the endocrine response to an acute stressor in bottlenose dolphins under managed care. We used a standardized stress protocol where dolphins voluntarily beached onto a padded platform and remained out of water for two hours; during the stress test blood samples were collected every 15 min and blubber biopsies were collected every hour (0, 60, and 120 min). Each subject was studied over five days: voluntary blood samples were collected on each of two days prior to the stress test; 1 and 2 h after the conclusion of the out-of-water stress test; and on the following two days after the stress test. Fecal samples were collected daily, each afternoon. The acute stressor resulted in increases in circulating ACTH, cortisol, and aldosterone during the stress test, and each returned to baseline levels within 2 h of the dolphin's return to water. Both cortisol and aldosterone concentrations were correlated with ACTH, suggesting both corticosteroids are at least partly regulated by ACTH. Thyroid hormone concentrations were generally unaffected by the acute stressor. Blubber cortisol increased during the stress test, and fecal GC excretion was elevated on the day of the stress test. We found that GCs in bottlenose dolphins can recover within hours of acute stress, and that cortisol release can be detected in alternate matrices within a few hours—within 2 h in blubber, and 3.5–5 h in fecal samples.","author":[{"dropping-particle":"","family":"Champagne","given":"Cory D.","non-dropping-particle":"","parse-names":false,"suffix":""},{"dropping-particle":"","family":"Kellar","given":"Nicholas M.","non-dropping-particle":"","parse-names":false,"suffix":""},{"dropping-particle":"","family":"Trego","given":"Marisa L.","non-dropping-particle":"","parse-names":false,"suffix":""},{"dropping-particle":"","family":"Delehanty","given":"Brendan","non-dropping-particle":"","parse-names":false,"suffix":""},{"dropping-particle":"","family":"Boonstra","given":"Rudy","non-dropping-particle":"","parse-names":false,"suffix":""},{"dropping-particle":"","family":"Wasser","given":"Samuel K.","non-dropping-particle":"","parse-names":false,"suffix":""},{"dropping-particle":"","family":"Booth","given":"Rebecca K.","non-dropping-particle":"","parse-names":false,"suffix":""},{"dropping-particle":"","family":"Crocker","given":"Daniel E.","non-dropping-particle":"","parse-names":false,"suffix":""},{"dropping-particle":"","family":"Houser","given":"Dorian S.","non-dropping-particle":"","parse-names":false,"suffix":""}],"container-title":"General and Comparative Endocrinology","id":"ITEM-5","issue":"May","issued":{"date-parts":[["2018"]]},"page":"178-193","publisher":"Elsevier","title":"Comprehensive endocrine response to acute stress in the bottlenose dolphin from serum, blubber, and feces","type":"article-journal","volume":"266"},"uris":["http://www.mendeley.com/documents/?uuid=1f5be595-ae72-4396-8829-e628f2becc8c"]},{"id":"ITEM-6","itemData":{"DOI":"10.1016/j.ygcen.2019.03.013","ISSN":"00166480","author":[{"dropping-particle":"","family":"Cates","given":"Kelly A","non-dropping-particle":"","parse-names":false,"suffix":""},{"dropping-particle":"","family":"Atkinson","given":"Shannon","non-dropping-particle":"","parse-names":false,"suffix":""},{"dropping-particle":"","family":"Gabriele","given":"Christine M","non-dropping-particle":"","parse-names":false,"suffix":""},{"dropping-particle":"","family":"Pack","given":"Adam A","non-dropping-particle":"","parse-names":false,"suffix":""},{"dropping-particle":"","family":"Straley","given":"Janice M","non-dropping-particle":"","parse-names":false,"suffix":""},{"dropping-particle":"","family":"Yin","given":"Suzanne","non-dropping-particle":"","parse-names":false,"suffix":""}],"container-title":"General and Comparative Endocrinology","id":"ITEM-6","issue":"March","issued":{"date-parts":[["2019","8"]]},"page":"164-173","publisher":"Elsevier","title":"Testosterone trends within and across seasons in male humpback whales Megapterae novaeangliae from Hawaii and Alaska","type":"article-journal","volume":"279"},"uris":["http://www.mendeley.com/documents/?uuid=e36418e4-9a91-4884-886a-2c0ddb784ed2"]},{"id":"ITEM-7","itemData":{"DOI":"10.1016/j.ygcen.2020.113540","ISSN":"10956840","PMID":"32585212","abstract":"Developing a better understanding of the stress response is critical to ensuring the health and sustainability of marine mammal populations. However, accurately measuring and interpreting a stress response in free-ranging, large cetaceans is a nascent field. Here, an enzyme immunoassay for corticosterone was validated for use in biopsy samples from male humpback whales (Megaptera novaeangliae). Analyses were conducted on 247 male North Pacific humpback whale blubber samples, including 238 non-calves and 9 calves that were collected on the Hawaiian breeding and Southeast Alaskan feeding grounds from 2004 to 2006. Significant relationships were found when corticosterone concentrations were examined by year, age class and distribution between locations. When examined by year, corticosterone concentrations for male humpback whales were higher in Hawaii in 2004 than in 2005 and 2006 (p &lt; 0.05). Corticosterone concentration also varied by age class with initially high concentrations at birth which subsequently tapered off and remained relatively low until sexual maturity was reached around age 8–10 years. Corticosterone concentrations appeared to peak in male humpback whales around 15–25 years of age. Blubber biopsies from Alaska and Hawaii had similar mean corticosterone concentrations, yet the variability in these samples was much greater for whales located in Hawaii. It is clear that much work remains to be done in order to accurately define or monitor a stress response in male humpback whales and that specific attention is required when looking at age, sex, and yearly trends. Our results suggest that a stress response may be most impacted by age and yearly oceanographic conditions and needs to be initially examined at the individual level.","author":[{"dropping-particle":"","family":"Cates","given":"Kelly A.","non-dropping-particle":"","parse-names":false,"suffix":""},{"dropping-particle":"","family":"Atkinson","given":"Shannon","non-dropping-particle":"","parse-names":false,"suffix":""},{"dropping-particle":"","family":"Pack","given":"Adam A.","non-dropping-particle":"","parse-names":false,"suffix":""},{"dropping-particle":"","family":"Straley","given":"Janice M.","non-dropping-particle":"","parse-names":false,"suffix":""},{"dropping-particle":"","family":"Gabriele","given":"Christine M.","non-dropping-particle":"","parse-names":false,"suffix":""},{"dropping-particle":"","family":"Yin","given":"Suzanne","non-dropping-particle":"","parse-names":false,"suffix":""}],"container-title":"General and Comparative Endocrinology","id":"ITEM-7","issue":"April","issued":{"date-parts":[["2020"]]},"page":"113540","publisher":"Elsevier","title":"Corticosterone in central North Pacific male humpback whales (Megaptera novaeangliae): Pairing sighting histories with endocrine markers to assess stress","type":"article-journal","volume":"296"},"uris":["http://www.mendeley.com/documents/?uuid=baf6d0f5-43d6-45e8-a036-1da1c8c87148"]}],"mendeley":{"formattedCitation":"(Atkinson et al., 2019; Cates et al., 2020, 2019; Champagne et al., 2018; Kellar et al., 2015; Mingramm et al., 2020; Trana et al., 2015)","plainTextFormattedCitation":"(Atkinson et al., 2019; Cates et al., 2020, 2019; Champagne et al., 2018; Kellar et al., 2015; Mingramm et al., 2020; Trana et al., 2015)","previouslyFormattedCitation":"(Atkinson et al., 2019; Cates et al., 2020, 2019; Champagne et al., 2018; Kellar et al., 2015; Mingramm et al., 2020; Trana et al., 2015)"},"properties":{"noteIndex":0},"schema":"https://github.com/citation-style-language/schema/raw/master/csl-citation.json"}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(Atkinson et al., 2019; Cates et al., 2020, 2019; Champagne et al., 2018; Kellar et al., 2015; Mingramm et al., 2020; Trana et al., 2015)</w:t>
      </w:r>
      <w:r w:rsidRPr="00B05921">
        <w:rPr>
          <w:rFonts w:ascii="Times New Roman" w:eastAsia="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Blubber is common to most marine mammals, and it consists of a vascularized layer of fat and connective tissue beneath the skin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{"citationItems":[{"id":"ITEM-1","itemData":{"ISBN":"9780128043271","author":[{"dropping-particle":"","family":"Iverson","given":"Sara J.","non-dropping-particle":"","parse-names":false,"suffix":""},{"dropping-particle":"","family":"Koopman","given":"Heather N.","non-dropping-particle":"","parse-names":false,"suffix":""}],"chapter-number":"Blubber","container-title":"Encyclopedia of Marine Mammals (Third Edition)","edition":"Third edit","editor":[{"dropping-particle":"","family":"Wursig","given":"Bernd","non-dropping-particle":"","parse-names":false,"suffix":""},{"dropping-particle":"","family":"Thewissen","given":"J.G.M.","non-dropping-particle":"","parse-names":false,"suffix":""},{"dropping-particle":"","family":"Kovacs","given":"Kit M.","non-dropping-particle":"","parse-names":false,"suffix":""}],"id":"ITEM-1","issued":{"date-parts":[["2019"]]},"page":"107-110","publisher":"Academic Press","title":"Blubber","type":"chapter"},"uris":["http://www.mendeley.com/documents/?uuid=43b7005a-eb2d-4aa4-8665-59e139505095"]}],"mendeley":{"formattedCitation":"(Iverson and Koopman, 2019)","plainTextFormattedCitation":"(Iverson and Koopman, 2019)","previouslyFormattedCitation":"(Iverson and Koopman, 2019)"},"properties":{"noteIndex":0},"schema":"https://github.com/citation-style-language/schema/raw/master/csl-citation.json"}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(Iverson and Koopman, 2019)</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Energy storage is the main function for this tissue; however, it also serves as a thermal insulator and aids buoyancy and hydrodynamics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{"citationItems":[{"id":"ITEM-1","itemData":{"ISBN":"9780128043271","author":[{"dropping-particle":"","family":"Iverson","given":"Sara J.","non-dropping-particle":"","parse-names":false,"suffix":""},{"dropping-particle":"","family":"Koopman","given":"Heather N.","non-dropping-particle":"","parse-names":false,"suffix":""}],"chapter-number":"Blubber","container-title":"Encyclopedia of Marine Mammals (Third Edition)","edition":"Third edit","editor":[{"dropping-particle":"","family":"Wursig","given":"Bernd","non-dropping-particle":"","parse-names":false,"suffix":""},{"dropping-particle":"","family":"Thewissen","given":"J.G.M.","non-dropping-particle":"","parse-names":false,"suffix":""},{"dropping-particle":"","family":"Kovacs","given":"Kit M.","non-dropping-particle":"","parse-names":false,"suffix":""}],"id":"ITEM-1","issued":{"date-parts":[["2019"]]},"page":"107-110","publisher":"Academic Press","title":"Blubber","type":"chapter"},"uris":["http://www.mendeley.com/documents/?uuid=43b7005a-eb2d-4aa4-8665-59e139505095"]}],"mendeley":{"formattedCitation":"(Iverson and Koopman, 2019)","plainTextFormattedCitation":"(Iverson and Koopman, 2019)","previouslyFormattedCitation":"(Iverson and Koopman, 2019)"},"properties":{"noteIndex":0},"schema":"https://github.com/citation-style-language/schema/raw/master/csl-citation.json"}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(Iverson and Koopman, 2019)</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Being a dynamic tissue, blubber changes in response to reproductive status, nutritional status, and age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{"citationItems":[{"id":"ITEM-1","itemData":{"ISBN":"9780128043271","author":[{"dropping-particle":"","family":"Iverson","given":"Sara J.","non-dropping-particle":"","parse-names":false,"suffix":""},{"dropping-particle":"","family":"Koopman","given":"Heather N.","non-dropping-particle":"","parse-names":false,"suffix":""}],"chapter-number":"Blubber","container-title":"Encyclopedia of Marine Mammals (Third Edition)","edition":"Third edit","editor":[{"dropping-particle":"","family":"Wursig","given":"Bernd","non-dropping-particle":"","parse-names":false,"suffix":""},{"dropping-particle":"","family":"Thewissen","given":"J.G.M.","non-dropping-particle":"","parse-names":false,"suffix":""},{"dropping-particle":"","family":"Kovacs","given":"Kit M.","non-dropping-particle":"","parse-names":false,"suffix":""}],"id":"ITEM-1","issued":{"date-parts":[["2019"]]},"page":"107-110","publisher":"Academic Press","title":"Blubber","type":"chapter"},"uris":["http://www.mendeley.com/documents/?uuid=43b7005a-eb2d-4aa4-8665-59e139505095"]}],"mendeley":{"formattedCitation":"(Iverson and Koopman, 2019)","plainTextFormattedCitation":"(Iverson and Koopman, 2019)","previouslyFormattedCitation":"(Iverson and Koopman, 2019)"},"properties":{"noteIndex":0},"schema":"https://github.com/citation-style-language/schema/raw/master/csl-citation.json"}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(Iverson and Koopman, 2019)</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Steroid hormones are synthesized from cholesterol and because of their lipophilic nature, blubber is a suitable tissue for endocrine analysis. Additionally, recent studies have shown that accumulation of steroids in this tissue occurs within hours from their secretion in blood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{"citationItems":[{"id":"ITEM-1","itemData":{"DOI":"10.1111/mms.12352","ISSN":"17487692","abstract":"Stress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species.","author":[{"dropping-particle":"","family":"Champagne","given":"Cory D.","non-dropping-particle":"","parse-names":false,"suffix":""},{"dropping-particle":"","family":"Kellar","given":"Nicholas M.","non-dropping-particle":"","parse-names":false,"suffix":""},{"dropping-particle":"","family":"Crocker","given":"Daniel E.","non-dropping-particle":"","parse-names":false,"suffix":""},{"dropping-particle":"","family":"Wasser","given":"Samuel K.","non-dropping-particle":"","parse-names":false,"suffix":""},{"dropping-particle":"","family":"Booth","given":"Rebecca K.","non-dropping-particle":"","parse-names":false,"suffix":""},{"dropping-particle":"","family":"Trego","given":"Marisa L.","non-dropping-particle":"","parse-names":false,"suffix":""},{"dropping-particle":"","family":"Houser","given":"Dorian S.","non-dropping-particle":"","parse-names":false,"suffix":""}],"container-title":"Marine Mammal Science","id":"ITEM-1","issue":"1","issued":{"date-parts":[["2017"]]},"page":"134-153","title":"Blubber cortisol qualitatively reflects circulating cortisol concentrations in bottlenose dolphins","type":"article-journal","volume":"33"},"uris":["http://www.mendeley.com/documents/?uuid=656fbd64-5c1d-44b2-8017-d0d15aa3b84d"]},{"id":"ITEM-2","itemData":{"DOI":"10.1016/j.ygcen.2018.05.015","ISSN":"10956840","abstract":"Several hormones are potential indicators of stress in free-ranging animals and provide information on animal health in managed-care settings. In response to stress, glucocorticoids (GC, e.g. cortisol) first appear in circulation but are later incorporated into other tissues (e.g. adipose) or excreted in feces or urine. These alternative matrices can be sampled remotely, or by less invasive means, than required for blood collection and are especially valuable in highly mobile species, like marine mammals. We characterized the timing and magnitude of several hormones in response to a stressor in bottlenose dolphins (Tursiops truncatus) and the subsequent incorporation of cortisol into blubber, and its metabolites excreted in feces. We evaluated the endocrine response to an acute stressor in bottlenose dolphins under managed care. We used a standardized stress protocol where dolphins voluntarily beached onto a padded platform and remained out of water for two hours; during the stress test blood samples were collected every 15 min and blubber biopsies were collected every hour (0, 60, and 120 min). Each subject was studied over five days: voluntary blood samples were collected on each of two days prior to the stress test; 1 and 2 h after the conclusion of the out-of-water stress test; and on the following two days after the stress test. Fecal samples were collected daily, each afternoon. The acute stressor resulted in increases in circulating ACTH, cortisol, and aldosterone during the stress test, and each returned to baseline levels within 2 h of the dolphin's return to water. Both cortisol and aldosterone concentrations were correlated with ACTH, suggesting both corticosteroids are at least partly regulated by ACTH. Thyroid hormone concentrations were generally unaffected by the acute stressor. Blubber cortisol increased during the stress test, and fecal GC excretion was elevated on the day of the stress test. We found that GCs in bottlenose dolphins can recover within hours of acute stress, and that cortisol release can be detected in alternate matrices within a few hours—within 2 h in blubber, and 3.5–5 h in fecal samples.","author":[{"dropping-particle":"","family":"Champagne","given":"Cory D.","non-dropping-particle":"","parse-names":false,"suffix":""},{"dropping-particle":"","family":"Kellar","given":"Nicholas M.","non-dropping-particle":"","parse-names":false,"suffix":""},{"dropping-particle":"","family":"Trego","given":"Marisa L.","non-dropping-particle":"","parse-names":false,"suffix":""},{"dropping-particle":"","family":"Delehanty","given":"Brendan","non-dropping-particle":"","parse-names":false,"suffix":""},{"dropping-particle":"","family":"Boonstra","given":"Rudy","non-dropping-particle":"","parse-names":false,"suffix":""},{"dropping-particle":"","family":"Wasser","given":"Samuel K.","non-dropping-particle":"","parse-names":false,"suffix":""},{"dropping-particle":"","family":"Booth","given":"Rebecca K.","non-dropping-particle":"","parse-names":false,"suffix":""},{"dropping-particle":"","family":"Crocker","given":"Daniel E.","non-dropping-particle":"","parse-names":false,"suffix":""},{"dropping-particle":"","family":"Houser","given":"Dorian S.","non-dropping-particle":"","parse-names":false,"suffix":""}],"container-title":"General and Comparative Endocrinology","id":"ITEM-2","issue":"May","issued":{"date-parts":[["2018"]]},"page":"178-193","publisher":"Elsevier","title":"Comprehensive endocrine response to acute stress in the bottlenose dolphin from serum, blubber, and feces","type":"article-journal","volume":"266"},"uris":["http://www.mendeley.com/documents/?uuid=1f5be595-ae72-4396-8829-e628f2becc8c"]}],"mendeley":{"formattedCitation":"(Champagne et al., 2018, 2017)","plainTextFormattedCitation":"(Champagne et al., 2018, 2017)","previouslyFormattedCitation":"(Champagne et al., 2018, 2017)"},"properties":{"noteIndex":0},"schema":"https://github.com/citation-style-language/schema/raw/master/csl-citation.json"}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(Champagne et al., 2018, 2017)</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suggesting that blubber can be used to describe recent physiological events. </w:t>
      </w:r>
    </w:p>
    <w:p w14:paraId="0206FC64" w14:textId="77777777" w:rsidR="00053A56" w:rsidRPr="00B05921" w:rsidRDefault="00053A56" w:rsidP="00753993">
      <w:pPr>
        <w:spacing w:line="276" w:lineRule="auto"/>
        <w:jc w:val="both"/>
        <w:rPr>
          <w:rFonts w:ascii="Times New Roman" w:hAnsi="Times New Roman" w:cs="Times New Roman"/>
          <w:color w:val="000000" w:themeColor="text1"/>
          <w:lang w:val="en-CA"/>
        </w:rPr>
      </w:pPr>
    </w:p>
    <w:p w14:paraId="1DE8330B" w14:textId="3A4CDD04" w:rsidR="00B73154" w:rsidRDefault="00B73154" w:rsidP="00753993">
      <w:pPr>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lang w:val="en-CA"/>
        </w:rPr>
        <w:t xml:space="preserve">LIPID </w:t>
      </w:r>
      <w:r w:rsidR="00666AC4">
        <w:rPr>
          <w:rFonts w:ascii="Times New Roman" w:hAnsi="Times New Roman" w:cs="Times New Roman"/>
          <w:color w:val="000000" w:themeColor="text1"/>
          <w:lang w:val="en-CA"/>
        </w:rPr>
        <w:t>CONTENT</w:t>
      </w:r>
    </w:p>
    <w:p w14:paraId="6845959E" w14:textId="1D71451E" w:rsidR="00FA638D" w:rsidRDefault="00FA638D" w:rsidP="00753993">
      <w:pPr>
        <w:spacing w:line="276" w:lineRule="auto"/>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IMPORTANCE OF STRANDED SAMPLES</w:t>
      </w:r>
    </w:p>
    <w:p w14:paraId="4CB755F1" w14:textId="77777777" w:rsidR="00FA638D" w:rsidRDefault="00FA638D" w:rsidP="00753993">
      <w:pPr>
        <w:spacing w:line="276" w:lineRule="auto"/>
        <w:jc w:val="both"/>
        <w:rPr>
          <w:rFonts w:ascii="Times New Roman" w:hAnsi="Times New Roman" w:cs="Times New Roman"/>
          <w:color w:val="000000" w:themeColor="text1"/>
          <w:lang w:val="en-CA"/>
        </w:rPr>
      </w:pPr>
    </w:p>
    <w:p w14:paraId="56746A40" w14:textId="0D4E47B6" w:rsidR="002770A1" w:rsidRPr="00B05921" w:rsidRDefault="002770A1" w:rsidP="00753993">
      <w:pPr>
        <w:spacing w:line="276" w:lineRule="auto"/>
        <w:jc w:val="both"/>
        <w:rPr>
          <w:rFonts w:ascii="Times New Roman" w:eastAsia="Times New Roman" w:hAnsi="Times New Roman" w:cs="Times New Roman"/>
          <w:b/>
          <w:bCs/>
          <w:color w:val="000000" w:themeColor="text1"/>
          <w:lang w:val="en-CA"/>
        </w:rPr>
      </w:pPr>
      <w:r w:rsidRPr="00B05921">
        <w:rPr>
          <w:rFonts w:ascii="Times New Roman" w:hAnsi="Times New Roman" w:cs="Times New Roman"/>
          <w:b/>
          <w:bCs/>
          <w:lang w:val="en-CA"/>
        </w:rPr>
        <w:t>Question</w:t>
      </w:r>
    </w:p>
    <w:p w14:paraId="5D4E211B" w14:textId="1FCF9A1C" w:rsidR="0084742E" w:rsidRPr="00B05921" w:rsidRDefault="00053A56" w:rsidP="00753993">
      <w:pPr>
        <w:spacing w:line="276" w:lineRule="auto"/>
        <w:ind w:firstLine="360"/>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lastRenderedPageBreak/>
        <w:t xml:space="preserve">This </w:t>
      </w:r>
      <w:r w:rsidR="00FA638D">
        <w:rPr>
          <w:rFonts w:ascii="Times New Roman" w:eastAsia="Times New Roman" w:hAnsi="Times New Roman" w:cs="Times New Roman"/>
          <w:color w:val="000000" w:themeColor="text1"/>
          <w:lang w:val="en-CA"/>
        </w:rPr>
        <w:t xml:space="preserve">study investigates </w:t>
      </w:r>
      <w:r w:rsidRPr="00B05921">
        <w:rPr>
          <w:rFonts w:ascii="Times New Roman" w:eastAsia="Times New Roman" w:hAnsi="Times New Roman" w:cs="Times New Roman"/>
          <w:color w:val="000000" w:themeColor="text1"/>
          <w:lang w:val="en-CA"/>
        </w:rPr>
        <w:t xml:space="preserve">corticosteroids </w:t>
      </w:r>
      <w:r w:rsidR="00FA638D">
        <w:rPr>
          <w:rFonts w:ascii="Times New Roman" w:eastAsia="Times New Roman" w:hAnsi="Times New Roman" w:cs="Times New Roman"/>
          <w:color w:val="000000" w:themeColor="text1"/>
          <w:lang w:val="en-CA"/>
        </w:rPr>
        <w:t xml:space="preserve">and lipid content in blubber samples of stranded gray whales, to </w:t>
      </w:r>
      <w:r w:rsidR="00D63C3F">
        <w:rPr>
          <w:rFonts w:ascii="Times New Roman" w:eastAsia="Times New Roman" w:hAnsi="Times New Roman" w:cs="Times New Roman"/>
          <w:color w:val="000000" w:themeColor="text1"/>
          <w:lang w:val="en-CA"/>
        </w:rPr>
        <w:t>specially</w:t>
      </w:r>
      <w:r w:rsidR="00FA638D">
        <w:rPr>
          <w:rFonts w:ascii="Times New Roman" w:eastAsia="Times New Roman" w:hAnsi="Times New Roman" w:cs="Times New Roman"/>
          <w:color w:val="000000" w:themeColor="text1"/>
          <w:lang w:val="en-CA"/>
        </w:rPr>
        <w:t>:</w:t>
      </w:r>
    </w:p>
    <w:p w14:paraId="731AACDD" w14:textId="1FFEF99F" w:rsidR="00284619" w:rsidRPr="00B05921" w:rsidRDefault="00284619" w:rsidP="00753993">
      <w:pPr>
        <w:pStyle w:val="ListParagraph"/>
        <w:numPr>
          <w:ilvl w:val="1"/>
          <w:numId w:val="2"/>
        </w:num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Evaluate hormone concentrations in relation to blubber depth, body conditions and carcass decomposition</w:t>
      </w:r>
    </w:p>
    <w:p w14:paraId="6929E74C" w14:textId="77777777" w:rsidR="00284619" w:rsidRPr="00B05921" w:rsidRDefault="00284619" w:rsidP="00753993">
      <w:pPr>
        <w:pStyle w:val="ListParagraph"/>
        <w:numPr>
          <w:ilvl w:val="1"/>
          <w:numId w:val="2"/>
        </w:num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Compare hormone concentrations in stranded animals that perished of different cause of death</w:t>
      </w:r>
    </w:p>
    <w:p w14:paraId="3218412B" w14:textId="452869B8" w:rsidR="0084742E" w:rsidRPr="00B05921" w:rsidRDefault="0084742E" w:rsidP="00753993">
      <w:pPr>
        <w:pStyle w:val="ListParagraph"/>
        <w:numPr>
          <w:ilvl w:val="1"/>
          <w:numId w:val="2"/>
        </w:num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Compare hormone concentrations between healthy and stressed whales</w:t>
      </w:r>
    </w:p>
    <w:p w14:paraId="12936F73" w14:textId="2636699C" w:rsidR="00053A56" w:rsidRPr="00B05921" w:rsidRDefault="00053A56" w:rsidP="00753993">
      <w:pPr>
        <w:spacing w:line="276" w:lineRule="auto"/>
        <w:jc w:val="both"/>
        <w:rPr>
          <w:rFonts w:ascii="Times New Roman" w:eastAsia="Times New Roman" w:hAnsi="Times New Roman" w:cs="Times New Roman"/>
          <w:color w:val="000000" w:themeColor="text1"/>
          <w:lang w:val="en-CA"/>
        </w:rPr>
      </w:pPr>
    </w:p>
    <w:p w14:paraId="48598F88" w14:textId="77777777" w:rsidR="00B05921" w:rsidRDefault="00532FE7" w:rsidP="00753993">
      <w:pPr>
        <w:pStyle w:val="ListParagraph"/>
        <w:numPr>
          <w:ilvl w:val="0"/>
          <w:numId w:val="2"/>
        </w:numPr>
        <w:spacing w:line="276" w:lineRule="auto"/>
        <w:jc w:val="both"/>
        <w:rPr>
          <w:rFonts w:ascii="Times New Roman" w:eastAsia="Times New Roman" w:hAnsi="Times New Roman" w:cs="Times New Roman"/>
          <w:b/>
          <w:bCs/>
          <w:color w:val="000000" w:themeColor="text1"/>
          <w:lang w:val="en-CA"/>
        </w:rPr>
      </w:pPr>
      <w:r w:rsidRPr="00B05921">
        <w:rPr>
          <w:rFonts w:ascii="Times New Roman" w:eastAsia="Times New Roman" w:hAnsi="Times New Roman" w:cs="Times New Roman"/>
          <w:b/>
          <w:bCs/>
          <w:color w:val="000000" w:themeColor="text1"/>
          <w:lang w:val="en-CA"/>
        </w:rPr>
        <w:t>Methods</w:t>
      </w:r>
    </w:p>
    <w:p w14:paraId="083F38E9" w14:textId="116770A8" w:rsidR="00B05921" w:rsidRDefault="00B05921" w:rsidP="00753993">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sidRPr="00B05921">
        <w:rPr>
          <w:rFonts w:ascii="Times New Roman" w:eastAsia="Times New Roman" w:hAnsi="Times New Roman" w:cs="Times New Roman"/>
          <w:b/>
          <w:bCs/>
          <w:i/>
          <w:iCs/>
          <w:color w:val="000000" w:themeColor="text1"/>
          <w:lang w:val="en-CA"/>
        </w:rPr>
        <w:t xml:space="preserve">Individual Samples </w:t>
      </w:r>
    </w:p>
    <w:p w14:paraId="3787D23A" w14:textId="003FACEA" w:rsidR="00753993" w:rsidRDefault="00B05921" w:rsidP="00753993">
      <w:p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Blubber samples from 35 (22 females and 13 males) gray whale carcasses were obtained through the United States Marine Mammal MHSRP. These samples came from whales that were found and examined between 2010 and 2019, along the coasts of Washington (n= 28) and Alaska (n=7). Out of 35 individuals, 19 were part of the 2019 UME. Information on the animal (sex, reproductive state, age class and body condition) as well as likely cause of death</w:t>
      </w:r>
      <w:r>
        <w:rPr>
          <w:rFonts w:ascii="Times New Roman" w:eastAsia="Times New Roman" w:hAnsi="Times New Roman" w:cs="Times New Roman"/>
          <w:color w:val="000000" w:themeColor="text1"/>
          <w:lang w:val="en-CA"/>
        </w:rPr>
        <w:t xml:space="preserve"> (COD)</w:t>
      </w:r>
      <w:r w:rsidR="00753993">
        <w:rPr>
          <w:rFonts w:ascii="Times New Roman" w:eastAsia="Times New Roman" w:hAnsi="Times New Roman" w:cs="Times New Roman"/>
          <w:color w:val="000000" w:themeColor="text1"/>
          <w:lang w:val="en-CA"/>
        </w:rPr>
        <w:t xml:space="preserve">, body condition </w:t>
      </w:r>
      <w:r w:rsidRPr="00B05921">
        <w:rPr>
          <w:rFonts w:ascii="Times New Roman" w:eastAsia="Times New Roman" w:hAnsi="Times New Roman" w:cs="Times New Roman"/>
          <w:color w:val="000000" w:themeColor="text1"/>
          <w:lang w:val="en-CA"/>
        </w:rPr>
        <w:t xml:space="preserve">and carcass condition </w:t>
      </w:r>
      <w:r w:rsidR="00753993">
        <w:rPr>
          <w:rFonts w:ascii="Times New Roman" w:eastAsia="Times New Roman" w:hAnsi="Times New Roman" w:cs="Times New Roman"/>
          <w:color w:val="000000" w:themeColor="text1"/>
          <w:lang w:val="en-CA"/>
        </w:rPr>
        <w:t>were</w:t>
      </w:r>
      <w:r w:rsidRPr="00B05921">
        <w:rPr>
          <w:rFonts w:ascii="Times New Roman" w:eastAsia="Times New Roman" w:hAnsi="Times New Roman" w:cs="Times New Roman"/>
          <w:color w:val="000000" w:themeColor="text1"/>
          <w:lang w:val="en-CA"/>
        </w:rPr>
        <w:t xml:space="preserve"> obtained from the MMHSRP Level A forms and necropsy reports. </w:t>
      </w:r>
    </w:p>
    <w:p w14:paraId="1D902069" w14:textId="4DA95BD1" w:rsidR="00B05921" w:rsidRDefault="00753993" w:rsidP="00753993">
      <w:p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Specifically, </w:t>
      </w:r>
      <w:r w:rsidR="00B05921" w:rsidRPr="00B05921">
        <w:rPr>
          <w:rFonts w:ascii="Times New Roman" w:eastAsia="Times New Roman" w:hAnsi="Times New Roman" w:cs="Times New Roman"/>
          <w:color w:val="000000" w:themeColor="text1"/>
          <w:lang w:val="en-CA"/>
        </w:rPr>
        <w:t>each animal was assigned to a category of body condition that ranged from Excellent to Poor</w:t>
      </w:r>
      <w:r>
        <w:rPr>
          <w:rFonts w:ascii="Times New Roman" w:eastAsia="Times New Roman" w:hAnsi="Times New Roman" w:cs="Times New Roman"/>
          <w:color w:val="000000" w:themeColor="text1"/>
          <w:lang w:val="en-CA"/>
        </w:rPr>
        <w:t xml:space="preserve">, </w:t>
      </w:r>
      <w:r w:rsidR="00B05921" w:rsidRPr="00B05921">
        <w:rPr>
          <w:rFonts w:ascii="Times New Roman" w:eastAsia="Times New Roman" w:hAnsi="Times New Roman" w:cs="Times New Roman"/>
          <w:color w:val="000000" w:themeColor="text1"/>
          <w:lang w:val="en-CA"/>
        </w:rPr>
        <w:t>carcass conditions were rated on a scale of 2 to 4, with 0.5 increment, where 2 indicates a fresh carcass, and 4 indicates a highly decomposed body.</w:t>
      </w:r>
      <w:r w:rsidR="0078706A">
        <w:rPr>
          <w:rFonts w:ascii="Times New Roman" w:eastAsia="Times New Roman" w:hAnsi="Times New Roman" w:cs="Times New Roman"/>
          <w:color w:val="000000" w:themeColor="text1"/>
          <w:lang w:val="en-CA"/>
        </w:rPr>
        <w:t xml:space="preserve"> </w:t>
      </w:r>
      <w:r w:rsidR="0078706A" w:rsidRPr="00B05921">
        <w:rPr>
          <w:rFonts w:ascii="Times New Roman" w:eastAsia="Times New Roman" w:hAnsi="Times New Roman" w:cs="Times New Roman"/>
          <w:color w:val="000000" w:themeColor="text1"/>
          <w:lang w:val="en-CA"/>
        </w:rPr>
        <w:t xml:space="preserve">The cause of death </w:t>
      </w:r>
      <w:r w:rsidR="0078706A">
        <w:rPr>
          <w:rFonts w:ascii="Times New Roman" w:eastAsia="Times New Roman" w:hAnsi="Times New Roman" w:cs="Times New Roman"/>
          <w:color w:val="000000" w:themeColor="text1"/>
          <w:lang w:val="en-CA"/>
        </w:rPr>
        <w:t xml:space="preserve">(COD) </w:t>
      </w:r>
      <w:r w:rsidR="0078706A" w:rsidRPr="00B05921">
        <w:rPr>
          <w:rFonts w:ascii="Times New Roman" w:eastAsia="Times New Roman" w:hAnsi="Times New Roman" w:cs="Times New Roman"/>
          <w:color w:val="000000" w:themeColor="text1"/>
          <w:lang w:val="en-CA"/>
        </w:rPr>
        <w:t xml:space="preserve">was determined as: trauma (n= </w:t>
      </w:r>
      <w:r w:rsidR="00290C1D">
        <w:rPr>
          <w:rFonts w:ascii="Times New Roman" w:eastAsia="Times New Roman" w:hAnsi="Times New Roman" w:cs="Times New Roman"/>
          <w:color w:val="000000" w:themeColor="text1"/>
          <w:lang w:val="en-CA"/>
        </w:rPr>
        <w:t>10</w:t>
      </w:r>
      <w:r w:rsidR="0078706A" w:rsidRPr="00B05921">
        <w:rPr>
          <w:rFonts w:ascii="Times New Roman" w:eastAsia="Times New Roman" w:hAnsi="Times New Roman" w:cs="Times New Roman"/>
          <w:color w:val="000000" w:themeColor="text1"/>
          <w:lang w:val="en-CA"/>
        </w:rPr>
        <w:t xml:space="preserve">), when signs of accidents were present on the carcass, including collision with vessels, nutritional stress (n= </w:t>
      </w:r>
      <w:r w:rsidR="0064451D">
        <w:rPr>
          <w:rFonts w:ascii="Times New Roman" w:eastAsia="Times New Roman" w:hAnsi="Times New Roman" w:cs="Times New Roman"/>
          <w:color w:val="000000" w:themeColor="text1"/>
          <w:lang w:val="en-CA"/>
        </w:rPr>
        <w:t>4</w:t>
      </w:r>
      <w:r w:rsidR="0078706A" w:rsidRPr="00B05921">
        <w:rPr>
          <w:rFonts w:ascii="Times New Roman" w:eastAsia="Times New Roman" w:hAnsi="Times New Roman" w:cs="Times New Roman"/>
          <w:color w:val="000000" w:themeColor="text1"/>
          <w:lang w:val="en-CA"/>
        </w:rPr>
        <w:t xml:space="preserve">), when the animal was found severely emaciated, entanglement (n= 2), when found entangled in fishing line (one of the animals was a live stranding) or </w:t>
      </w:r>
      <w:r w:rsidR="0064451D">
        <w:rPr>
          <w:rFonts w:ascii="Times New Roman" w:eastAsia="Times New Roman" w:hAnsi="Times New Roman" w:cs="Times New Roman"/>
          <w:color w:val="000000" w:themeColor="text1"/>
          <w:lang w:val="en-CA"/>
        </w:rPr>
        <w:t xml:space="preserve">predation </w:t>
      </w:r>
      <w:r w:rsidR="0078706A" w:rsidRPr="00B05921">
        <w:rPr>
          <w:rFonts w:ascii="Times New Roman" w:eastAsia="Times New Roman" w:hAnsi="Times New Roman" w:cs="Times New Roman"/>
          <w:color w:val="000000" w:themeColor="text1"/>
          <w:lang w:val="en-CA"/>
        </w:rPr>
        <w:t xml:space="preserve">(n= </w:t>
      </w:r>
      <w:r w:rsidR="0064451D">
        <w:rPr>
          <w:rFonts w:ascii="Times New Roman" w:eastAsia="Times New Roman" w:hAnsi="Times New Roman" w:cs="Times New Roman"/>
          <w:color w:val="000000" w:themeColor="text1"/>
          <w:lang w:val="en-CA"/>
        </w:rPr>
        <w:t>4</w:t>
      </w:r>
      <w:r w:rsidR="0078706A" w:rsidRPr="00B05921">
        <w:rPr>
          <w:rFonts w:ascii="Times New Roman" w:eastAsia="Times New Roman" w:hAnsi="Times New Roman" w:cs="Times New Roman"/>
          <w:color w:val="000000" w:themeColor="text1"/>
          <w:lang w:val="en-CA"/>
        </w:rPr>
        <w:t xml:space="preserve">), when the animal was killed by predators. Two of the latter whales were killed by killer whales and one was harvested illegally. All but one of the carcasses from 2019 were and counted </w:t>
      </w:r>
      <w:r>
        <w:rPr>
          <w:rFonts w:ascii="Times New Roman" w:eastAsia="Times New Roman" w:hAnsi="Times New Roman" w:cs="Times New Roman"/>
          <w:color w:val="000000" w:themeColor="text1"/>
          <w:lang w:val="en-CA"/>
        </w:rPr>
        <w:t>as part of</w:t>
      </w:r>
      <w:r w:rsidR="0078706A" w:rsidRPr="00B05921">
        <w:rPr>
          <w:rFonts w:ascii="Times New Roman" w:eastAsia="Times New Roman" w:hAnsi="Times New Roman" w:cs="Times New Roman"/>
          <w:color w:val="000000" w:themeColor="text1"/>
          <w:lang w:val="en-CA"/>
        </w:rPr>
        <w:t xml:space="preserve"> the UME</w:t>
      </w:r>
      <w:r w:rsidR="0064451D">
        <w:rPr>
          <w:rFonts w:ascii="Times New Roman" w:eastAsia="Times New Roman" w:hAnsi="Times New Roman" w:cs="Times New Roman"/>
          <w:color w:val="000000" w:themeColor="text1"/>
          <w:lang w:val="en-CA"/>
        </w:rPr>
        <w:t xml:space="preserve"> and found in poor body condition (n= 15).</w:t>
      </w:r>
    </w:p>
    <w:p w14:paraId="65C702CC" w14:textId="77777777" w:rsidR="00D62E80" w:rsidRPr="003D1DCE" w:rsidRDefault="00D62E80" w:rsidP="00753993">
      <w:pPr>
        <w:spacing w:line="276" w:lineRule="auto"/>
        <w:jc w:val="both"/>
        <w:rPr>
          <w:rFonts w:ascii="Times New Roman" w:hAnsi="Times New Roman" w:cs="Times New Roman"/>
          <w:lang w:val="en-CA"/>
        </w:rPr>
      </w:pPr>
    </w:p>
    <w:p w14:paraId="5D2A3182" w14:textId="0D5DADD0" w:rsidR="00B05921" w:rsidRDefault="00B05921" w:rsidP="00753993">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Hormone extractions</w:t>
      </w:r>
      <w:r w:rsidR="003D1DCE">
        <w:rPr>
          <w:rFonts w:ascii="Times New Roman" w:eastAsia="Times New Roman" w:hAnsi="Times New Roman" w:cs="Times New Roman"/>
          <w:b/>
          <w:bCs/>
          <w:i/>
          <w:iCs/>
          <w:color w:val="000000" w:themeColor="text1"/>
          <w:lang w:val="en-CA"/>
        </w:rPr>
        <w:t>, validation</w:t>
      </w:r>
      <w:r>
        <w:rPr>
          <w:rFonts w:ascii="Times New Roman" w:eastAsia="Times New Roman" w:hAnsi="Times New Roman" w:cs="Times New Roman"/>
          <w:b/>
          <w:bCs/>
          <w:i/>
          <w:iCs/>
          <w:color w:val="000000" w:themeColor="text1"/>
          <w:lang w:val="en-CA"/>
        </w:rPr>
        <w:t xml:space="preserve"> and measurement</w:t>
      </w:r>
    </w:p>
    <w:p w14:paraId="0668CA3A" w14:textId="370D5F5A" w:rsidR="003D1DCE" w:rsidRPr="00B05921" w:rsidRDefault="003D1DCE" w:rsidP="00504673">
      <w:pPr>
        <w:spacing w:line="276" w:lineRule="auto"/>
        <w:ind w:firstLine="360"/>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Full blubber depth samples </w:t>
      </w:r>
      <w:r w:rsidRPr="00B05921">
        <w:rPr>
          <w:rFonts w:ascii="Times New Roman" w:eastAsia="Times New Roman" w:hAnsi="Times New Roman" w:cs="Times New Roman"/>
          <w:color w:val="000000" w:themeColor="text1"/>
          <w:lang w:val="en-CA"/>
        </w:rPr>
        <w:t xml:space="preserve">were subsampled at their storage location (e.g., NMFS SWFSC, UAS, CRC) and transferred to the University of Alaska Fairbanks facility in Juneau AK, where they were stored at -80°C until </w:t>
      </w:r>
      <w:r>
        <w:rPr>
          <w:rFonts w:ascii="Times New Roman" w:eastAsia="Times New Roman" w:hAnsi="Times New Roman" w:cs="Times New Roman"/>
          <w:color w:val="000000" w:themeColor="text1"/>
          <w:lang w:val="en-CA"/>
        </w:rPr>
        <w:t>further processing</w:t>
      </w:r>
      <w:r w:rsidRPr="00B05921">
        <w:rPr>
          <w:rFonts w:ascii="Times New Roman" w:eastAsia="Times New Roman" w:hAnsi="Times New Roman" w:cs="Times New Roman"/>
          <w:color w:val="000000" w:themeColor="text1"/>
          <w:lang w:val="en-CA"/>
        </w:rPr>
        <w:t xml:space="preserve">. Blubber depth ranged between 6 to 12 cm in length. </w:t>
      </w:r>
      <w:r w:rsidRPr="00B05921">
        <w:rPr>
          <w:rFonts w:ascii="Times New Roman" w:hAnsi="Times New Roman" w:cs="Times New Roman"/>
          <w:lang w:val="en-CA"/>
        </w:rPr>
        <w:t xml:space="preserve">Each </w:t>
      </w:r>
      <w:r>
        <w:rPr>
          <w:rFonts w:ascii="Times New Roman" w:hAnsi="Times New Roman" w:cs="Times New Roman"/>
          <w:lang w:val="en-CA"/>
        </w:rPr>
        <w:t xml:space="preserve">sample </w:t>
      </w:r>
      <w:r w:rsidRPr="00B05921">
        <w:rPr>
          <w:rFonts w:ascii="Times New Roman" w:hAnsi="Times New Roman" w:cs="Times New Roman"/>
          <w:lang w:val="en-CA"/>
        </w:rPr>
        <w:t xml:space="preserve">was subsampled along three depth </w:t>
      </w:r>
      <w:r>
        <w:rPr>
          <w:rFonts w:ascii="Times New Roman" w:hAnsi="Times New Roman" w:cs="Times New Roman"/>
          <w:lang w:val="en-CA"/>
        </w:rPr>
        <w:t>categories</w:t>
      </w:r>
      <w:r w:rsidRPr="00B05921">
        <w:rPr>
          <w:rFonts w:ascii="Times New Roman" w:hAnsi="Times New Roman" w:cs="Times New Roman"/>
          <w:lang w:val="en-CA"/>
        </w:rPr>
        <w:t>: “Surface” from skin to 2 cm depth, “medium” from 3 to 6 cm, and “bottom” from &gt; 6 cm blubber depth</w:t>
      </w:r>
      <w:r>
        <w:rPr>
          <w:rFonts w:ascii="Times New Roman" w:hAnsi="Times New Roman" w:cs="Times New Roman"/>
          <w:lang w:val="en-CA"/>
        </w:rPr>
        <w:t xml:space="preserve"> </w:t>
      </w:r>
      <w:r w:rsidRPr="00B05921">
        <w:rPr>
          <w:rFonts w:ascii="Times New Roman" w:hAnsi="Times New Roman" w:cs="Times New Roman"/>
          <w:lang w:val="en-CA"/>
        </w:rPr>
        <w:t>.</w:t>
      </w:r>
      <w:r>
        <w:rPr>
          <w:rFonts w:ascii="Times New Roman" w:hAnsi="Times New Roman" w:cs="Times New Roman"/>
          <w:lang w:val="en-CA"/>
        </w:rPr>
        <w:t xml:space="preserve"> </w:t>
      </w:r>
      <w:r>
        <w:rPr>
          <w:rFonts w:ascii="Times New Roman" w:eastAsia="Times New Roman" w:hAnsi="Times New Roman" w:cs="Times New Roman"/>
          <w:color w:val="000000" w:themeColor="text1"/>
          <w:lang w:val="en-CA"/>
        </w:rPr>
        <w:t>Subsamples mass</w:t>
      </w:r>
      <w:r w:rsidRPr="00B05921">
        <w:rPr>
          <w:rFonts w:ascii="Times New Roman" w:eastAsia="Times New Roman" w:hAnsi="Times New Roman" w:cs="Times New Roman"/>
          <w:color w:val="000000" w:themeColor="text1"/>
          <w:lang w:val="en-CA"/>
        </w:rPr>
        <w:t xml:space="preserve"> ranged between 0.096 and 1.27 g (mean ± standard deviation= 0.23 ± 0.18 g) for gray whales. Hormone extraction was performed following the step-wise process described in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10.1111/mms.12616","ISSN":"0824-0469","author":[{"dropping-particle":"","family":"Atkinson","given":"Shannon","non-dropping-particle":"","parse-names":false,"suffix":""},{"dropping-particle":"","family":"Gendron","given":"Diane","non-dropping-particle":"","parse-names":false,"suffix":""},{"dropping-particle":"","family":"Branch","given":"Trevor A.","non-dropping-particle":"","parse-names":false,"suffix":""},{"dropping-particle":"","family":"Mashburn","given":"Kendall L.","non-dropping-particle":"","parse-names":false,"suffix":""},{"dropping-particle":"","family":"Melica","given":"Valentina","non-dropping-particle":"","parse-names":false,"suffix":""},{"dropping-particle":"","family":"Enriquez‐Paredes","given":"Luis E.","non-dropping-particle":"","parse-names":false,"suffix":""},{"dropping-particle":"","family":"Brownell","given":"Robert L.","non-dropping-particle":"","parse-names":false,"suffix":""}],"container-title":"Marine Mammal Science","id":"ITEM-1","issue":"1","issued":{"date-parts":[["2019","5","28"]]},"page":"6-28","title":"Pregnancy rate and biomarker validations from the blubber of eastern North Pacific blue whales","type":"article-journal","volume":"36"},"uris":["http://www.mendeley.com/documents/?uuid=d8a02058-f00d-4c84-9f9b-00b4c6537a62"]}],"mendeley":{"formattedCitation":"(Atkinson et al., 2019)","manualFormatting":"Atkinson et al. (2019)","plainTextFormattedCitation":"(Atkinson et al., 2019)","previouslyFormattedCitation":"(Atkinson et al., 2019)"},"properties":{"noteIndex":0},"schema":"https://github.com/citation-style-language/schema/raw/master/csl-citation.json"}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Atkinson et al. (2019)</w:t>
      </w:r>
      <w:r w:rsidRPr="00B05921">
        <w:rPr>
          <w:rFonts w:ascii="Times New Roman" w:eastAsia="Times New Roman" w:hAnsi="Times New Roman" w:cs="Times New Roman"/>
          <w:color w:val="000000" w:themeColor="text1"/>
          <w:lang w:val="en-CA"/>
        </w:rPr>
        <w:fldChar w:fldCharType="end"/>
      </w:r>
      <w:r w:rsidRPr="00B05921">
        <w:rPr>
          <w:rFonts w:ascii="Times New Roman" w:eastAsia="Times New Roman" w:hAnsi="Times New Roman" w:cs="Times New Roman"/>
          <w:color w:val="000000" w:themeColor="text1"/>
          <w:lang w:val="en-CA"/>
        </w:rPr>
        <w:t xml:space="preserve"> adapted from </w:t>
      </w:r>
      <w:r w:rsidRPr="00B05921">
        <w:rPr>
          <w:rFonts w:ascii="Times New Roman" w:eastAsia="Times New Roman" w:hAnsi="Times New Roman" w:cs="Times New Roman"/>
          <w:color w:val="000000" w:themeColor="text1"/>
          <w:lang w:val="en-CA"/>
        </w:rPr>
        <w:fldChar w:fldCharType="begin" w:fldLock="1"/>
      </w:r>
      <w:r w:rsidRPr="00B05921">
        <w:rPr>
          <w:rFonts w:ascii="Times New Roman" w:eastAsia="Times New Roman" w:hAnsi="Times New Roman" w:cs="Times New Roman"/>
          <w:color w:val="000000" w:themeColor="text1"/>
          <w:lang w:val="en-CA"/>
        </w:rPr>
        <w:instrText>ADDIN CSL_CITATION {"citationItems":[{"id":"ITEM-1","itemData":{"DOI":"10.1111/j.1748-7692.2006.00001.x","ISBN":"0824-0469","ISSN":"1748-7692","abstract":"Wequantified progesterone in 110 blubber samples from dolphins of known re- productive status in order to test the accuracy of a method to determine pregnancy status in wild cetaceans. The samples were collected from fishery-bycaught del- phinids of three species (Delphinus delphis, Lissodelphis borealis, and Lagenorhynchus obliquidens).We ascertained that blubber progesterone concentrations could clearly distinguish pregnant D. delphis (range 132–415 ng/g, mean 261 ng/g) from non- pregnant mature and immature ones (range 0.92–48.2 ng/g, mean 15.2 ng/g).We found similar dramatic differences in L. borealis and L. obliquidens. These results were insensitive to various blubber sampling depths and anatomical sampling locations on the body, suggesting relative homogeneity of progesterone levels throughout the blubber. However, no trend was found in blubber progesterone concentration with fetal length, indicating that although blubber progesterone appears to distinguish pregnancy status, it is unlikely to differentiate pregnancy stage. Based on the findings presented here we suggest that this method, when coupled with projectile biopsy procedures, can be used to assess the pregnancy sta- tus of free-ranging cetaceans and thus provide a new tool to determine pregnancy rates of wild populations.","author":[{"dropping-particle":"","family":"Kellar","given":"Nicholas M.","non-dropping-particle":"","parse-names":false,"suffix":""},{"dropping-particle":"","family":"Trego","given":"Marisa L.","non-dropping-particle":"","parse-names":false,"suffix":""},{"dropping-particle":"","family":"Marks","given":"Corina I.","non-dropping-particle":"","parse-names":false,"suffix":""},{"dropping-particle":"","family":"Dizon","given":"Andrew E.","non-dropping-particle":"","parse-names":false,"suffix":""}],"container-title":"Marine Mammal Science","id":"ITEM-1","issue":"January","issued":{"date-parts":[["2006"]]},"page":"1-16","title":"Determining pregnancy from blubber in three species of delphinids","type":"article-journal","volume":"22"},"uris":["http://www.mendeley.com/documents/?uuid=27d649fa-b148-438f-acbc-001b007d39b3"]},{"id":"ITEM-2","itemData":{"DOI":"10.1111/j.1748-7692.2002.tb01022.x","ISBN":"0824-0469","ISSN":"1748-7692","abstract":"Measurement of progesterone concentration in blubber was developed as a method to detect pregnancy in minke whales. Progesterone was extracted and quantified from blubber samples of minke whale carcasses by radioimmunoassay. Results showed a highly significant difference (almost 60-fold) between blubber progesterone concentrations of anatomically determined pregnant females versus non-pregnant female or male carcasses. The results of the study suggest that the blubber progesterone concentrations might be used to determine pregnancy status in free-ranging whales.","author":[{"dropping-particle":"","family":"Mansour","given":"Atef A H","non-dropping-particle":"","parse-names":false,"suffix":""},{"dropping-particle":"","family":"Mkay","given":"Donald W","non-dropping-particle":"","parse-names":false,"suffix":""},{"dropping-particle":"","family":"Lien","given":"Jon","non-dropping-particle":"","parse-names":false,"suffix":""},{"dropping-particle":"","family":"Orr","given":"James C","non-dropping-particle":"","parse-names":false,"suffix":""},{"dropping-particle":"","family":"Banoub","given":"Joseph H","non-dropping-particle":"","parse-names":false,"suffix":""},{"dropping-particle":"","family":"ØIen","given":"Nils","non-dropping-particle":"","parse-names":false,"suffix":""},{"dropping-particle":"","family":"Stenson","given":"Garry","non-dropping-particle":"","parse-names":false,"suffix":""}],"container-title":"Marine Mammal Science","id":"ITEM-2","issue":"January","issued":{"date-parts":[["2002"]]},"page":"112-120","title":"Determination of pregnancy status from blubber samples in minke whales (Balaenoptera acutorostrata)","type":"article-journal","volume":"18"},"uris":["http://www.mendeley.com/documents/?uuid=a8d926b1-62df-4a31-ba76-5f32010d8d6a"]}],"mendeley":{"formattedCitation":"(Kellar et al., 2006; Mansour et al., 2002)","manualFormatting":"Kellar et al., (2006) and Mansour et al., (2002)","plainTextFormattedCitation":"(Kellar et al., 2006; Mansour et al., 2002)","previouslyFormattedCitation":"(Kellar et al., 2006; Mansour et al., 2002)"},"properties":{"noteIndex":0},"schema":"https://github.com/citation-style-language/schema/raw/master/csl-citation.json"}</w:instrText>
      </w:r>
      <w:r w:rsidRPr="00B05921">
        <w:rPr>
          <w:rFonts w:ascii="Times New Roman" w:eastAsia="Times New Roman" w:hAnsi="Times New Roman" w:cs="Times New Roman"/>
          <w:color w:val="000000" w:themeColor="text1"/>
          <w:lang w:val="en-CA"/>
        </w:rPr>
        <w:fldChar w:fldCharType="separate"/>
      </w:r>
      <w:r w:rsidRPr="00B05921">
        <w:rPr>
          <w:rFonts w:ascii="Times New Roman" w:eastAsia="Times New Roman" w:hAnsi="Times New Roman" w:cs="Times New Roman"/>
          <w:noProof/>
          <w:color w:val="000000" w:themeColor="text1"/>
          <w:lang w:val="en-CA"/>
        </w:rPr>
        <w:t>Kellar et al., (2006) and Mansour et al., (2002)</w:t>
      </w:r>
      <w:r w:rsidRPr="00B05921">
        <w:rPr>
          <w:rFonts w:ascii="Times New Roman" w:eastAsia="Times New Roman" w:hAnsi="Times New Roman" w:cs="Times New Roman"/>
          <w:color w:val="000000" w:themeColor="text1"/>
          <w:lang w:val="en-CA"/>
        </w:rPr>
        <w:fldChar w:fldCharType="end"/>
      </w:r>
      <w:r w:rsidRPr="00B05921">
        <w:rPr>
          <w:rFonts w:ascii="Times New Roman" w:eastAsia="Times New Roman" w:hAnsi="Times New Roman" w:cs="Times New Roman"/>
          <w:color w:val="000000" w:themeColor="text1"/>
          <w:lang w:val="en-CA"/>
        </w:rPr>
        <w:t xml:space="preserve">. Briefly, samples were first macerated manually using a Teflon tip homogenizer in 1 ml of ethanol, then extracted using a series of solvent-supernatant transfers, with multiple organic solvents (ethanol, acetone, ether, acetonitrile and hexane). Extracts were diluted in 1 ml of methanol before being aliquoted for each assay, dried under forced air and rehydrated with assay buffer. Hormone concentrations were measured using EIA kits from Arbor Assay (Ann Harbor, MI) for cortisol (Kit # K003), </w:t>
      </w:r>
      <w:r w:rsidRPr="00B05921">
        <w:rPr>
          <w:rFonts w:ascii="Times New Roman" w:eastAsia="Times New Roman" w:hAnsi="Times New Roman" w:cs="Times New Roman"/>
          <w:color w:val="000000" w:themeColor="text1"/>
          <w:lang w:val="en-CA"/>
        </w:rPr>
        <w:lastRenderedPageBreak/>
        <w:t xml:space="preserve">corticosterone (Kit # K014) and aldosterone (Kit # K052), following the manufacturer’s protocols. Assays for cortisol and corticosterone were previously validated for gray whale blubber (Melica et al. 2022). </w:t>
      </w:r>
      <w:r w:rsidR="00504673">
        <w:rPr>
          <w:rFonts w:ascii="Times New Roman" w:eastAsia="Times New Roman" w:hAnsi="Times New Roman" w:cs="Times New Roman"/>
          <w:color w:val="000000" w:themeColor="text1"/>
          <w:lang w:val="en-CA"/>
        </w:rPr>
        <w:t>Analytical (parallelism and accuracy test) and biological v</w:t>
      </w:r>
      <w:r>
        <w:rPr>
          <w:rFonts w:ascii="Times New Roman" w:eastAsia="Times New Roman" w:hAnsi="Times New Roman" w:cs="Times New Roman"/>
          <w:color w:val="000000" w:themeColor="text1"/>
          <w:lang w:val="en-CA"/>
        </w:rPr>
        <w:t>alidation</w:t>
      </w:r>
      <w:r w:rsidR="00504673">
        <w:rPr>
          <w:rFonts w:ascii="Times New Roman" w:eastAsia="Times New Roman" w:hAnsi="Times New Roman" w:cs="Times New Roman"/>
          <w:color w:val="000000" w:themeColor="text1"/>
          <w:lang w:val="en-CA"/>
        </w:rPr>
        <w:t>s</w:t>
      </w:r>
      <w:r>
        <w:rPr>
          <w:rFonts w:ascii="Times New Roman" w:eastAsia="Times New Roman" w:hAnsi="Times New Roman" w:cs="Times New Roman"/>
          <w:color w:val="000000" w:themeColor="text1"/>
          <w:lang w:val="en-CA"/>
        </w:rPr>
        <w:t xml:space="preserve"> for cortisol and corticosterone </w:t>
      </w:r>
      <w:r w:rsidR="00504673">
        <w:rPr>
          <w:rFonts w:ascii="Times New Roman" w:eastAsia="Times New Roman" w:hAnsi="Times New Roman" w:cs="Times New Roman"/>
          <w:color w:val="000000" w:themeColor="text1"/>
          <w:lang w:val="en-CA"/>
        </w:rPr>
        <w:t>are</w:t>
      </w:r>
      <w:r>
        <w:rPr>
          <w:rFonts w:ascii="Times New Roman" w:eastAsia="Times New Roman" w:hAnsi="Times New Roman" w:cs="Times New Roman"/>
          <w:color w:val="000000" w:themeColor="text1"/>
          <w:lang w:val="en-CA"/>
        </w:rPr>
        <w:t xml:space="preserve"> reported in Melica et al. (2022)</w:t>
      </w:r>
      <w:r w:rsidR="00504673">
        <w:rPr>
          <w:rFonts w:ascii="Times New Roman" w:eastAsia="Times New Roman" w:hAnsi="Times New Roman" w:cs="Times New Roman"/>
          <w:color w:val="000000" w:themeColor="text1"/>
          <w:lang w:val="en-CA"/>
        </w:rPr>
        <w:t xml:space="preserve">, validation of aldosterone is presented below. </w:t>
      </w:r>
      <w:r>
        <w:rPr>
          <w:rFonts w:ascii="Times New Roman" w:eastAsia="Times New Roman" w:hAnsi="Times New Roman" w:cs="Times New Roman"/>
          <w:color w:val="000000" w:themeColor="text1"/>
          <w:lang w:val="en-CA"/>
        </w:rPr>
        <w:t xml:space="preserve">For each sample, hormones measurements (in </w:t>
      </w:r>
      <w:r w:rsidRPr="00B05921">
        <w:rPr>
          <w:rFonts w:ascii="Times New Roman" w:eastAsia="Times New Roman" w:hAnsi="Times New Roman" w:cs="Times New Roman"/>
          <w:color w:val="000000" w:themeColor="text1"/>
          <w:lang w:val="en-CA"/>
        </w:rPr>
        <w:t>pg/ml</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xml:space="preserve"> were corrected for dilution factor and </w:t>
      </w:r>
      <w:r>
        <w:rPr>
          <w:rFonts w:ascii="Times New Roman" w:eastAsia="Times New Roman" w:hAnsi="Times New Roman" w:cs="Times New Roman"/>
          <w:color w:val="000000" w:themeColor="text1"/>
          <w:lang w:val="en-CA"/>
        </w:rPr>
        <w:t>extracted blubber mass</w:t>
      </w:r>
      <w:r w:rsidRPr="00B05921">
        <w:rPr>
          <w:rFonts w:ascii="Times New Roman" w:eastAsia="Times New Roman" w:hAnsi="Times New Roman" w:cs="Times New Roman"/>
          <w:color w:val="000000" w:themeColor="text1"/>
          <w:lang w:val="en-CA"/>
        </w:rPr>
        <w:t xml:space="preserve">, and expressed as ng/g. </w:t>
      </w:r>
      <w:r w:rsidR="00504673">
        <w:rPr>
          <w:rFonts w:ascii="Times New Roman" w:eastAsia="Times New Roman" w:hAnsi="Times New Roman" w:cs="Times New Roman"/>
          <w:color w:val="000000" w:themeColor="text1"/>
          <w:lang w:val="en-CA"/>
        </w:rPr>
        <w:t xml:space="preserve"> </w:t>
      </w:r>
      <w:commentRangeStart w:id="2"/>
      <w:r w:rsidRPr="00B05921">
        <w:rPr>
          <w:rFonts w:ascii="Times New Roman" w:eastAsia="Times New Roman" w:hAnsi="Times New Roman" w:cs="Times New Roman"/>
          <w:color w:val="000000" w:themeColor="text1"/>
          <w:lang w:val="en-CA"/>
        </w:rPr>
        <w:t>The intra-assay percentage coefficient of variation (CV) was &lt;10%, for all hormones. If any sample had a CV &gt;10%, it was re-diluted accordingly and re-assayed. Inter-assay validation</w:t>
      </w:r>
      <w:r w:rsidR="00504673">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was determined using two internal controls for each hormone. For the corticosterone assay, the</w:t>
      </w:r>
      <w:r w:rsidR="00504673">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CVs (%) of the internal controls used were 16.9% and 10.9%; for cortisol, 12.2% and 15.6%; for</w:t>
      </w:r>
      <w:r w:rsidR="00504673">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aldosterone, 11.5% and 11.2%</w:t>
      </w:r>
      <w:commentRangeEnd w:id="2"/>
      <w:r>
        <w:rPr>
          <w:rStyle w:val="CommentReference"/>
          <w:rFonts w:ascii="Times New Roman" w:eastAsia="Times New Roman" w:hAnsi="Times New Roman" w:cs="Times New Roman"/>
          <w:color w:val="000000" w:themeColor="text1"/>
          <w:sz w:val="24"/>
          <w:szCs w:val="24"/>
          <w:lang w:val="en-CA"/>
        </w:rPr>
        <w:commentReference w:id="2"/>
      </w:r>
      <w:r w:rsidR="00504673">
        <w:rPr>
          <w:rFonts w:ascii="Times New Roman" w:eastAsia="Times New Roman" w:hAnsi="Times New Roman" w:cs="Times New Roman"/>
          <w:color w:val="000000" w:themeColor="text1"/>
          <w:lang w:val="en-CA"/>
        </w:rPr>
        <w:t>.</w:t>
      </w:r>
    </w:p>
    <w:p w14:paraId="7D22C173" w14:textId="77777777" w:rsidR="003D1DCE" w:rsidRPr="00B05921" w:rsidRDefault="003D1DCE" w:rsidP="00753993">
      <w:pPr>
        <w:spacing w:line="276" w:lineRule="auto"/>
        <w:jc w:val="both"/>
        <w:rPr>
          <w:rFonts w:ascii="Times New Roman" w:eastAsia="Times New Roman" w:hAnsi="Times New Roman" w:cs="Times New Roman"/>
          <w:color w:val="000000" w:themeColor="text1"/>
          <w:lang w:val="en-CA"/>
        </w:rPr>
      </w:pPr>
      <w:commentRangeStart w:id="3"/>
    </w:p>
    <w:p w14:paraId="6E7F84EF" w14:textId="28DE31EA" w:rsidR="00504673" w:rsidRPr="00504673" w:rsidRDefault="00504673" w:rsidP="00504673">
      <w:pPr>
        <w:pStyle w:val="ListParagraph"/>
        <w:numPr>
          <w:ilvl w:val="2"/>
          <w:numId w:val="2"/>
        </w:num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Validation of aldosterone EIA for gray whale blubber</w:t>
      </w:r>
    </w:p>
    <w:p w14:paraId="39252ED2" w14:textId="77777777" w:rsidR="00504673" w:rsidRDefault="00504673" w:rsidP="00753993">
      <w:pPr>
        <w:spacing w:line="276" w:lineRule="auto"/>
        <w:jc w:val="both"/>
        <w:rPr>
          <w:rFonts w:ascii="Times New Roman" w:eastAsia="Times New Roman" w:hAnsi="Times New Roman" w:cs="Times New Roman"/>
          <w:color w:val="000000" w:themeColor="text1"/>
          <w:lang w:val="en-CA"/>
        </w:rPr>
      </w:pPr>
    </w:p>
    <w:p w14:paraId="6281EE5A" w14:textId="77777777" w:rsidR="00504673" w:rsidRDefault="00504673" w:rsidP="00504673">
      <w:pPr>
        <w:spacing w:line="276" w:lineRule="auto"/>
        <w:ind w:firstLine="360"/>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 xml:space="preserve">Analytical validation for aldosterone </w:t>
      </w:r>
      <w:r>
        <w:rPr>
          <w:rFonts w:ascii="Times New Roman" w:eastAsia="Times New Roman" w:hAnsi="Times New Roman" w:cs="Times New Roman"/>
          <w:color w:val="000000" w:themeColor="text1"/>
          <w:lang w:val="en-CA"/>
        </w:rPr>
        <w:t xml:space="preserve">was performed </w:t>
      </w:r>
      <w:r w:rsidRPr="00B05921">
        <w:rPr>
          <w:rFonts w:ascii="Times New Roman" w:eastAsia="Times New Roman" w:hAnsi="Times New Roman" w:cs="Times New Roman"/>
          <w:color w:val="000000" w:themeColor="text1"/>
          <w:lang w:val="en-CA"/>
        </w:rPr>
        <w:t xml:space="preserve">testing pools </w:t>
      </w:r>
      <w:r>
        <w:rPr>
          <w:rFonts w:ascii="Times New Roman" w:eastAsia="Times New Roman" w:hAnsi="Times New Roman" w:cs="Times New Roman"/>
          <w:color w:val="000000" w:themeColor="text1"/>
          <w:lang w:val="en-CA"/>
        </w:rPr>
        <w:t xml:space="preserve">of extract from </w:t>
      </w:r>
      <w:r w:rsidRPr="00B05921">
        <w:rPr>
          <w:rFonts w:ascii="Times New Roman" w:eastAsia="Times New Roman" w:hAnsi="Times New Roman" w:cs="Times New Roman"/>
          <w:color w:val="000000" w:themeColor="text1"/>
          <w:lang w:val="en-CA"/>
        </w:rPr>
        <w:t xml:space="preserve">males </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n=8</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xml:space="preserve"> and females </w:t>
      </w:r>
      <w:r>
        <w:rPr>
          <w:rFonts w:ascii="Times New Roman" w:eastAsia="Times New Roman" w:hAnsi="Times New Roman" w:cs="Times New Roman"/>
          <w:color w:val="000000" w:themeColor="text1"/>
          <w:lang w:val="en-CA"/>
        </w:rPr>
        <w:t>(</w:t>
      </w:r>
      <w:r w:rsidRPr="00B05921">
        <w:rPr>
          <w:rFonts w:ascii="Times New Roman" w:eastAsia="Times New Roman" w:hAnsi="Times New Roman" w:cs="Times New Roman"/>
          <w:color w:val="000000" w:themeColor="text1"/>
          <w:lang w:val="en-CA"/>
        </w:rPr>
        <w:t xml:space="preserve">n=8) for parallelism and accuracy. To test for parallelism, each pool was serially diluted (1:1, 1:2, 1:4, 1:8, 1:16 and 1:32) and tested for parallel displacement with the standard curve. This step is used to </w:t>
      </w:r>
      <w:r w:rsidRPr="00B05921">
        <w:rPr>
          <w:rFonts w:ascii="Times New Roman" w:hAnsi="Times New Roman" w:cs="Times New Roman"/>
          <w:color w:val="000000" w:themeColor="text1"/>
          <w:lang w:val="en-CA"/>
        </w:rPr>
        <w:t>confirm that the assay antibody can reliably bind the antigen throughout the range of the standard curve.</w:t>
      </w:r>
      <w:r w:rsidRPr="00B05921">
        <w:rPr>
          <w:rFonts w:ascii="Times New Roman" w:eastAsia="Times New Roman" w:hAnsi="Times New Roman" w:cs="Times New Roman"/>
          <w:color w:val="000000" w:themeColor="text1"/>
          <w:lang w:val="en-CA"/>
        </w:rPr>
        <w:t xml:space="preserve"> It also indicates at what dilution hormone concentration shows to 50% binding. Parallelism was assessed both visually and using a t-test to determine statistical differences in slopes, with lack of significance supporting parallelism. The accuracy test is used to determine if any other compounds in the extracts are interfering with the antigen-antibody binding of the assay, testing how well the measured concentrations corresponded to added concentrations of each hormone. For this step, an equal volume of each pool was spiked with each standard, the recovered mass was graphed against the added mass and it was tested for linearity. Linearity is met when a linear slope close to 1.0 (acceptable range: 0.7 – 1.3) is achieved</w:t>
      </w:r>
      <w:r w:rsidRPr="00B05921">
        <w:rPr>
          <w:rFonts w:ascii="Times New Roman" w:hAnsi="Times New Roman" w:cs="Times New Roman"/>
          <w:noProof/>
          <w:color w:val="000000" w:themeColor="text1"/>
          <w:lang w:val="en-CA"/>
        </w:rPr>
        <w:t xml:space="preserve"> </w:t>
      </w:r>
      <w:r w:rsidRPr="00B05921">
        <w:rPr>
          <w:rFonts w:ascii="Times New Roman" w:hAnsi="Times New Roman" w:cs="Times New Roman"/>
          <w:noProof/>
          <w:color w:val="000000" w:themeColor="text1"/>
          <w:lang w:val="en-CA"/>
        </w:rPr>
        <w:fldChar w:fldCharType="begin" w:fldLock="1"/>
      </w:r>
      <w:r w:rsidRPr="00B05921">
        <w:rPr>
          <w:rFonts w:ascii="Times New Roman" w:hAnsi="Times New Roman" w:cs="Times New Roman"/>
          <w:noProof/>
          <w:color w:val="000000" w:themeColor="text1"/>
          <w:lang w:val="en-CA"/>
        </w:rPr>
        <w:instrText>ADDIN CSL_CITATION {"citationItems":[{"id":"ITEM-1","itemData":{"DOI":"10.1093/conphys/cox061","ISBN":"1557-7023","ISSN":"2051-1434","PMID":"29230292","abstract":"Recent studies have demonstrated that some hormones are present in baleen powder from bowhead (Balaena mysticetus)and North Atlantic right (Eubalaena glacialis) whales. To test the potential generalizability of this technique for studies of stress and reproduction in large whales, we sought to determine whether all major classes of steroid and thyroid hormones are detectable in baleen, and whether these hormones are detectable in other mysticetes. Powdered baleen samples were recovered from single specimens of North Atlantic right, bowhead, blue (Balaenoptera[B.]musculus), sei (B. borealis), minke (B. acutorostrata), fin (B. physalus), humpback (Megaptera novaeangliae) and gray (Eschrichtius robustus) whales. Hormones were extracted with a methanol vortex method, after which we tested all species with commercial enzyme immunoassays (EIAs, Arbor Assays) for progesterone, testosterone, 17β-estradiol, cortisol, corticosterone, aldosterone, thyroxine and tri-iodothyronine, representing a wide array of steroid and thyroid hormones of interest for whale physiology research. In total, 64 parallelism tests (8 species × 8 hormones) were evaluated to verify good binding affinity of the assay antibodies to hormones in baleen. We also tested assay accuracy, although available sample volume limited this test to progesterone, testosterone and cortisol. All tested hormones were detectable in baleen powder of all species, and all assays passed parallelism and accuracy tests. Although only single individuals were tested, the consistent detectability of all hormones in all species indicates that baleen hormone analysis is likely applicable to a broad range of mysticetes, and that the EIA kits tested here perform well with baleen extract. Quantification of hormones in baleen may be a suitable technique with which to explore questions that have historically been difficult to address in large whales, including pregnancy and inter-calving interval, age of sexual maturation, timing and duration of seasonal reproductive cycles, adrenal physiology and metabolic rate.","author":[{"dropping-particle":"","family":"Hunt","given":"K. E.","non-dropping-particle":"","parse-names":false,"suffix":""},{"dropping-particle":"","family":"Lysiak","given":"Nadine S","non-dropping-particle":"","parse-names":false,"suffix":""},{"dropping-particle":"","family":"Robbins","given":"Jooke","non-dropping-particle":"","parse-names":false,"suffix":""},{"dropping-particle":"","family":"Moore","given":"Michael J","non-dropping-particle":"","parse-names":false,"suffix":""},{"dropping-particle":"","family":"Seton","given":"Rosemary E","non-dropping-particle":"","parse-names":false,"suffix":""},{"dropping-particle":"","family":"Torres","given":"Leigh","non-dropping-particle":"","parse-names":false,"suffix":""},{"dropping-particle":"","family":"Buck","given":"C Loren","non-dropping-particle":"","parse-names":false,"suffix":""}],"container-title":"Conservation Physiology","id":"ITEM-1","issue":"1","issued":{"date-parts":[["2017"]]},"page":"1-14","title":"Multiple steroid and thyroid hormones detected in baleen from eight whale species","type":"article-journal","volume":"5"},"uris":["http://www.mendeley.com/documents/?uuid=277064f7-c6e6-4b23-a66c-6a4b209b04d4"]}],"mendeley":{"formattedCitation":"(Hunt et al., 2017b)","plainTextFormattedCitation":"(Hunt et al., 2017b)","previouslyFormattedCitation":"(Hunt et al., 2017b)"},"properties":{"noteIndex":0},"schema":"https://github.com/citation-style-language/schema/raw/master/csl-citation.json"}</w:instrText>
      </w:r>
      <w:r w:rsidRPr="00B05921">
        <w:rPr>
          <w:rFonts w:ascii="Times New Roman" w:hAnsi="Times New Roman" w:cs="Times New Roman"/>
          <w:noProof/>
          <w:color w:val="000000" w:themeColor="text1"/>
          <w:lang w:val="en-CA"/>
        </w:rPr>
        <w:fldChar w:fldCharType="separate"/>
      </w:r>
      <w:r w:rsidRPr="00B05921">
        <w:rPr>
          <w:rFonts w:ascii="Times New Roman" w:hAnsi="Times New Roman" w:cs="Times New Roman"/>
          <w:noProof/>
          <w:color w:val="000000" w:themeColor="text1"/>
          <w:lang w:val="en-CA"/>
        </w:rPr>
        <w:t>(Hunt et al., 2017b)</w:t>
      </w:r>
      <w:r w:rsidRPr="00B05921">
        <w:rPr>
          <w:rFonts w:ascii="Times New Roman" w:hAnsi="Times New Roman" w:cs="Times New Roman"/>
          <w:noProof/>
          <w:color w:val="000000" w:themeColor="text1"/>
          <w:lang w:val="en-CA"/>
        </w:rPr>
        <w:fldChar w:fldCharType="end"/>
      </w:r>
      <w:r w:rsidRPr="00B05921">
        <w:rPr>
          <w:rFonts w:ascii="Times New Roman" w:eastAsia="Times New Roman" w:hAnsi="Times New Roman" w:cs="Times New Roman"/>
          <w:color w:val="000000" w:themeColor="text1"/>
          <w:lang w:val="en-CA"/>
        </w:rPr>
        <w:t xml:space="preserve">. Samples were run in duplicate, at dilutions displacing around the 50% binding based on parallelism test. </w:t>
      </w:r>
    </w:p>
    <w:p w14:paraId="2DA1D826" w14:textId="77777777" w:rsidR="00504673" w:rsidRDefault="00504673" w:rsidP="00504673">
      <w:pPr>
        <w:spacing w:line="276" w:lineRule="auto"/>
        <w:jc w:val="both"/>
        <w:rPr>
          <w:rFonts w:ascii="Times New Roman" w:eastAsia="Times New Roman" w:hAnsi="Times New Roman" w:cs="Times New Roman"/>
          <w:color w:val="000000" w:themeColor="text1"/>
          <w:lang w:val="en-CA"/>
        </w:rPr>
      </w:pPr>
    </w:p>
    <w:p w14:paraId="626D4E23" w14:textId="7596E6E7" w:rsidR="003D1DCE" w:rsidRPr="003D1DCE" w:rsidRDefault="00D26762" w:rsidP="00753993">
      <w:p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Biological validation for aldosterone. In burgess et al. fecal aldosterone showed generally elevated concentrations in adult males and pregnant females. Because our dataset did not include any pregnant or </w:t>
      </w:r>
      <w:r w:rsidRPr="00D26762">
        <w:rPr>
          <w:rFonts w:ascii="Times New Roman" w:eastAsia="Times New Roman" w:hAnsi="Times New Roman" w:cs="Times New Roman"/>
          <w:color w:val="000000" w:themeColor="text1"/>
          <w:highlight w:val="yellow"/>
          <w:lang w:val="en-CA"/>
        </w:rPr>
        <w:t>potentially lactating</w:t>
      </w:r>
      <w:r>
        <w:rPr>
          <w:rFonts w:ascii="Times New Roman" w:eastAsia="Times New Roman" w:hAnsi="Times New Roman" w:cs="Times New Roman"/>
          <w:color w:val="000000" w:themeColor="text1"/>
          <w:lang w:val="en-CA"/>
        </w:rPr>
        <w:t xml:space="preserve"> females, biological validation for aldosterone was carried our comparing concentrations concentrations between mature and immature individuals.</w:t>
      </w:r>
      <w:commentRangeEnd w:id="3"/>
      <w:r w:rsidR="00163941" w:rsidRPr="003D1DCE">
        <w:rPr>
          <w:rStyle w:val="CommentReference"/>
          <w:rFonts w:ascii="Times New Roman" w:eastAsia="Times New Roman" w:hAnsi="Times New Roman" w:cs="Times New Roman"/>
          <w:color w:val="000000" w:themeColor="text1"/>
          <w:sz w:val="24"/>
          <w:szCs w:val="24"/>
          <w:lang w:val="en-CA"/>
        </w:rPr>
        <w:commentReference w:id="3"/>
      </w:r>
    </w:p>
    <w:p w14:paraId="331A1442" w14:textId="0C893754" w:rsidR="00B05921" w:rsidRDefault="00B05921" w:rsidP="00753993">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Lipid extraction and measurement</w:t>
      </w:r>
    </w:p>
    <w:p w14:paraId="2E3B87AE" w14:textId="7ADD387B" w:rsidR="003D1DCE" w:rsidRPr="003D1DCE" w:rsidRDefault="003D1DCE" w:rsidP="00753993">
      <w:p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TBD</w:t>
      </w:r>
    </w:p>
    <w:p w14:paraId="70A6A592" w14:textId="50C432F9" w:rsidR="00147CC0" w:rsidRPr="00147CC0" w:rsidRDefault="00B05921" w:rsidP="00147CC0">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Statistical Analysis</w:t>
      </w:r>
    </w:p>
    <w:p w14:paraId="514607CA" w14:textId="544E7D6B" w:rsidR="00CF27F6" w:rsidRPr="005D54FB" w:rsidRDefault="00284619" w:rsidP="00753993">
      <w:pPr>
        <w:pStyle w:val="ListParagraph"/>
        <w:numPr>
          <w:ilvl w:val="2"/>
          <w:numId w:val="2"/>
        </w:numPr>
        <w:spacing w:line="276" w:lineRule="auto"/>
        <w:jc w:val="both"/>
        <w:rPr>
          <w:rFonts w:ascii="Times New Roman" w:eastAsia="Times New Roman" w:hAnsi="Times New Roman" w:cs="Times New Roman"/>
          <w:b/>
          <w:bCs/>
          <w:i/>
          <w:iCs/>
          <w:color w:val="000000" w:themeColor="text1"/>
          <w:lang w:val="en-CA"/>
        </w:rPr>
      </w:pPr>
      <w:r w:rsidRPr="005D54FB">
        <w:rPr>
          <w:rFonts w:ascii="Times New Roman" w:eastAsia="Times New Roman" w:hAnsi="Times New Roman" w:cs="Times New Roman"/>
          <w:b/>
          <w:bCs/>
          <w:i/>
          <w:iCs/>
          <w:color w:val="000000" w:themeColor="text1"/>
          <w:lang w:val="en-CA"/>
        </w:rPr>
        <w:t xml:space="preserve">Analysis of </w:t>
      </w:r>
      <w:r w:rsidR="003D1DCE" w:rsidRPr="005D54FB">
        <w:rPr>
          <w:rFonts w:ascii="Times New Roman" w:eastAsia="Times New Roman" w:hAnsi="Times New Roman" w:cs="Times New Roman"/>
          <w:b/>
          <w:bCs/>
          <w:i/>
          <w:iCs/>
          <w:color w:val="000000" w:themeColor="text1"/>
          <w:lang w:val="en-CA"/>
        </w:rPr>
        <w:t xml:space="preserve">hormone </w:t>
      </w:r>
      <w:r w:rsidRPr="005D54FB">
        <w:rPr>
          <w:rFonts w:ascii="Times New Roman" w:eastAsia="Times New Roman" w:hAnsi="Times New Roman" w:cs="Times New Roman"/>
          <w:b/>
          <w:bCs/>
          <w:i/>
          <w:iCs/>
          <w:color w:val="000000" w:themeColor="text1"/>
          <w:lang w:val="en-CA"/>
        </w:rPr>
        <w:t>concentrations across blubber depth</w:t>
      </w:r>
      <w:r w:rsidRPr="005D54FB">
        <w:rPr>
          <w:rFonts w:ascii="Times New Roman" w:eastAsia="Times New Roman" w:hAnsi="Times New Roman" w:cs="Times New Roman"/>
          <w:b/>
          <w:bCs/>
          <w:color w:val="000000" w:themeColor="text1"/>
          <w:lang w:val="en-CA"/>
        </w:rPr>
        <w:t xml:space="preserve">. </w:t>
      </w:r>
    </w:p>
    <w:p w14:paraId="5581B1EB" w14:textId="768B18DF" w:rsidR="00D62E80" w:rsidRDefault="00D62E80" w:rsidP="00753993">
      <w:pPr>
        <w:spacing w:line="276" w:lineRule="auto"/>
        <w:jc w:val="both"/>
        <w:rPr>
          <w:rFonts w:ascii="Times New Roman" w:eastAsia="Times New Roman" w:hAnsi="Times New Roman" w:cs="Times New Roman"/>
          <w:color w:val="000000" w:themeColor="text1"/>
          <w:lang w:val="en-CA"/>
        </w:rPr>
      </w:pPr>
      <w:r w:rsidRPr="00B05921">
        <w:rPr>
          <w:rFonts w:ascii="Times New Roman" w:eastAsia="Times New Roman" w:hAnsi="Times New Roman" w:cs="Times New Roman"/>
          <w:color w:val="000000" w:themeColor="text1"/>
          <w:lang w:val="en-CA"/>
        </w:rPr>
        <w:t>The final datasets consisted of 19 individuals for cortisol, of which 17 had values across all three blubber depths; 16 individuals for corticosterone with values of all blubber depths; 12 individuals for aldosterone, with 10 with values across all three categories of blubber depth. Exploratory data analysis indicated that hormone concentrations did not</w:t>
      </w:r>
      <w:r>
        <w:rPr>
          <w:rFonts w:ascii="Times New Roman" w:eastAsia="Times New Roman" w:hAnsi="Times New Roman" w:cs="Times New Roman"/>
          <w:color w:val="000000" w:themeColor="text1"/>
          <w:lang w:val="en-CA"/>
        </w:rPr>
        <w:t xml:space="preserve"> meet</w:t>
      </w:r>
      <w:r w:rsidRPr="00B05921">
        <w:rPr>
          <w:rFonts w:ascii="Times New Roman" w:eastAsia="Times New Roman" w:hAnsi="Times New Roman" w:cs="Times New Roman"/>
          <w:color w:val="000000" w:themeColor="text1"/>
          <w:lang w:val="en-CA"/>
        </w:rPr>
        <w:t xml:space="preserve"> the requirement for parametric test. </w:t>
      </w:r>
      <w:r>
        <w:rPr>
          <w:rFonts w:ascii="Times New Roman" w:eastAsia="Times New Roman" w:hAnsi="Times New Roman" w:cs="Times New Roman"/>
          <w:color w:val="000000" w:themeColor="text1"/>
          <w:lang w:val="en-CA"/>
        </w:rPr>
        <w:lastRenderedPageBreak/>
        <w:t xml:space="preserve">Additionally, person correlation test indicated corticosterone to be positive correlated with cortisol (r = 0.49) and aldosterone (r= 0.65). </w:t>
      </w:r>
    </w:p>
    <w:p w14:paraId="6B936DCB" w14:textId="059D9B4E" w:rsidR="00D62E80" w:rsidRPr="00B05921" w:rsidRDefault="00D62E80" w:rsidP="00753993">
      <w:p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To determine the effect of blubber depth on hormone concentrations and lipid content, g</w:t>
      </w:r>
      <w:r w:rsidRPr="00B05921">
        <w:rPr>
          <w:rFonts w:ascii="Times New Roman" w:eastAsia="Times New Roman" w:hAnsi="Times New Roman" w:cs="Times New Roman"/>
          <w:color w:val="000000" w:themeColor="text1"/>
          <w:lang w:val="en-CA"/>
        </w:rPr>
        <w:t xml:space="preserve">eneralized mixed effects models (function </w:t>
      </w:r>
      <w:r w:rsidRPr="00B05921">
        <w:rPr>
          <w:rFonts w:ascii="Times New Roman" w:eastAsia="Times New Roman" w:hAnsi="Times New Roman" w:cs="Times New Roman"/>
          <w:i/>
          <w:iCs/>
          <w:color w:val="000000" w:themeColor="text1"/>
          <w:lang w:val="en-CA"/>
        </w:rPr>
        <w:t xml:space="preserve">lmer </w:t>
      </w:r>
      <w:r w:rsidRPr="00B05921">
        <w:rPr>
          <w:rFonts w:ascii="Times New Roman" w:eastAsia="Times New Roman" w:hAnsi="Times New Roman" w:cs="Times New Roman"/>
          <w:color w:val="000000" w:themeColor="text1"/>
          <w:lang w:val="en-CA"/>
        </w:rPr>
        <w:t xml:space="preserve">in package </w:t>
      </w:r>
      <w:r w:rsidRPr="00B05921">
        <w:rPr>
          <w:rFonts w:ascii="Times New Roman" w:eastAsia="Times New Roman" w:hAnsi="Times New Roman" w:cs="Times New Roman"/>
          <w:i/>
          <w:iCs/>
          <w:color w:val="000000" w:themeColor="text1"/>
          <w:lang w:val="en-CA"/>
        </w:rPr>
        <w:t>lme4</w:t>
      </w:r>
      <w:r w:rsidRPr="00B05921">
        <w:rPr>
          <w:rFonts w:ascii="Times New Roman" w:eastAsia="Times New Roman" w:hAnsi="Times New Roman" w:cs="Times New Roman"/>
          <w:color w:val="000000" w:themeColor="text1"/>
          <w:lang w:val="en-CA"/>
        </w:rPr>
        <w:t xml:space="preserve"> CIT) were</w:t>
      </w:r>
      <w:r>
        <w:rPr>
          <w:rFonts w:ascii="Times New Roman" w:eastAsia="Times New Roman" w:hAnsi="Times New Roman" w:cs="Times New Roman"/>
          <w:color w:val="000000" w:themeColor="text1"/>
          <w:lang w:val="en-CA"/>
        </w:rPr>
        <w:t xml:space="preserve"> developed with blubber depth as fixed factors and </w:t>
      </w:r>
      <w:r w:rsidRPr="00B05921">
        <w:rPr>
          <w:rFonts w:ascii="Times New Roman" w:eastAsia="Times New Roman" w:hAnsi="Times New Roman" w:cs="Times New Roman"/>
          <w:color w:val="000000" w:themeColor="text1"/>
          <w:lang w:val="en-CA"/>
        </w:rPr>
        <w:t>whale ID as a random factor. The model was then compared to the null model using the Akaike Index Criterion for small sample size (AICc). The model with the lowest AICc was considered the best option. A post-hoc test comparing Estimated marginalized means (EMM) was applied to determine if there was any statistical difference in hormones concentrations and lipid content across blubber depth</w:t>
      </w:r>
      <w:r>
        <w:rPr>
          <w:rFonts w:ascii="Times New Roman" w:eastAsia="Times New Roman" w:hAnsi="Times New Roman" w:cs="Times New Roman"/>
          <w:color w:val="000000" w:themeColor="text1"/>
          <w:lang w:val="en-CA"/>
        </w:rPr>
        <w:t xml:space="preserve"> (</w:t>
      </w:r>
      <w:r>
        <w:rPr>
          <w:rFonts w:ascii="Times New Roman" w:eastAsia="Times New Roman" w:hAnsi="Times New Roman" w:cs="Times New Roman"/>
          <w:i/>
          <w:iCs/>
          <w:color w:val="000000" w:themeColor="text1"/>
          <w:lang w:val="en-CA"/>
        </w:rPr>
        <w:t>emmeans</w:t>
      </w:r>
      <w:r>
        <w:rPr>
          <w:rFonts w:ascii="Times New Roman" w:eastAsia="Times New Roman" w:hAnsi="Times New Roman" w:cs="Times New Roman"/>
          <w:color w:val="000000" w:themeColor="text1"/>
          <w:lang w:val="en-CA"/>
        </w:rPr>
        <w:t>).</w:t>
      </w:r>
    </w:p>
    <w:p w14:paraId="03D8060E" w14:textId="78710481" w:rsidR="00D62E80" w:rsidRDefault="00D62E80" w:rsidP="00753993">
      <w:pPr>
        <w:spacing w:line="276" w:lineRule="auto"/>
        <w:jc w:val="both"/>
        <w:rPr>
          <w:rFonts w:ascii="Times New Roman" w:hAnsi="Times New Roman" w:cs="Times New Roman"/>
          <w:color w:val="000000" w:themeColor="text1"/>
          <w:lang w:val="en-CA"/>
        </w:rPr>
      </w:pPr>
      <w:r w:rsidRPr="00B05921">
        <w:rPr>
          <w:rFonts w:ascii="Times New Roman" w:hAnsi="Times New Roman" w:cs="Times New Roman"/>
          <w:color w:val="000000" w:themeColor="text1"/>
          <w:lang w:val="en-CA"/>
        </w:rPr>
        <w:t xml:space="preserve">All statistical and graphical analyses were conducted using the software R v.3.5.2 </w:t>
      </w:r>
      <w:r w:rsidRPr="00B05921">
        <w:rPr>
          <w:rFonts w:ascii="Times New Roman" w:hAnsi="Times New Roman" w:cs="Times New Roman"/>
          <w:color w:val="000000" w:themeColor="text1"/>
          <w:lang w:val="en-CA"/>
        </w:rPr>
        <w:fldChar w:fldCharType="begin" w:fldLock="1"/>
      </w:r>
      <w:r w:rsidRPr="00B05921">
        <w:rPr>
          <w:rFonts w:ascii="Times New Roman" w:hAnsi="Times New Roman" w:cs="Times New Roman"/>
          <w:color w:val="000000" w:themeColor="text1"/>
          <w:lang w:val="en-CA"/>
        </w:rPr>
        <w:instrText>ADDIN CSL_CITATION {"citationItems":[{"id":"ITEM-1","itemData":{"author":[{"dropping-particle":"","family":"R Core Team","given":"","non-dropping-particle":"","parse-names":false,"suffix":""}],"id":"ITEM-1","issued":{"date-parts":[["2020"]]},"publisher":"R Foundation for Statistical Computing","publisher-place":"Vienna, Austria","title":"R: A Language and Environment for Statistical Computing","type":"article"},"uris":["http://www.mendeley.com/documents/?uuid=41e7b6b5-1c09-4cfc-86f3-903491c40567"]}],"mendeley":{"formattedCitation":"(R Core Team, 2020)","plainTextFormattedCitation":"(R Core Team, 2020)","previouslyFormattedCitation":"(R Core Team, 2020)"},"properties":{"noteIndex":0},"schema":"https://github.com/citation-style-language/schema/raw/master/csl-citation.json"}</w:instrText>
      </w:r>
      <w:r w:rsidRPr="00B05921">
        <w:rPr>
          <w:rFonts w:ascii="Times New Roman" w:hAnsi="Times New Roman" w:cs="Times New Roman"/>
          <w:color w:val="000000" w:themeColor="text1"/>
          <w:lang w:val="en-CA"/>
        </w:rPr>
        <w:fldChar w:fldCharType="separate"/>
      </w:r>
      <w:r w:rsidRPr="00B05921">
        <w:rPr>
          <w:rFonts w:ascii="Times New Roman" w:hAnsi="Times New Roman" w:cs="Times New Roman"/>
          <w:noProof/>
          <w:color w:val="000000" w:themeColor="text1"/>
          <w:lang w:val="en-CA"/>
        </w:rPr>
        <w:t>(R Core Team, 2020)</w:t>
      </w:r>
      <w:r w:rsidRPr="00B05921">
        <w:rPr>
          <w:rFonts w:ascii="Times New Roman" w:hAnsi="Times New Roman" w:cs="Times New Roman"/>
          <w:color w:val="000000" w:themeColor="text1"/>
          <w:lang w:val="en-CA"/>
        </w:rPr>
        <w:fldChar w:fldCharType="end"/>
      </w:r>
      <w:r w:rsidRPr="00B05921">
        <w:rPr>
          <w:rFonts w:ascii="Times New Roman" w:hAnsi="Times New Roman" w:cs="Times New Roman"/>
          <w:color w:val="000000" w:themeColor="text1"/>
          <w:lang w:val="en-CA"/>
        </w:rPr>
        <w:t xml:space="preserve">. </w:t>
      </w:r>
    </w:p>
    <w:p w14:paraId="24891630" w14:textId="77777777" w:rsidR="00D62E80" w:rsidRPr="00D62E80" w:rsidRDefault="00D62E80" w:rsidP="00753993">
      <w:pPr>
        <w:spacing w:line="276" w:lineRule="auto"/>
        <w:jc w:val="both"/>
        <w:rPr>
          <w:rFonts w:ascii="Times New Roman" w:hAnsi="Times New Roman" w:cs="Times New Roman"/>
          <w:color w:val="000000" w:themeColor="text1"/>
          <w:lang w:val="en-CA"/>
        </w:rPr>
      </w:pPr>
    </w:p>
    <w:p w14:paraId="41B84A19" w14:textId="5E5251B8" w:rsidR="00D62E80" w:rsidRPr="005D54FB" w:rsidRDefault="00D62E80" w:rsidP="00753993">
      <w:pPr>
        <w:pStyle w:val="ListParagraph"/>
        <w:numPr>
          <w:ilvl w:val="2"/>
          <w:numId w:val="2"/>
        </w:numPr>
        <w:spacing w:line="276" w:lineRule="auto"/>
        <w:jc w:val="both"/>
        <w:rPr>
          <w:rFonts w:ascii="Times New Roman" w:eastAsia="Times New Roman" w:hAnsi="Times New Roman" w:cs="Times New Roman"/>
          <w:b/>
          <w:bCs/>
          <w:i/>
          <w:iCs/>
          <w:color w:val="000000" w:themeColor="text1"/>
          <w:lang w:val="en-CA"/>
        </w:rPr>
      </w:pPr>
      <w:r w:rsidRPr="005D54FB">
        <w:rPr>
          <w:rFonts w:ascii="Times New Roman" w:eastAsia="Times New Roman" w:hAnsi="Times New Roman" w:cs="Times New Roman"/>
          <w:b/>
          <w:bCs/>
          <w:i/>
          <w:iCs/>
          <w:color w:val="000000" w:themeColor="text1"/>
          <w:lang w:val="en-CA"/>
        </w:rPr>
        <w:t>Analysis of hormone concentrations in relation to cause of death</w:t>
      </w:r>
      <w:r w:rsidRPr="005D54FB">
        <w:rPr>
          <w:rFonts w:ascii="Times New Roman" w:eastAsia="Times New Roman" w:hAnsi="Times New Roman" w:cs="Times New Roman"/>
          <w:b/>
          <w:bCs/>
          <w:color w:val="000000" w:themeColor="text1"/>
          <w:lang w:val="en-CA"/>
        </w:rPr>
        <w:t xml:space="preserve">. </w:t>
      </w:r>
    </w:p>
    <w:p w14:paraId="732CF1C6" w14:textId="7DE26E57" w:rsidR="00E5287E" w:rsidRDefault="00E5287E" w:rsidP="00CF27F6">
      <w:pPr>
        <w:spacing w:line="276" w:lineRule="auto"/>
        <w:jc w:val="both"/>
        <w:rPr>
          <w:rFonts w:ascii="Times New Roman" w:eastAsia="Times New Roman" w:hAnsi="Times New Roman" w:cs="Times New Roman"/>
          <w:color w:val="000000" w:themeColor="text1"/>
          <w:lang w:val="en-CA"/>
        </w:rPr>
      </w:pPr>
      <w:r>
        <w:rPr>
          <w:rFonts w:ascii="Times New Roman" w:eastAsia="Times New Roman" w:hAnsi="Times New Roman" w:cs="Times New Roman"/>
          <w:color w:val="000000" w:themeColor="text1"/>
          <w:lang w:val="en-CA"/>
        </w:rPr>
        <w:t xml:space="preserve">Cortisol concentrations were detected in 34 samples, of these two were identified as outliers with concentrations higher than 20 ng/g. </w:t>
      </w:r>
      <w:r w:rsidR="004F5793">
        <w:rPr>
          <w:rFonts w:ascii="Times New Roman" w:eastAsia="Times New Roman" w:hAnsi="Times New Roman" w:cs="Times New Roman"/>
          <w:color w:val="000000" w:themeColor="text1"/>
          <w:lang w:val="en-CA"/>
        </w:rPr>
        <w:t>Because hormone concentrations in relation to COD did not meet normality requirements (using Shapiro Wilk test on residuals), a non-parametric test for analysis of variance (Kruskall-Wallis) was used to test for significant differences. For cortisol two outliers with concentrations &gt; 20 ng/g were identified</w:t>
      </w:r>
      <w:r w:rsidR="00622321">
        <w:rPr>
          <w:rFonts w:ascii="Times New Roman" w:eastAsia="Times New Roman" w:hAnsi="Times New Roman" w:cs="Times New Roman"/>
          <w:color w:val="000000" w:themeColor="text1"/>
          <w:lang w:val="en-CA"/>
        </w:rPr>
        <w:t>. Test was performed with and without outliers. For both</w:t>
      </w:r>
      <w:r w:rsidR="004F5793">
        <w:rPr>
          <w:rFonts w:ascii="Times New Roman" w:eastAsia="Times New Roman" w:hAnsi="Times New Roman" w:cs="Times New Roman"/>
          <w:color w:val="000000" w:themeColor="text1"/>
          <w:lang w:val="en-CA"/>
        </w:rPr>
        <w:t xml:space="preserve"> </w:t>
      </w:r>
      <w:r w:rsidR="00622321">
        <w:rPr>
          <w:rFonts w:ascii="Times New Roman" w:eastAsia="Times New Roman" w:hAnsi="Times New Roman" w:cs="Times New Roman"/>
          <w:color w:val="000000" w:themeColor="text1"/>
          <w:lang w:val="en-CA"/>
        </w:rPr>
        <w:t>corticosterone and</w:t>
      </w:r>
      <w:r w:rsidR="004F5793">
        <w:rPr>
          <w:rFonts w:ascii="Times New Roman" w:eastAsia="Times New Roman" w:hAnsi="Times New Roman" w:cs="Times New Roman"/>
          <w:color w:val="000000" w:themeColor="text1"/>
          <w:lang w:val="en-CA"/>
        </w:rPr>
        <w:t xml:space="preserve"> aldosterone</w:t>
      </w:r>
      <w:r w:rsidR="00622321">
        <w:rPr>
          <w:rFonts w:ascii="Times New Roman" w:eastAsia="Times New Roman" w:hAnsi="Times New Roman" w:cs="Times New Roman"/>
          <w:color w:val="000000" w:themeColor="text1"/>
          <w:lang w:val="en-CA"/>
        </w:rPr>
        <w:t xml:space="preserve"> datasets, one outlier for each hormone was identified and removed from the analysis</w:t>
      </w:r>
      <w:r w:rsidR="004F5793">
        <w:rPr>
          <w:rFonts w:ascii="Times New Roman" w:eastAsia="Times New Roman" w:hAnsi="Times New Roman" w:cs="Times New Roman"/>
          <w:color w:val="000000" w:themeColor="text1"/>
          <w:lang w:val="en-CA"/>
        </w:rPr>
        <w:t xml:space="preserve">. </w:t>
      </w:r>
    </w:p>
    <w:p w14:paraId="7CE0B16A" w14:textId="77777777" w:rsidR="00E5287E" w:rsidRPr="00CF27F6" w:rsidRDefault="00E5287E" w:rsidP="00CF27F6">
      <w:pPr>
        <w:spacing w:line="276" w:lineRule="auto"/>
        <w:jc w:val="both"/>
        <w:rPr>
          <w:rFonts w:ascii="Times New Roman" w:eastAsia="Times New Roman" w:hAnsi="Times New Roman" w:cs="Times New Roman"/>
          <w:color w:val="000000" w:themeColor="text1"/>
          <w:lang w:val="en-CA"/>
        </w:rPr>
      </w:pPr>
    </w:p>
    <w:p w14:paraId="68A19927" w14:textId="77777777" w:rsidR="00D62E80" w:rsidRPr="005D54FB" w:rsidRDefault="00D62E80" w:rsidP="00753993">
      <w:pPr>
        <w:pStyle w:val="ListParagraph"/>
        <w:numPr>
          <w:ilvl w:val="2"/>
          <w:numId w:val="2"/>
        </w:numPr>
        <w:spacing w:line="276" w:lineRule="auto"/>
        <w:jc w:val="both"/>
        <w:rPr>
          <w:rFonts w:ascii="Times New Roman" w:eastAsia="Times New Roman" w:hAnsi="Times New Roman" w:cs="Times New Roman"/>
          <w:b/>
          <w:bCs/>
          <w:i/>
          <w:iCs/>
          <w:color w:val="000000" w:themeColor="text1"/>
          <w:lang w:val="en-CA"/>
        </w:rPr>
      </w:pPr>
      <w:r w:rsidRPr="005D54FB">
        <w:rPr>
          <w:rFonts w:ascii="Times New Roman" w:eastAsia="Times New Roman" w:hAnsi="Times New Roman" w:cs="Times New Roman"/>
          <w:b/>
          <w:bCs/>
          <w:i/>
          <w:iCs/>
          <w:color w:val="000000" w:themeColor="text1"/>
          <w:lang w:val="en-CA"/>
        </w:rPr>
        <w:t>Analysis of hormone concentrations and lipid content in relation to body condition</w:t>
      </w:r>
    </w:p>
    <w:p w14:paraId="66F1043A" w14:textId="7EF2383C" w:rsidR="00F13909" w:rsidRDefault="00F13909" w:rsidP="00F13909">
      <w:pPr>
        <w:spacing w:line="276" w:lineRule="auto"/>
        <w:jc w:val="both"/>
        <w:rPr>
          <w:rFonts w:ascii="Times New Roman" w:hAnsi="Times New Roman" w:cs="Times New Roman"/>
          <w:lang w:val="en-CA"/>
        </w:rPr>
      </w:pPr>
      <w:r>
        <w:rPr>
          <w:rFonts w:ascii="Times New Roman" w:hAnsi="Times New Roman" w:cs="Times New Roman"/>
          <w:lang w:val="en-CA"/>
        </w:rPr>
        <w:t xml:space="preserve">For this analysis, only individuals with body conditions listed as GOOD, FAIR and POOR were compared. Outliers for corticosterone and aldosterone were also removed from the data. </w:t>
      </w:r>
      <w:r w:rsidR="00F77C0F">
        <w:rPr>
          <w:rFonts w:ascii="Times New Roman" w:eastAsia="Times New Roman" w:hAnsi="Times New Roman" w:cs="Times New Roman"/>
          <w:color w:val="000000" w:themeColor="text1"/>
          <w:lang w:val="en-CA"/>
        </w:rPr>
        <w:t xml:space="preserve">Because hormone concentrations in relation to COD did not meet normality requirements (using Shapiro Wilk test on residuals), a non-parametric test for analysis of variance (Kruskall-Wallis) was used to test for significant differences. </w:t>
      </w:r>
    </w:p>
    <w:p w14:paraId="356F7D8E" w14:textId="77777777" w:rsidR="00F13909" w:rsidRPr="00F13909" w:rsidRDefault="00F13909" w:rsidP="00F13909">
      <w:pPr>
        <w:spacing w:line="276" w:lineRule="auto"/>
        <w:jc w:val="both"/>
        <w:rPr>
          <w:rFonts w:ascii="Times New Roman" w:eastAsia="Times New Roman" w:hAnsi="Times New Roman" w:cs="Times New Roman"/>
          <w:b/>
          <w:bCs/>
          <w:i/>
          <w:iCs/>
          <w:color w:val="000000" w:themeColor="text1"/>
          <w:lang w:val="en-CA"/>
        </w:rPr>
      </w:pPr>
    </w:p>
    <w:p w14:paraId="330E32C8" w14:textId="01B2C325" w:rsidR="00D62E80" w:rsidRPr="00D62E80" w:rsidRDefault="005D54FB" w:rsidP="00753993">
      <w:pPr>
        <w:pStyle w:val="ListParagraph"/>
        <w:numPr>
          <w:ilvl w:val="2"/>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Analysis of hormone concentrations and lipid content in relation to age class and sex</w:t>
      </w:r>
    </w:p>
    <w:p w14:paraId="0572B371" w14:textId="77777777" w:rsidR="00346D90" w:rsidRPr="00B05921" w:rsidRDefault="006E2B1E" w:rsidP="00346D90">
      <w:pPr>
        <w:spacing w:line="276" w:lineRule="auto"/>
        <w:jc w:val="both"/>
        <w:rPr>
          <w:rFonts w:ascii="Times New Roman" w:eastAsia="Times New Roman" w:hAnsi="Times New Roman" w:cs="Times New Roman"/>
          <w:color w:val="000000" w:themeColor="text1"/>
          <w:lang w:val="en-CA"/>
        </w:rPr>
      </w:pPr>
      <w:r w:rsidRPr="006E2B1E">
        <w:rPr>
          <w:rFonts w:ascii="Times New Roman" w:hAnsi="Times New Roman" w:cs="Times New Roman"/>
          <w:lang w:val="en-CA"/>
        </w:rPr>
        <w:t xml:space="preserve">For this analysis, </w:t>
      </w:r>
      <w:r>
        <w:rPr>
          <w:rFonts w:ascii="Times New Roman" w:hAnsi="Times New Roman" w:cs="Times New Roman"/>
          <w:lang w:val="en-CA"/>
        </w:rPr>
        <w:t xml:space="preserve">the dataset was filtered to include individuals of known age class and sex. Age class was determined at the time of necropsy based on </w:t>
      </w:r>
      <w:commentRangeStart w:id="4"/>
      <w:r>
        <w:rPr>
          <w:rFonts w:ascii="Times New Roman" w:hAnsi="Times New Roman" w:cs="Times New Roman"/>
          <w:lang w:val="en-CA"/>
        </w:rPr>
        <w:t>length.</w:t>
      </w:r>
      <w:commentRangeEnd w:id="4"/>
      <w:r w:rsidRPr="006E2B1E">
        <w:rPr>
          <w:rStyle w:val="CommentReference"/>
          <w:rFonts w:ascii="Times New Roman" w:hAnsi="Times New Roman" w:cs="Times New Roman"/>
          <w:sz w:val="24"/>
          <w:szCs w:val="24"/>
          <w:lang w:val="en-CA"/>
        </w:rPr>
        <w:commentReference w:id="4"/>
      </w:r>
      <w:r w:rsidRPr="006E2B1E">
        <w:rPr>
          <w:rFonts w:ascii="Times New Roman" w:hAnsi="Times New Roman" w:cs="Times New Roman"/>
          <w:lang w:val="en-CA"/>
        </w:rPr>
        <w:t xml:space="preserve"> </w:t>
      </w:r>
      <w:r>
        <w:rPr>
          <w:rFonts w:ascii="Times New Roman" w:hAnsi="Times New Roman" w:cs="Times New Roman"/>
          <w:lang w:val="en-CA"/>
        </w:rPr>
        <w:t>Generalized linear model were fitted to hormone concentrations in relation to age class, sex and the interaction of both.</w:t>
      </w:r>
      <w:r w:rsidRPr="006E2B1E">
        <w:rPr>
          <w:rFonts w:ascii="Times New Roman" w:eastAsia="Times New Roman" w:hAnsi="Times New Roman" w:cs="Times New Roman"/>
          <w:color w:val="000000" w:themeColor="text1"/>
          <w:lang w:val="en-CA"/>
        </w:rPr>
        <w:t xml:space="preserve"> </w:t>
      </w:r>
      <w:r w:rsidRPr="00B05921">
        <w:rPr>
          <w:rFonts w:ascii="Times New Roman" w:eastAsia="Times New Roman" w:hAnsi="Times New Roman" w:cs="Times New Roman"/>
          <w:color w:val="000000" w:themeColor="text1"/>
          <w:lang w:val="en-CA"/>
        </w:rPr>
        <w:t>The model</w:t>
      </w:r>
      <w:r>
        <w:rPr>
          <w:rFonts w:ascii="Times New Roman" w:eastAsia="Times New Roman" w:hAnsi="Times New Roman" w:cs="Times New Roman"/>
          <w:color w:val="000000" w:themeColor="text1"/>
          <w:lang w:val="en-CA"/>
        </w:rPr>
        <w:t>s</w:t>
      </w:r>
      <w:r w:rsidRPr="00B05921">
        <w:rPr>
          <w:rFonts w:ascii="Times New Roman" w:eastAsia="Times New Roman" w:hAnsi="Times New Roman" w:cs="Times New Roman"/>
          <w:color w:val="000000" w:themeColor="text1"/>
          <w:lang w:val="en-CA"/>
        </w:rPr>
        <w:t xml:space="preserve"> w</w:t>
      </w:r>
      <w:r>
        <w:rPr>
          <w:rFonts w:ascii="Times New Roman" w:eastAsia="Times New Roman" w:hAnsi="Times New Roman" w:cs="Times New Roman"/>
          <w:color w:val="000000" w:themeColor="text1"/>
          <w:lang w:val="en-CA"/>
        </w:rPr>
        <w:t xml:space="preserve">ere </w:t>
      </w:r>
      <w:r w:rsidRPr="00B05921">
        <w:rPr>
          <w:rFonts w:ascii="Times New Roman" w:eastAsia="Times New Roman" w:hAnsi="Times New Roman" w:cs="Times New Roman"/>
          <w:color w:val="000000" w:themeColor="text1"/>
          <w:lang w:val="en-CA"/>
        </w:rPr>
        <w:t xml:space="preserve">then compared </w:t>
      </w:r>
      <w:r>
        <w:rPr>
          <w:rFonts w:ascii="Times New Roman" w:eastAsia="Times New Roman" w:hAnsi="Times New Roman" w:cs="Times New Roman"/>
          <w:color w:val="000000" w:themeColor="text1"/>
          <w:lang w:val="en-CA"/>
        </w:rPr>
        <w:t xml:space="preserve">among them and </w:t>
      </w:r>
      <w:r w:rsidRPr="00B05921">
        <w:rPr>
          <w:rFonts w:ascii="Times New Roman" w:eastAsia="Times New Roman" w:hAnsi="Times New Roman" w:cs="Times New Roman"/>
          <w:color w:val="000000" w:themeColor="text1"/>
          <w:lang w:val="en-CA"/>
        </w:rPr>
        <w:t xml:space="preserve">to the null model using the Akaike Index Criterion for small sample size (AICc). The model with the lowest AICc was considered the best option. </w:t>
      </w:r>
      <w:r w:rsidR="00346D90" w:rsidRPr="00B05921">
        <w:rPr>
          <w:rFonts w:ascii="Times New Roman" w:eastAsia="Times New Roman" w:hAnsi="Times New Roman" w:cs="Times New Roman"/>
          <w:color w:val="000000" w:themeColor="text1"/>
          <w:lang w:val="en-CA"/>
        </w:rPr>
        <w:t>A post-hoc test comparing Estimated marginalized means (EMM) was applied to determine if there was any statistical difference in hormones concentrations and lipid content across blubber depth</w:t>
      </w:r>
      <w:r w:rsidR="00346D90">
        <w:rPr>
          <w:rFonts w:ascii="Times New Roman" w:eastAsia="Times New Roman" w:hAnsi="Times New Roman" w:cs="Times New Roman"/>
          <w:color w:val="000000" w:themeColor="text1"/>
          <w:lang w:val="en-CA"/>
        </w:rPr>
        <w:t xml:space="preserve"> (</w:t>
      </w:r>
      <w:r w:rsidR="00346D90">
        <w:rPr>
          <w:rFonts w:ascii="Times New Roman" w:eastAsia="Times New Roman" w:hAnsi="Times New Roman" w:cs="Times New Roman"/>
          <w:i/>
          <w:iCs/>
          <w:color w:val="000000" w:themeColor="text1"/>
          <w:lang w:val="en-CA"/>
        </w:rPr>
        <w:t>emmeans</w:t>
      </w:r>
      <w:r w:rsidR="00346D90">
        <w:rPr>
          <w:rFonts w:ascii="Times New Roman" w:eastAsia="Times New Roman" w:hAnsi="Times New Roman" w:cs="Times New Roman"/>
          <w:color w:val="000000" w:themeColor="text1"/>
          <w:lang w:val="en-CA"/>
        </w:rPr>
        <w:t>).</w:t>
      </w:r>
    </w:p>
    <w:p w14:paraId="3FDDEBFE" w14:textId="1C5AA2EF" w:rsidR="00D62E80" w:rsidRPr="005D54FB" w:rsidRDefault="00D62E80" w:rsidP="005D54FB">
      <w:pPr>
        <w:spacing w:line="276" w:lineRule="auto"/>
        <w:jc w:val="both"/>
        <w:rPr>
          <w:rFonts w:ascii="Times New Roman" w:eastAsia="Times New Roman" w:hAnsi="Times New Roman" w:cs="Times New Roman"/>
          <w:color w:val="000000" w:themeColor="text1"/>
          <w:lang w:val="en-CA"/>
        </w:rPr>
      </w:pPr>
    </w:p>
    <w:p w14:paraId="570D6642" w14:textId="77777777" w:rsidR="00910C52" w:rsidRDefault="00910C52" w:rsidP="00753993">
      <w:pPr>
        <w:spacing w:line="276" w:lineRule="auto"/>
        <w:jc w:val="both"/>
        <w:rPr>
          <w:rFonts w:ascii="Times New Roman" w:hAnsi="Times New Roman" w:cs="Times New Roman"/>
          <w:lang w:val="en-CA"/>
        </w:rPr>
      </w:pPr>
    </w:p>
    <w:p w14:paraId="2DEA9916" w14:textId="2062DE31" w:rsidR="00910C52" w:rsidRDefault="00910C52" w:rsidP="00331FD7">
      <w:pPr>
        <w:pStyle w:val="ListParagraph"/>
        <w:numPr>
          <w:ilvl w:val="0"/>
          <w:numId w:val="2"/>
        </w:numPr>
        <w:spacing w:line="276" w:lineRule="auto"/>
        <w:jc w:val="both"/>
        <w:rPr>
          <w:rFonts w:ascii="Times New Roman" w:hAnsi="Times New Roman" w:cs="Times New Roman"/>
          <w:b/>
          <w:bCs/>
          <w:lang w:val="en-CA"/>
        </w:rPr>
      </w:pPr>
      <w:r w:rsidRPr="00331FD7">
        <w:rPr>
          <w:rFonts w:ascii="Times New Roman" w:hAnsi="Times New Roman" w:cs="Times New Roman"/>
          <w:b/>
          <w:bCs/>
          <w:lang w:val="en-CA"/>
        </w:rPr>
        <w:t>Results</w:t>
      </w:r>
    </w:p>
    <w:p w14:paraId="3532076B" w14:textId="71033BA8" w:rsidR="00B85F5F" w:rsidRPr="00504673" w:rsidRDefault="00B85F5F" w:rsidP="00B85F5F">
      <w:pPr>
        <w:pStyle w:val="ListParagraph"/>
        <w:numPr>
          <w:ilvl w:val="1"/>
          <w:numId w:val="2"/>
        </w:numPr>
        <w:spacing w:line="276" w:lineRule="auto"/>
        <w:jc w:val="both"/>
        <w:rPr>
          <w:rFonts w:ascii="Times New Roman" w:hAnsi="Times New Roman" w:cs="Times New Roman"/>
          <w:b/>
          <w:bCs/>
          <w:i/>
          <w:iCs/>
          <w:lang w:val="en-CA"/>
        </w:rPr>
      </w:pPr>
      <w:r w:rsidRPr="00504673">
        <w:rPr>
          <w:rFonts w:ascii="Times New Roman" w:hAnsi="Times New Roman" w:cs="Times New Roman"/>
          <w:b/>
          <w:bCs/>
          <w:i/>
          <w:iCs/>
          <w:lang w:val="en-CA"/>
        </w:rPr>
        <w:t>Validation of Aldosterone</w:t>
      </w:r>
    </w:p>
    <w:p w14:paraId="77139922" w14:textId="159D5590" w:rsidR="00504673" w:rsidRPr="00504673" w:rsidRDefault="00504673" w:rsidP="00504673">
      <w:pPr>
        <w:spacing w:line="276" w:lineRule="auto"/>
        <w:jc w:val="both"/>
        <w:rPr>
          <w:rFonts w:ascii="Times New Roman" w:eastAsia="Times New Roman" w:hAnsi="Times New Roman" w:cs="Times New Roman"/>
          <w:b/>
          <w:bCs/>
          <w:color w:val="000000" w:themeColor="text1"/>
          <w:lang w:val="en-CA"/>
        </w:rPr>
      </w:pPr>
      <w:r>
        <w:rPr>
          <w:rFonts w:ascii="Times New Roman" w:eastAsia="Times New Roman" w:hAnsi="Times New Roman" w:cs="Times New Roman"/>
          <w:color w:val="000000" w:themeColor="text1"/>
          <w:lang w:val="en-CA"/>
        </w:rPr>
        <w:t>P</w:t>
      </w:r>
      <w:r w:rsidRPr="00B05921">
        <w:rPr>
          <w:rFonts w:ascii="Times New Roman" w:eastAsia="Times New Roman" w:hAnsi="Times New Roman" w:cs="Times New Roman"/>
          <w:color w:val="000000" w:themeColor="text1"/>
          <w:lang w:val="en-CA"/>
        </w:rPr>
        <w:t>arallel</w:t>
      </w:r>
      <w:r>
        <w:rPr>
          <w:rFonts w:ascii="Times New Roman" w:eastAsia="Times New Roman" w:hAnsi="Times New Roman" w:cs="Times New Roman"/>
          <w:color w:val="000000" w:themeColor="text1"/>
          <w:lang w:val="en-CA"/>
        </w:rPr>
        <w:t xml:space="preserve"> displacement to the standard curve of the serial dilutions from the male and female pools </w:t>
      </w:r>
      <w:r w:rsidRPr="00B05921">
        <w:rPr>
          <w:rFonts w:ascii="Times New Roman" w:eastAsia="Times New Roman" w:hAnsi="Times New Roman" w:cs="Times New Roman"/>
          <w:color w:val="000000" w:themeColor="text1"/>
          <w:lang w:val="en-CA"/>
        </w:rPr>
        <w:t>w</w:t>
      </w:r>
      <w:r>
        <w:rPr>
          <w:rFonts w:ascii="Times New Roman" w:eastAsia="Times New Roman" w:hAnsi="Times New Roman" w:cs="Times New Roman"/>
          <w:color w:val="000000" w:themeColor="text1"/>
          <w:lang w:val="en-CA"/>
        </w:rPr>
        <w:t>ere</w:t>
      </w:r>
      <w:r w:rsidRPr="00B05921">
        <w:rPr>
          <w:rFonts w:ascii="Times New Roman" w:eastAsia="Times New Roman" w:hAnsi="Times New Roman" w:cs="Times New Roman"/>
          <w:color w:val="000000" w:themeColor="text1"/>
          <w:lang w:val="en-CA"/>
        </w:rPr>
        <w:t xml:space="preserve"> confirmed visually and statistically for both species and sexes (</w:t>
      </w:r>
      <w:r w:rsidRPr="00B05921">
        <w:rPr>
          <w:rFonts w:ascii="Times New Roman" w:eastAsia="Times New Roman" w:hAnsi="Times New Roman" w:cs="Times New Roman"/>
          <w:i/>
          <w:iCs/>
          <w:color w:val="000000" w:themeColor="text1"/>
          <w:lang w:val="en-CA"/>
        </w:rPr>
        <w:t>p</w:t>
      </w:r>
      <w:r w:rsidRPr="00B05921">
        <w:rPr>
          <w:rFonts w:ascii="Times New Roman" w:eastAsia="Times New Roman" w:hAnsi="Times New Roman" w:cs="Times New Roman"/>
          <w:color w:val="000000" w:themeColor="text1"/>
          <w:lang w:val="en-CA"/>
        </w:rPr>
        <w:t xml:space="preserve"> &gt;0.05) </w:t>
      </w:r>
      <w:r w:rsidRPr="00B05921">
        <w:rPr>
          <w:rFonts w:ascii="Times New Roman" w:eastAsia="Times New Roman" w:hAnsi="Times New Roman" w:cs="Times New Roman"/>
          <w:color w:val="000000" w:themeColor="text1"/>
          <w:highlight w:val="yellow"/>
          <w:lang w:val="en-CA"/>
        </w:rPr>
        <w:t>(Table 3.2; Fig. 3.1C);</w:t>
      </w:r>
      <w:r w:rsidRPr="00B05921">
        <w:rPr>
          <w:rFonts w:ascii="Times New Roman" w:eastAsia="Times New Roman" w:hAnsi="Times New Roman" w:cs="Times New Roman"/>
          <w:color w:val="000000" w:themeColor="text1"/>
          <w:lang w:val="en-CA"/>
        </w:rPr>
        <w:t xml:space="preserve"> for the accuracy check the standard mass recovered showed linear relationships with the mass added for both species and sexes, with slopes ranging from 1.0 to 1.3 (Table 3.2). The serial dilutions from the blue whale blubber exhibited 50% binding at 1:1 and 2:1, for female and male pools respectively, while those from the gray whale blubber showed 50% binding at 1:1 and 4:1, for females and males respectively</w:t>
      </w:r>
      <w:r w:rsidRPr="00504673">
        <w:rPr>
          <w:rFonts w:ascii="Times New Roman" w:eastAsia="Times New Roman" w:hAnsi="Times New Roman" w:cs="Times New Roman"/>
          <w:b/>
          <w:bCs/>
          <w:color w:val="000000" w:themeColor="text1"/>
          <w:lang w:val="en-CA"/>
        </w:rPr>
        <w:t xml:space="preserve">. Biological validation </w:t>
      </w:r>
    </w:p>
    <w:p w14:paraId="45E6ADDB" w14:textId="77777777" w:rsidR="00504673" w:rsidRPr="00B05921" w:rsidRDefault="00504673" w:rsidP="00504673">
      <w:pPr>
        <w:spacing w:line="276" w:lineRule="auto"/>
        <w:jc w:val="both"/>
        <w:rPr>
          <w:rFonts w:ascii="Times New Roman" w:hAnsi="Times New Roman" w:cs="Times New Roman"/>
          <w:lang w:val="en-CA"/>
        </w:rPr>
      </w:pPr>
    </w:p>
    <w:p w14:paraId="10C02308" w14:textId="77777777" w:rsidR="00504673" w:rsidRPr="00331FD7" w:rsidRDefault="00504673" w:rsidP="00504673">
      <w:pPr>
        <w:pStyle w:val="ListParagraph"/>
        <w:spacing w:line="276" w:lineRule="auto"/>
        <w:ind w:left="792"/>
        <w:jc w:val="both"/>
        <w:rPr>
          <w:rFonts w:ascii="Times New Roman" w:hAnsi="Times New Roman" w:cs="Times New Roman"/>
          <w:b/>
          <w:bCs/>
          <w:lang w:val="en-CA"/>
        </w:rPr>
      </w:pPr>
    </w:p>
    <w:p w14:paraId="1359F841" w14:textId="1ED2B497" w:rsidR="00B85F5F" w:rsidRPr="00504673" w:rsidRDefault="00B85F5F" w:rsidP="00B85F5F">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sidRPr="00504673">
        <w:rPr>
          <w:rFonts w:ascii="Times New Roman" w:eastAsia="Times New Roman" w:hAnsi="Times New Roman" w:cs="Times New Roman"/>
          <w:b/>
          <w:bCs/>
          <w:i/>
          <w:iCs/>
          <w:color w:val="000000" w:themeColor="text1"/>
          <w:lang w:val="en-CA"/>
        </w:rPr>
        <w:t>Analysis of hormone concentrations across blubber depth</w:t>
      </w:r>
      <w:r w:rsidRPr="00504673">
        <w:rPr>
          <w:rFonts w:ascii="Times New Roman" w:eastAsia="Times New Roman" w:hAnsi="Times New Roman" w:cs="Times New Roman"/>
          <w:b/>
          <w:bCs/>
          <w:color w:val="000000" w:themeColor="text1"/>
          <w:lang w:val="en-CA"/>
        </w:rPr>
        <w:t xml:space="preserve">. </w:t>
      </w:r>
    </w:p>
    <w:p w14:paraId="60523B64" w14:textId="77777777" w:rsidR="00F56FA2" w:rsidRPr="00F56FA2" w:rsidRDefault="00F56FA2" w:rsidP="00753993">
      <w:pPr>
        <w:pStyle w:val="ListParagraph"/>
        <w:spacing w:line="276" w:lineRule="auto"/>
        <w:ind w:left="792"/>
        <w:jc w:val="both"/>
        <w:rPr>
          <w:rFonts w:ascii="Times New Roman" w:hAnsi="Times New Roman" w:cs="Times New Roman"/>
          <w:b/>
          <w:bCs/>
          <w:lang w:val="en-CA"/>
        </w:rPr>
      </w:pPr>
    </w:p>
    <w:p w14:paraId="0C069A57" w14:textId="1CD6FE2E" w:rsidR="00E15C81" w:rsidRDefault="00E15C81" w:rsidP="00E15C81">
      <w:pPr>
        <w:pStyle w:val="Caption"/>
        <w:keepNext/>
      </w:pPr>
      <w:r>
        <w:t xml:space="preserve">Table </w:t>
      </w:r>
      <w:fldSimple w:instr=" SEQ Table \* ARABIC ">
        <w:r>
          <w:rPr>
            <w:noProof/>
          </w:rPr>
          <w:t>1</w:t>
        </w:r>
      </w:fldSimple>
      <w:r>
        <w:t>: Summary of hormone concentrations and lipid content in each layer of blubber.</w:t>
      </w:r>
    </w:p>
    <w:tbl>
      <w:tblPr>
        <w:tblW w:w="11202" w:type="dxa"/>
        <w:tblInd w:w="-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555"/>
        <w:gridCol w:w="766"/>
        <w:gridCol w:w="961"/>
        <w:gridCol w:w="683"/>
        <w:gridCol w:w="720"/>
        <w:gridCol w:w="961"/>
        <w:gridCol w:w="683"/>
        <w:gridCol w:w="720"/>
        <w:gridCol w:w="990"/>
        <w:gridCol w:w="683"/>
        <w:gridCol w:w="776"/>
        <w:gridCol w:w="990"/>
        <w:gridCol w:w="720"/>
      </w:tblGrid>
      <w:tr w:rsidR="00E15C81" w:rsidRPr="00E15C81" w14:paraId="1FFBAF65" w14:textId="77777777" w:rsidTr="00E15C81">
        <w:trPr>
          <w:trHeight w:val="341"/>
        </w:trPr>
        <w:tc>
          <w:tcPr>
            <w:tcW w:w="994" w:type="dxa"/>
            <w:noWrap/>
            <w:vAlign w:val="center"/>
            <w:hideMark/>
          </w:tcPr>
          <w:p w14:paraId="42EA6A0C" w14:textId="08C22DCC" w:rsidR="00E15C81" w:rsidRPr="00192264" w:rsidRDefault="00E15C81" w:rsidP="00E15C81">
            <w:pPr>
              <w:jc w:val="center"/>
              <w:rPr>
                <w:rFonts w:ascii="Times New Roman" w:eastAsia="Times New Roman" w:hAnsi="Times New Roman" w:cs="Times New Roman"/>
                <w:b/>
                <w:bCs/>
                <w:sz w:val="20"/>
                <w:szCs w:val="20"/>
              </w:rPr>
            </w:pPr>
            <w:r w:rsidRPr="00192264">
              <w:rPr>
                <w:rFonts w:ascii="Times New Roman" w:eastAsia="Times New Roman" w:hAnsi="Times New Roman" w:cs="Times New Roman"/>
                <w:b/>
                <w:bCs/>
                <w:color w:val="000000"/>
                <w:sz w:val="20"/>
                <w:szCs w:val="20"/>
              </w:rPr>
              <w:t>Blubber Depth</w:t>
            </w:r>
          </w:p>
        </w:tc>
        <w:tc>
          <w:tcPr>
            <w:tcW w:w="555" w:type="dxa"/>
            <w:noWrap/>
            <w:vAlign w:val="center"/>
            <w:hideMark/>
          </w:tcPr>
          <w:p w14:paraId="35F31671" w14:textId="1C63A9C0" w:rsidR="00E15C81" w:rsidRPr="00192264" w:rsidRDefault="00E15C81" w:rsidP="00E15C81">
            <w:pPr>
              <w:jc w:val="center"/>
              <w:rPr>
                <w:rFonts w:ascii="Times New Roman" w:eastAsia="Times New Roman" w:hAnsi="Times New Roman" w:cs="Times New Roman"/>
                <w:b/>
                <w:bCs/>
                <w:sz w:val="20"/>
                <w:szCs w:val="20"/>
              </w:rPr>
            </w:pPr>
            <w:r w:rsidRPr="00192264">
              <w:rPr>
                <w:rFonts w:ascii="Times New Roman" w:eastAsia="Times New Roman" w:hAnsi="Times New Roman" w:cs="Times New Roman"/>
                <w:b/>
                <w:bCs/>
                <w:color w:val="000000"/>
                <w:sz w:val="20"/>
                <w:szCs w:val="20"/>
              </w:rPr>
              <w:t>Sex</w:t>
            </w:r>
          </w:p>
        </w:tc>
        <w:tc>
          <w:tcPr>
            <w:tcW w:w="2410" w:type="dxa"/>
            <w:gridSpan w:val="3"/>
            <w:noWrap/>
            <w:vAlign w:val="center"/>
            <w:hideMark/>
          </w:tcPr>
          <w:p w14:paraId="49B0BCD9" w14:textId="77777777" w:rsidR="00E15C81" w:rsidRPr="00192264" w:rsidRDefault="00E15C81" w:rsidP="00E15C81">
            <w:pPr>
              <w:jc w:val="center"/>
              <w:rPr>
                <w:rFonts w:ascii="Times New Roman" w:eastAsia="Times New Roman" w:hAnsi="Times New Roman" w:cs="Times New Roman"/>
                <w:b/>
                <w:bCs/>
                <w:color w:val="000000"/>
                <w:sz w:val="20"/>
                <w:szCs w:val="20"/>
              </w:rPr>
            </w:pPr>
            <w:r w:rsidRPr="00192264">
              <w:rPr>
                <w:rFonts w:ascii="Times New Roman" w:eastAsia="Times New Roman" w:hAnsi="Times New Roman" w:cs="Times New Roman"/>
                <w:b/>
                <w:bCs/>
                <w:color w:val="000000"/>
                <w:sz w:val="20"/>
                <w:szCs w:val="20"/>
              </w:rPr>
              <w:t>Cortisol ng/g</w:t>
            </w:r>
          </w:p>
        </w:tc>
        <w:tc>
          <w:tcPr>
            <w:tcW w:w="2364" w:type="dxa"/>
            <w:gridSpan w:val="3"/>
            <w:noWrap/>
            <w:vAlign w:val="center"/>
            <w:hideMark/>
          </w:tcPr>
          <w:p w14:paraId="1C49BBD5" w14:textId="77777777" w:rsidR="00E15C81" w:rsidRPr="00192264" w:rsidRDefault="00E15C81" w:rsidP="00E15C81">
            <w:pPr>
              <w:jc w:val="center"/>
              <w:rPr>
                <w:rFonts w:ascii="Times New Roman" w:eastAsia="Times New Roman" w:hAnsi="Times New Roman" w:cs="Times New Roman"/>
                <w:b/>
                <w:bCs/>
                <w:color w:val="000000"/>
                <w:sz w:val="20"/>
                <w:szCs w:val="20"/>
              </w:rPr>
            </w:pPr>
            <w:r w:rsidRPr="00192264">
              <w:rPr>
                <w:rFonts w:ascii="Times New Roman" w:eastAsia="Times New Roman" w:hAnsi="Times New Roman" w:cs="Times New Roman"/>
                <w:b/>
                <w:bCs/>
                <w:color w:val="000000"/>
                <w:sz w:val="20"/>
                <w:szCs w:val="20"/>
              </w:rPr>
              <w:t>Corticosterone ng/g</w:t>
            </w:r>
          </w:p>
        </w:tc>
        <w:tc>
          <w:tcPr>
            <w:tcW w:w="2393" w:type="dxa"/>
            <w:gridSpan w:val="3"/>
            <w:noWrap/>
            <w:vAlign w:val="center"/>
            <w:hideMark/>
          </w:tcPr>
          <w:p w14:paraId="53B79C8A" w14:textId="77777777" w:rsidR="00E15C81" w:rsidRPr="00192264" w:rsidRDefault="00E15C81" w:rsidP="00E15C81">
            <w:pPr>
              <w:jc w:val="center"/>
              <w:rPr>
                <w:rFonts w:ascii="Times New Roman" w:eastAsia="Times New Roman" w:hAnsi="Times New Roman" w:cs="Times New Roman"/>
                <w:b/>
                <w:bCs/>
                <w:color w:val="000000"/>
                <w:sz w:val="20"/>
                <w:szCs w:val="20"/>
              </w:rPr>
            </w:pPr>
            <w:r w:rsidRPr="00192264">
              <w:rPr>
                <w:rFonts w:ascii="Times New Roman" w:eastAsia="Times New Roman" w:hAnsi="Times New Roman" w:cs="Times New Roman"/>
                <w:b/>
                <w:bCs/>
                <w:color w:val="000000"/>
                <w:sz w:val="20"/>
                <w:szCs w:val="20"/>
              </w:rPr>
              <w:t>Aldosterone ng/g</w:t>
            </w:r>
          </w:p>
        </w:tc>
        <w:tc>
          <w:tcPr>
            <w:tcW w:w="2486" w:type="dxa"/>
            <w:gridSpan w:val="3"/>
            <w:noWrap/>
            <w:vAlign w:val="center"/>
            <w:hideMark/>
          </w:tcPr>
          <w:p w14:paraId="45FD42E2" w14:textId="77777777" w:rsidR="00E15C81" w:rsidRPr="00192264" w:rsidRDefault="00E15C81" w:rsidP="00E15C81">
            <w:pPr>
              <w:jc w:val="center"/>
              <w:rPr>
                <w:rFonts w:ascii="Times New Roman" w:eastAsia="Times New Roman" w:hAnsi="Times New Roman" w:cs="Times New Roman"/>
                <w:b/>
                <w:bCs/>
                <w:color w:val="000000"/>
                <w:sz w:val="20"/>
                <w:szCs w:val="20"/>
              </w:rPr>
            </w:pPr>
            <w:r w:rsidRPr="00192264">
              <w:rPr>
                <w:rFonts w:ascii="Times New Roman" w:eastAsia="Times New Roman" w:hAnsi="Times New Roman" w:cs="Times New Roman"/>
                <w:b/>
                <w:bCs/>
                <w:color w:val="000000"/>
                <w:sz w:val="20"/>
                <w:szCs w:val="20"/>
              </w:rPr>
              <w:t>Lipid content %</w:t>
            </w:r>
          </w:p>
        </w:tc>
      </w:tr>
      <w:tr w:rsidR="00E15C81" w:rsidRPr="00E15C81" w14:paraId="4362D100" w14:textId="77777777" w:rsidTr="00E15C81">
        <w:trPr>
          <w:trHeight w:val="341"/>
        </w:trPr>
        <w:tc>
          <w:tcPr>
            <w:tcW w:w="1549" w:type="dxa"/>
            <w:gridSpan w:val="2"/>
            <w:noWrap/>
            <w:vAlign w:val="center"/>
            <w:hideMark/>
          </w:tcPr>
          <w:p w14:paraId="17471FD1" w14:textId="1B06705C" w:rsidR="00E15C81" w:rsidRPr="00192264" w:rsidRDefault="00E15C81" w:rsidP="00E15C81">
            <w:pPr>
              <w:jc w:val="center"/>
              <w:rPr>
                <w:rFonts w:ascii="Times New Roman" w:eastAsia="Times New Roman" w:hAnsi="Times New Roman" w:cs="Times New Roman"/>
                <w:color w:val="000000"/>
                <w:sz w:val="20"/>
                <w:szCs w:val="20"/>
              </w:rPr>
            </w:pPr>
          </w:p>
        </w:tc>
        <w:tc>
          <w:tcPr>
            <w:tcW w:w="766" w:type="dxa"/>
            <w:noWrap/>
            <w:vAlign w:val="center"/>
            <w:hideMark/>
          </w:tcPr>
          <w:p w14:paraId="1E9C566A"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mean</w:t>
            </w:r>
          </w:p>
        </w:tc>
        <w:tc>
          <w:tcPr>
            <w:tcW w:w="961" w:type="dxa"/>
            <w:noWrap/>
            <w:vAlign w:val="center"/>
            <w:hideMark/>
          </w:tcPr>
          <w:p w14:paraId="6EABF0E7"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standard deviation</w:t>
            </w:r>
          </w:p>
        </w:tc>
        <w:tc>
          <w:tcPr>
            <w:tcW w:w="683" w:type="dxa"/>
            <w:noWrap/>
            <w:vAlign w:val="center"/>
            <w:hideMark/>
          </w:tcPr>
          <w:p w14:paraId="5545CA4C"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range</w:t>
            </w:r>
          </w:p>
        </w:tc>
        <w:tc>
          <w:tcPr>
            <w:tcW w:w="720" w:type="dxa"/>
            <w:noWrap/>
            <w:vAlign w:val="center"/>
            <w:hideMark/>
          </w:tcPr>
          <w:p w14:paraId="716EB387"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mean</w:t>
            </w:r>
          </w:p>
        </w:tc>
        <w:tc>
          <w:tcPr>
            <w:tcW w:w="961" w:type="dxa"/>
            <w:noWrap/>
            <w:vAlign w:val="center"/>
            <w:hideMark/>
          </w:tcPr>
          <w:p w14:paraId="3EEA2DCA"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standard deviation</w:t>
            </w:r>
          </w:p>
        </w:tc>
        <w:tc>
          <w:tcPr>
            <w:tcW w:w="683" w:type="dxa"/>
            <w:noWrap/>
            <w:vAlign w:val="center"/>
            <w:hideMark/>
          </w:tcPr>
          <w:p w14:paraId="38EB7FDE"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range</w:t>
            </w:r>
          </w:p>
        </w:tc>
        <w:tc>
          <w:tcPr>
            <w:tcW w:w="720" w:type="dxa"/>
            <w:noWrap/>
            <w:vAlign w:val="center"/>
            <w:hideMark/>
          </w:tcPr>
          <w:p w14:paraId="3D952730"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mean</w:t>
            </w:r>
          </w:p>
        </w:tc>
        <w:tc>
          <w:tcPr>
            <w:tcW w:w="990" w:type="dxa"/>
            <w:noWrap/>
            <w:vAlign w:val="center"/>
            <w:hideMark/>
          </w:tcPr>
          <w:p w14:paraId="1E0D377A"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standard deviation</w:t>
            </w:r>
          </w:p>
        </w:tc>
        <w:tc>
          <w:tcPr>
            <w:tcW w:w="683" w:type="dxa"/>
            <w:noWrap/>
            <w:vAlign w:val="center"/>
            <w:hideMark/>
          </w:tcPr>
          <w:p w14:paraId="7C161164"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range</w:t>
            </w:r>
          </w:p>
        </w:tc>
        <w:tc>
          <w:tcPr>
            <w:tcW w:w="776" w:type="dxa"/>
            <w:noWrap/>
            <w:vAlign w:val="center"/>
            <w:hideMark/>
          </w:tcPr>
          <w:p w14:paraId="75A633DE"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mean</w:t>
            </w:r>
          </w:p>
        </w:tc>
        <w:tc>
          <w:tcPr>
            <w:tcW w:w="990" w:type="dxa"/>
            <w:noWrap/>
            <w:vAlign w:val="center"/>
            <w:hideMark/>
          </w:tcPr>
          <w:p w14:paraId="0420C64F"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standard deviation</w:t>
            </w:r>
          </w:p>
        </w:tc>
        <w:tc>
          <w:tcPr>
            <w:tcW w:w="720" w:type="dxa"/>
            <w:noWrap/>
            <w:vAlign w:val="center"/>
            <w:hideMark/>
          </w:tcPr>
          <w:p w14:paraId="78648582" w14:textId="77777777" w:rsidR="00E15C81" w:rsidRPr="00192264" w:rsidRDefault="00E15C81" w:rsidP="00E15C81">
            <w:pPr>
              <w:jc w:val="center"/>
              <w:rPr>
                <w:rFonts w:ascii="Times New Roman" w:eastAsia="Times New Roman" w:hAnsi="Times New Roman" w:cs="Times New Roman"/>
                <w:i/>
                <w:iCs/>
                <w:color w:val="000000"/>
                <w:sz w:val="20"/>
                <w:szCs w:val="20"/>
              </w:rPr>
            </w:pPr>
            <w:r w:rsidRPr="00192264">
              <w:rPr>
                <w:rFonts w:ascii="Times New Roman" w:eastAsia="Times New Roman" w:hAnsi="Times New Roman" w:cs="Times New Roman"/>
                <w:i/>
                <w:iCs/>
                <w:color w:val="000000"/>
                <w:sz w:val="20"/>
                <w:szCs w:val="20"/>
              </w:rPr>
              <w:t>range</w:t>
            </w:r>
          </w:p>
        </w:tc>
      </w:tr>
      <w:tr w:rsidR="00E15C81" w:rsidRPr="00E15C81" w14:paraId="069C6A11" w14:textId="77777777" w:rsidTr="00E15C81">
        <w:trPr>
          <w:trHeight w:val="341"/>
        </w:trPr>
        <w:tc>
          <w:tcPr>
            <w:tcW w:w="994" w:type="dxa"/>
            <w:noWrap/>
            <w:vAlign w:val="center"/>
            <w:hideMark/>
          </w:tcPr>
          <w:p w14:paraId="40F8C1B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Surface</w:t>
            </w:r>
          </w:p>
        </w:tc>
        <w:tc>
          <w:tcPr>
            <w:tcW w:w="555" w:type="dxa"/>
            <w:noWrap/>
            <w:vAlign w:val="center"/>
            <w:hideMark/>
          </w:tcPr>
          <w:p w14:paraId="222D809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F</w:t>
            </w:r>
          </w:p>
        </w:tc>
        <w:tc>
          <w:tcPr>
            <w:tcW w:w="766" w:type="dxa"/>
            <w:noWrap/>
            <w:vAlign w:val="center"/>
            <w:hideMark/>
          </w:tcPr>
          <w:p w14:paraId="46AA461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11.33</w:t>
            </w:r>
          </w:p>
        </w:tc>
        <w:tc>
          <w:tcPr>
            <w:tcW w:w="961" w:type="dxa"/>
            <w:noWrap/>
            <w:vAlign w:val="center"/>
            <w:hideMark/>
          </w:tcPr>
          <w:p w14:paraId="0D50C80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14.24</w:t>
            </w:r>
          </w:p>
        </w:tc>
        <w:tc>
          <w:tcPr>
            <w:tcW w:w="683" w:type="dxa"/>
            <w:noWrap/>
            <w:vAlign w:val="center"/>
            <w:hideMark/>
          </w:tcPr>
          <w:p w14:paraId="6F15F02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43.80</w:t>
            </w:r>
          </w:p>
        </w:tc>
        <w:tc>
          <w:tcPr>
            <w:tcW w:w="720" w:type="dxa"/>
            <w:noWrap/>
            <w:vAlign w:val="center"/>
            <w:hideMark/>
          </w:tcPr>
          <w:p w14:paraId="37AA286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1.48</w:t>
            </w:r>
          </w:p>
        </w:tc>
        <w:tc>
          <w:tcPr>
            <w:tcW w:w="961" w:type="dxa"/>
            <w:noWrap/>
            <w:vAlign w:val="center"/>
            <w:hideMark/>
          </w:tcPr>
          <w:p w14:paraId="15DD18B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1.20</w:t>
            </w:r>
          </w:p>
        </w:tc>
        <w:tc>
          <w:tcPr>
            <w:tcW w:w="683" w:type="dxa"/>
            <w:noWrap/>
            <w:vAlign w:val="center"/>
            <w:hideMark/>
          </w:tcPr>
          <w:p w14:paraId="5E0AE74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3.01</w:t>
            </w:r>
          </w:p>
        </w:tc>
        <w:tc>
          <w:tcPr>
            <w:tcW w:w="720" w:type="dxa"/>
            <w:noWrap/>
            <w:vAlign w:val="center"/>
            <w:hideMark/>
          </w:tcPr>
          <w:p w14:paraId="63572F6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0.34</w:t>
            </w:r>
          </w:p>
        </w:tc>
        <w:tc>
          <w:tcPr>
            <w:tcW w:w="990" w:type="dxa"/>
            <w:noWrap/>
            <w:vAlign w:val="center"/>
            <w:hideMark/>
          </w:tcPr>
          <w:p w14:paraId="22C1C35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0.53</w:t>
            </w:r>
          </w:p>
        </w:tc>
        <w:tc>
          <w:tcPr>
            <w:tcW w:w="683" w:type="dxa"/>
            <w:noWrap/>
            <w:vAlign w:val="center"/>
            <w:hideMark/>
          </w:tcPr>
          <w:p w14:paraId="7E6F499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1.47</w:t>
            </w:r>
          </w:p>
        </w:tc>
        <w:tc>
          <w:tcPr>
            <w:tcW w:w="776" w:type="dxa"/>
            <w:noWrap/>
            <w:vAlign w:val="center"/>
            <w:hideMark/>
          </w:tcPr>
          <w:p w14:paraId="0E677BD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14.53</w:t>
            </w:r>
          </w:p>
        </w:tc>
        <w:tc>
          <w:tcPr>
            <w:tcW w:w="990" w:type="dxa"/>
            <w:noWrap/>
            <w:vAlign w:val="center"/>
            <w:hideMark/>
          </w:tcPr>
          <w:p w14:paraId="33072B0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11.01</w:t>
            </w:r>
          </w:p>
        </w:tc>
        <w:tc>
          <w:tcPr>
            <w:tcW w:w="720" w:type="dxa"/>
            <w:noWrap/>
            <w:vAlign w:val="center"/>
            <w:hideMark/>
          </w:tcPr>
          <w:p w14:paraId="350B1E76"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34.11</w:t>
            </w:r>
          </w:p>
        </w:tc>
      </w:tr>
      <w:tr w:rsidR="00E15C81" w:rsidRPr="00E15C81" w14:paraId="0C1FCEA8" w14:textId="77777777" w:rsidTr="00E15C81">
        <w:trPr>
          <w:trHeight w:val="341"/>
        </w:trPr>
        <w:tc>
          <w:tcPr>
            <w:tcW w:w="994" w:type="dxa"/>
            <w:noWrap/>
            <w:vAlign w:val="center"/>
            <w:hideMark/>
          </w:tcPr>
          <w:p w14:paraId="399DAF7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Medium</w:t>
            </w:r>
          </w:p>
        </w:tc>
        <w:tc>
          <w:tcPr>
            <w:tcW w:w="555" w:type="dxa"/>
            <w:noWrap/>
            <w:vAlign w:val="center"/>
            <w:hideMark/>
          </w:tcPr>
          <w:p w14:paraId="716074C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F</w:t>
            </w:r>
          </w:p>
        </w:tc>
        <w:tc>
          <w:tcPr>
            <w:tcW w:w="766" w:type="dxa"/>
            <w:noWrap/>
            <w:vAlign w:val="center"/>
            <w:hideMark/>
          </w:tcPr>
          <w:p w14:paraId="1C6C609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4.83</w:t>
            </w:r>
          </w:p>
        </w:tc>
        <w:tc>
          <w:tcPr>
            <w:tcW w:w="961" w:type="dxa"/>
            <w:noWrap/>
            <w:vAlign w:val="center"/>
            <w:hideMark/>
          </w:tcPr>
          <w:p w14:paraId="04C15A98"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6.22</w:t>
            </w:r>
          </w:p>
        </w:tc>
        <w:tc>
          <w:tcPr>
            <w:tcW w:w="683" w:type="dxa"/>
            <w:noWrap/>
            <w:vAlign w:val="center"/>
            <w:hideMark/>
          </w:tcPr>
          <w:p w14:paraId="08BD2A6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16.83</w:t>
            </w:r>
          </w:p>
        </w:tc>
        <w:tc>
          <w:tcPr>
            <w:tcW w:w="720" w:type="dxa"/>
            <w:noWrap/>
            <w:vAlign w:val="center"/>
            <w:hideMark/>
          </w:tcPr>
          <w:p w14:paraId="5C0F5E58"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0.76</w:t>
            </w:r>
          </w:p>
        </w:tc>
        <w:tc>
          <w:tcPr>
            <w:tcW w:w="961" w:type="dxa"/>
            <w:noWrap/>
            <w:vAlign w:val="center"/>
            <w:hideMark/>
          </w:tcPr>
          <w:p w14:paraId="54A33C0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0.47</w:t>
            </w:r>
          </w:p>
        </w:tc>
        <w:tc>
          <w:tcPr>
            <w:tcW w:w="683" w:type="dxa"/>
            <w:noWrap/>
            <w:vAlign w:val="center"/>
            <w:hideMark/>
          </w:tcPr>
          <w:p w14:paraId="154274C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1.24</w:t>
            </w:r>
          </w:p>
        </w:tc>
        <w:tc>
          <w:tcPr>
            <w:tcW w:w="720" w:type="dxa"/>
            <w:noWrap/>
            <w:vAlign w:val="center"/>
            <w:hideMark/>
          </w:tcPr>
          <w:p w14:paraId="3187559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0.05</w:t>
            </w:r>
          </w:p>
        </w:tc>
        <w:tc>
          <w:tcPr>
            <w:tcW w:w="990" w:type="dxa"/>
            <w:noWrap/>
            <w:vAlign w:val="center"/>
            <w:hideMark/>
          </w:tcPr>
          <w:p w14:paraId="2FEAF3B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0.03</w:t>
            </w:r>
          </w:p>
        </w:tc>
        <w:tc>
          <w:tcPr>
            <w:tcW w:w="683" w:type="dxa"/>
            <w:noWrap/>
            <w:vAlign w:val="center"/>
            <w:hideMark/>
          </w:tcPr>
          <w:p w14:paraId="6393C0D7"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0.09</w:t>
            </w:r>
          </w:p>
        </w:tc>
        <w:tc>
          <w:tcPr>
            <w:tcW w:w="776" w:type="dxa"/>
            <w:noWrap/>
            <w:vAlign w:val="center"/>
            <w:hideMark/>
          </w:tcPr>
          <w:p w14:paraId="3659D56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0.93</w:t>
            </w:r>
          </w:p>
        </w:tc>
        <w:tc>
          <w:tcPr>
            <w:tcW w:w="990" w:type="dxa"/>
            <w:noWrap/>
            <w:vAlign w:val="center"/>
            <w:hideMark/>
          </w:tcPr>
          <w:p w14:paraId="2F5C3CA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0.66</w:t>
            </w:r>
          </w:p>
        </w:tc>
        <w:tc>
          <w:tcPr>
            <w:tcW w:w="720" w:type="dxa"/>
            <w:noWrap/>
            <w:vAlign w:val="center"/>
            <w:hideMark/>
          </w:tcPr>
          <w:p w14:paraId="008F14D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1.48</w:t>
            </w:r>
          </w:p>
        </w:tc>
      </w:tr>
      <w:tr w:rsidR="00E15C81" w:rsidRPr="00E15C81" w14:paraId="18ACAE7C" w14:textId="77777777" w:rsidTr="00E15C81">
        <w:trPr>
          <w:trHeight w:val="341"/>
        </w:trPr>
        <w:tc>
          <w:tcPr>
            <w:tcW w:w="994" w:type="dxa"/>
            <w:noWrap/>
            <w:vAlign w:val="center"/>
            <w:hideMark/>
          </w:tcPr>
          <w:p w14:paraId="3B47C63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Bottom</w:t>
            </w:r>
          </w:p>
        </w:tc>
        <w:tc>
          <w:tcPr>
            <w:tcW w:w="555" w:type="dxa"/>
            <w:noWrap/>
            <w:vAlign w:val="center"/>
            <w:hideMark/>
          </w:tcPr>
          <w:p w14:paraId="4B8D1B3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F</w:t>
            </w:r>
          </w:p>
        </w:tc>
        <w:tc>
          <w:tcPr>
            <w:tcW w:w="766" w:type="dxa"/>
            <w:noWrap/>
            <w:vAlign w:val="center"/>
            <w:hideMark/>
          </w:tcPr>
          <w:p w14:paraId="7F5AEC2A"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8.58</w:t>
            </w:r>
          </w:p>
        </w:tc>
        <w:tc>
          <w:tcPr>
            <w:tcW w:w="961" w:type="dxa"/>
            <w:noWrap/>
            <w:vAlign w:val="center"/>
            <w:hideMark/>
          </w:tcPr>
          <w:p w14:paraId="5E2314D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9.11</w:t>
            </w:r>
          </w:p>
        </w:tc>
        <w:tc>
          <w:tcPr>
            <w:tcW w:w="683" w:type="dxa"/>
            <w:noWrap/>
            <w:vAlign w:val="center"/>
            <w:hideMark/>
          </w:tcPr>
          <w:p w14:paraId="02E4946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27.63</w:t>
            </w:r>
          </w:p>
        </w:tc>
        <w:tc>
          <w:tcPr>
            <w:tcW w:w="720" w:type="dxa"/>
            <w:noWrap/>
            <w:vAlign w:val="center"/>
            <w:hideMark/>
          </w:tcPr>
          <w:p w14:paraId="161D90F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0.71</w:t>
            </w:r>
          </w:p>
        </w:tc>
        <w:tc>
          <w:tcPr>
            <w:tcW w:w="961" w:type="dxa"/>
            <w:noWrap/>
            <w:vAlign w:val="center"/>
            <w:hideMark/>
          </w:tcPr>
          <w:p w14:paraId="074EA53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0.62</w:t>
            </w:r>
          </w:p>
        </w:tc>
        <w:tc>
          <w:tcPr>
            <w:tcW w:w="683" w:type="dxa"/>
            <w:noWrap/>
            <w:vAlign w:val="center"/>
            <w:hideMark/>
          </w:tcPr>
          <w:p w14:paraId="6F248E16"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1.68</w:t>
            </w:r>
          </w:p>
        </w:tc>
        <w:tc>
          <w:tcPr>
            <w:tcW w:w="720" w:type="dxa"/>
            <w:noWrap/>
            <w:vAlign w:val="center"/>
            <w:hideMark/>
          </w:tcPr>
          <w:p w14:paraId="686BC5C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0.05</w:t>
            </w:r>
          </w:p>
        </w:tc>
        <w:tc>
          <w:tcPr>
            <w:tcW w:w="990" w:type="dxa"/>
            <w:noWrap/>
            <w:vAlign w:val="center"/>
            <w:hideMark/>
          </w:tcPr>
          <w:p w14:paraId="098FFAD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0.04</w:t>
            </w:r>
          </w:p>
        </w:tc>
        <w:tc>
          <w:tcPr>
            <w:tcW w:w="683" w:type="dxa"/>
            <w:noWrap/>
            <w:vAlign w:val="center"/>
            <w:hideMark/>
          </w:tcPr>
          <w:p w14:paraId="73974B9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0.10</w:t>
            </w:r>
          </w:p>
        </w:tc>
        <w:tc>
          <w:tcPr>
            <w:tcW w:w="776" w:type="dxa"/>
            <w:noWrap/>
            <w:vAlign w:val="center"/>
            <w:hideMark/>
          </w:tcPr>
          <w:p w14:paraId="0E3AF9B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0.24</w:t>
            </w:r>
          </w:p>
        </w:tc>
        <w:tc>
          <w:tcPr>
            <w:tcW w:w="990" w:type="dxa"/>
            <w:noWrap/>
            <w:vAlign w:val="center"/>
            <w:hideMark/>
          </w:tcPr>
          <w:p w14:paraId="078B3EB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0.27</w:t>
            </w:r>
          </w:p>
        </w:tc>
        <w:tc>
          <w:tcPr>
            <w:tcW w:w="720" w:type="dxa"/>
            <w:noWrap/>
            <w:vAlign w:val="center"/>
            <w:hideMark/>
          </w:tcPr>
          <w:p w14:paraId="03F2E7A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0.67</w:t>
            </w:r>
          </w:p>
        </w:tc>
      </w:tr>
      <w:tr w:rsidR="00E15C81" w:rsidRPr="00E15C81" w14:paraId="764559A6" w14:textId="77777777" w:rsidTr="00E15C81">
        <w:trPr>
          <w:trHeight w:val="341"/>
        </w:trPr>
        <w:tc>
          <w:tcPr>
            <w:tcW w:w="994" w:type="dxa"/>
            <w:noWrap/>
            <w:vAlign w:val="center"/>
            <w:hideMark/>
          </w:tcPr>
          <w:p w14:paraId="33AE77D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Surface</w:t>
            </w:r>
          </w:p>
        </w:tc>
        <w:tc>
          <w:tcPr>
            <w:tcW w:w="555" w:type="dxa"/>
            <w:noWrap/>
            <w:vAlign w:val="center"/>
            <w:hideMark/>
          </w:tcPr>
          <w:p w14:paraId="4738D7DD"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w:t>
            </w:r>
          </w:p>
        </w:tc>
        <w:tc>
          <w:tcPr>
            <w:tcW w:w="766" w:type="dxa"/>
            <w:noWrap/>
            <w:vAlign w:val="center"/>
            <w:hideMark/>
          </w:tcPr>
          <w:p w14:paraId="6ABE01D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3.89</w:t>
            </w:r>
          </w:p>
        </w:tc>
        <w:tc>
          <w:tcPr>
            <w:tcW w:w="961" w:type="dxa"/>
            <w:noWrap/>
            <w:vAlign w:val="center"/>
            <w:hideMark/>
          </w:tcPr>
          <w:p w14:paraId="1658822D"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4.06</w:t>
            </w:r>
          </w:p>
        </w:tc>
        <w:tc>
          <w:tcPr>
            <w:tcW w:w="683" w:type="dxa"/>
            <w:noWrap/>
            <w:vAlign w:val="center"/>
            <w:hideMark/>
          </w:tcPr>
          <w:p w14:paraId="5C86A44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9.75</w:t>
            </w:r>
          </w:p>
        </w:tc>
        <w:tc>
          <w:tcPr>
            <w:tcW w:w="720" w:type="dxa"/>
            <w:noWrap/>
            <w:vAlign w:val="center"/>
            <w:hideMark/>
          </w:tcPr>
          <w:p w14:paraId="34583C6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0.56</w:t>
            </w:r>
          </w:p>
        </w:tc>
        <w:tc>
          <w:tcPr>
            <w:tcW w:w="961" w:type="dxa"/>
            <w:noWrap/>
            <w:vAlign w:val="center"/>
            <w:hideMark/>
          </w:tcPr>
          <w:p w14:paraId="38117596"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0.63</w:t>
            </w:r>
          </w:p>
        </w:tc>
        <w:tc>
          <w:tcPr>
            <w:tcW w:w="683" w:type="dxa"/>
            <w:noWrap/>
            <w:vAlign w:val="center"/>
            <w:hideMark/>
          </w:tcPr>
          <w:p w14:paraId="10D8CA3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1.92</w:t>
            </w:r>
          </w:p>
        </w:tc>
        <w:tc>
          <w:tcPr>
            <w:tcW w:w="720" w:type="dxa"/>
            <w:noWrap/>
            <w:vAlign w:val="center"/>
            <w:hideMark/>
          </w:tcPr>
          <w:p w14:paraId="67D382B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0.07</w:t>
            </w:r>
          </w:p>
        </w:tc>
        <w:tc>
          <w:tcPr>
            <w:tcW w:w="990" w:type="dxa"/>
            <w:noWrap/>
            <w:vAlign w:val="center"/>
            <w:hideMark/>
          </w:tcPr>
          <w:p w14:paraId="384995CB"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0.04</w:t>
            </w:r>
          </w:p>
        </w:tc>
        <w:tc>
          <w:tcPr>
            <w:tcW w:w="683" w:type="dxa"/>
            <w:noWrap/>
            <w:vAlign w:val="center"/>
            <w:hideMark/>
          </w:tcPr>
          <w:p w14:paraId="7A04703F"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0.09</w:t>
            </w:r>
          </w:p>
        </w:tc>
        <w:tc>
          <w:tcPr>
            <w:tcW w:w="776" w:type="dxa"/>
            <w:noWrap/>
            <w:vAlign w:val="center"/>
            <w:hideMark/>
          </w:tcPr>
          <w:p w14:paraId="1753297C"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23.63</w:t>
            </w:r>
          </w:p>
        </w:tc>
        <w:tc>
          <w:tcPr>
            <w:tcW w:w="990" w:type="dxa"/>
            <w:noWrap/>
            <w:vAlign w:val="center"/>
            <w:hideMark/>
          </w:tcPr>
          <w:p w14:paraId="6C6B329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24.83</w:t>
            </w:r>
          </w:p>
        </w:tc>
        <w:tc>
          <w:tcPr>
            <w:tcW w:w="720" w:type="dxa"/>
            <w:noWrap/>
            <w:vAlign w:val="center"/>
            <w:hideMark/>
          </w:tcPr>
          <w:p w14:paraId="6781B68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58.31</w:t>
            </w:r>
          </w:p>
        </w:tc>
      </w:tr>
      <w:tr w:rsidR="00E15C81" w:rsidRPr="00E15C81" w14:paraId="3BDE77A6" w14:textId="77777777" w:rsidTr="00E15C81">
        <w:trPr>
          <w:trHeight w:val="341"/>
        </w:trPr>
        <w:tc>
          <w:tcPr>
            <w:tcW w:w="994" w:type="dxa"/>
            <w:noWrap/>
            <w:vAlign w:val="center"/>
            <w:hideMark/>
          </w:tcPr>
          <w:p w14:paraId="5D8D1D0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Medium</w:t>
            </w:r>
          </w:p>
        </w:tc>
        <w:tc>
          <w:tcPr>
            <w:tcW w:w="555" w:type="dxa"/>
            <w:noWrap/>
            <w:vAlign w:val="center"/>
            <w:hideMark/>
          </w:tcPr>
          <w:p w14:paraId="099E983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w:t>
            </w:r>
          </w:p>
        </w:tc>
        <w:tc>
          <w:tcPr>
            <w:tcW w:w="766" w:type="dxa"/>
            <w:noWrap/>
            <w:vAlign w:val="center"/>
            <w:hideMark/>
          </w:tcPr>
          <w:p w14:paraId="244147B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2.95</w:t>
            </w:r>
          </w:p>
        </w:tc>
        <w:tc>
          <w:tcPr>
            <w:tcW w:w="961" w:type="dxa"/>
            <w:noWrap/>
            <w:vAlign w:val="center"/>
            <w:hideMark/>
          </w:tcPr>
          <w:p w14:paraId="776864D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3.58</w:t>
            </w:r>
          </w:p>
        </w:tc>
        <w:tc>
          <w:tcPr>
            <w:tcW w:w="683" w:type="dxa"/>
            <w:noWrap/>
            <w:vAlign w:val="center"/>
            <w:hideMark/>
          </w:tcPr>
          <w:p w14:paraId="7AF1322A"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10.44</w:t>
            </w:r>
          </w:p>
        </w:tc>
        <w:tc>
          <w:tcPr>
            <w:tcW w:w="720" w:type="dxa"/>
            <w:noWrap/>
            <w:vAlign w:val="center"/>
            <w:hideMark/>
          </w:tcPr>
          <w:p w14:paraId="121E7FF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0.79</w:t>
            </w:r>
          </w:p>
        </w:tc>
        <w:tc>
          <w:tcPr>
            <w:tcW w:w="961" w:type="dxa"/>
            <w:noWrap/>
            <w:vAlign w:val="center"/>
            <w:hideMark/>
          </w:tcPr>
          <w:p w14:paraId="371F6F8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0.69</w:t>
            </w:r>
          </w:p>
        </w:tc>
        <w:tc>
          <w:tcPr>
            <w:tcW w:w="683" w:type="dxa"/>
            <w:noWrap/>
            <w:vAlign w:val="center"/>
            <w:hideMark/>
          </w:tcPr>
          <w:p w14:paraId="4C05AD16"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1.72</w:t>
            </w:r>
          </w:p>
        </w:tc>
        <w:tc>
          <w:tcPr>
            <w:tcW w:w="720" w:type="dxa"/>
            <w:noWrap/>
            <w:vAlign w:val="center"/>
            <w:hideMark/>
          </w:tcPr>
          <w:p w14:paraId="10CDFD3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0.07</w:t>
            </w:r>
          </w:p>
        </w:tc>
        <w:tc>
          <w:tcPr>
            <w:tcW w:w="990" w:type="dxa"/>
            <w:noWrap/>
            <w:vAlign w:val="center"/>
            <w:hideMark/>
          </w:tcPr>
          <w:p w14:paraId="4976C5E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0.11</w:t>
            </w:r>
          </w:p>
        </w:tc>
        <w:tc>
          <w:tcPr>
            <w:tcW w:w="683" w:type="dxa"/>
            <w:noWrap/>
            <w:vAlign w:val="center"/>
            <w:hideMark/>
          </w:tcPr>
          <w:p w14:paraId="6C92C984"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0.25</w:t>
            </w:r>
          </w:p>
        </w:tc>
        <w:tc>
          <w:tcPr>
            <w:tcW w:w="776" w:type="dxa"/>
            <w:noWrap/>
            <w:vAlign w:val="center"/>
            <w:hideMark/>
          </w:tcPr>
          <w:p w14:paraId="5649B94C"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3.65</w:t>
            </w:r>
          </w:p>
        </w:tc>
        <w:tc>
          <w:tcPr>
            <w:tcW w:w="990" w:type="dxa"/>
            <w:noWrap/>
            <w:vAlign w:val="center"/>
            <w:hideMark/>
          </w:tcPr>
          <w:p w14:paraId="65568B7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3.19</w:t>
            </w:r>
          </w:p>
        </w:tc>
        <w:tc>
          <w:tcPr>
            <w:tcW w:w="720" w:type="dxa"/>
            <w:noWrap/>
            <w:vAlign w:val="center"/>
            <w:hideMark/>
          </w:tcPr>
          <w:p w14:paraId="44318C4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7.76</w:t>
            </w:r>
          </w:p>
        </w:tc>
      </w:tr>
      <w:tr w:rsidR="00E15C81" w:rsidRPr="00E15C81" w14:paraId="3DDF9119" w14:textId="77777777" w:rsidTr="00E15C81">
        <w:trPr>
          <w:trHeight w:val="341"/>
        </w:trPr>
        <w:tc>
          <w:tcPr>
            <w:tcW w:w="994" w:type="dxa"/>
            <w:noWrap/>
            <w:vAlign w:val="center"/>
            <w:hideMark/>
          </w:tcPr>
          <w:p w14:paraId="60A0F392"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Bottom</w:t>
            </w:r>
          </w:p>
        </w:tc>
        <w:tc>
          <w:tcPr>
            <w:tcW w:w="555" w:type="dxa"/>
            <w:noWrap/>
            <w:vAlign w:val="center"/>
            <w:hideMark/>
          </w:tcPr>
          <w:p w14:paraId="19AD00D5"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M</w:t>
            </w:r>
          </w:p>
        </w:tc>
        <w:tc>
          <w:tcPr>
            <w:tcW w:w="766" w:type="dxa"/>
            <w:noWrap/>
            <w:vAlign w:val="center"/>
            <w:hideMark/>
          </w:tcPr>
          <w:p w14:paraId="1D05A83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3.06</w:t>
            </w:r>
          </w:p>
        </w:tc>
        <w:tc>
          <w:tcPr>
            <w:tcW w:w="961" w:type="dxa"/>
            <w:noWrap/>
            <w:vAlign w:val="center"/>
            <w:hideMark/>
          </w:tcPr>
          <w:p w14:paraId="7D135910"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3.70</w:t>
            </w:r>
          </w:p>
        </w:tc>
        <w:tc>
          <w:tcPr>
            <w:tcW w:w="683" w:type="dxa"/>
            <w:noWrap/>
            <w:vAlign w:val="center"/>
            <w:hideMark/>
          </w:tcPr>
          <w:p w14:paraId="6A4CAA27"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10.45</w:t>
            </w:r>
          </w:p>
        </w:tc>
        <w:tc>
          <w:tcPr>
            <w:tcW w:w="720" w:type="dxa"/>
            <w:noWrap/>
            <w:vAlign w:val="center"/>
            <w:hideMark/>
          </w:tcPr>
          <w:p w14:paraId="1A28973A"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0.59</w:t>
            </w:r>
          </w:p>
        </w:tc>
        <w:tc>
          <w:tcPr>
            <w:tcW w:w="961" w:type="dxa"/>
            <w:noWrap/>
            <w:vAlign w:val="center"/>
            <w:hideMark/>
          </w:tcPr>
          <w:p w14:paraId="223E459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0.37</w:t>
            </w:r>
          </w:p>
        </w:tc>
        <w:tc>
          <w:tcPr>
            <w:tcW w:w="683" w:type="dxa"/>
            <w:noWrap/>
            <w:vAlign w:val="center"/>
            <w:hideMark/>
          </w:tcPr>
          <w:p w14:paraId="4A01850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1.03</w:t>
            </w:r>
          </w:p>
        </w:tc>
        <w:tc>
          <w:tcPr>
            <w:tcW w:w="720" w:type="dxa"/>
            <w:noWrap/>
            <w:vAlign w:val="center"/>
            <w:hideMark/>
          </w:tcPr>
          <w:p w14:paraId="375A4EF1"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0.11</w:t>
            </w:r>
          </w:p>
        </w:tc>
        <w:tc>
          <w:tcPr>
            <w:tcW w:w="990" w:type="dxa"/>
            <w:noWrap/>
            <w:vAlign w:val="center"/>
            <w:hideMark/>
          </w:tcPr>
          <w:p w14:paraId="1E9339C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0.21</w:t>
            </w:r>
          </w:p>
        </w:tc>
        <w:tc>
          <w:tcPr>
            <w:tcW w:w="683" w:type="dxa"/>
            <w:noWrap/>
            <w:vAlign w:val="center"/>
            <w:hideMark/>
          </w:tcPr>
          <w:p w14:paraId="111BA8E3"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0.43</w:t>
            </w:r>
          </w:p>
        </w:tc>
        <w:tc>
          <w:tcPr>
            <w:tcW w:w="776" w:type="dxa"/>
            <w:noWrap/>
            <w:vAlign w:val="center"/>
            <w:hideMark/>
          </w:tcPr>
          <w:p w14:paraId="6D2AC50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12.81</w:t>
            </w:r>
          </w:p>
        </w:tc>
        <w:tc>
          <w:tcPr>
            <w:tcW w:w="990" w:type="dxa"/>
            <w:noWrap/>
            <w:vAlign w:val="center"/>
            <w:hideMark/>
          </w:tcPr>
          <w:p w14:paraId="1CD5C96E"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16.08</w:t>
            </w:r>
          </w:p>
        </w:tc>
        <w:tc>
          <w:tcPr>
            <w:tcW w:w="720" w:type="dxa"/>
            <w:noWrap/>
            <w:vAlign w:val="center"/>
            <w:hideMark/>
          </w:tcPr>
          <w:p w14:paraId="509D4EA9" w14:textId="77777777" w:rsidR="00E15C81" w:rsidRPr="00192264" w:rsidRDefault="00E15C81" w:rsidP="00E15C81">
            <w:pPr>
              <w:jc w:val="center"/>
              <w:rPr>
                <w:rFonts w:ascii="Times New Roman" w:eastAsia="Times New Roman" w:hAnsi="Times New Roman" w:cs="Times New Roman"/>
                <w:color w:val="000000"/>
                <w:sz w:val="20"/>
                <w:szCs w:val="20"/>
              </w:rPr>
            </w:pPr>
            <w:r w:rsidRPr="00192264">
              <w:rPr>
                <w:rFonts w:ascii="Times New Roman" w:eastAsia="Times New Roman" w:hAnsi="Times New Roman" w:cs="Times New Roman"/>
                <w:color w:val="000000"/>
                <w:sz w:val="20"/>
                <w:szCs w:val="20"/>
              </w:rPr>
              <w:t>34.02</w:t>
            </w:r>
          </w:p>
        </w:tc>
      </w:tr>
    </w:tbl>
    <w:p w14:paraId="6E3B22C0" w14:textId="77777777" w:rsidR="00910C52" w:rsidRDefault="00910C52" w:rsidP="00753993">
      <w:pPr>
        <w:spacing w:line="276" w:lineRule="auto"/>
        <w:jc w:val="both"/>
        <w:rPr>
          <w:rFonts w:ascii="Times New Roman" w:hAnsi="Times New Roman" w:cs="Times New Roman"/>
          <w:b/>
          <w:bCs/>
          <w:lang w:val="en-CA"/>
        </w:rPr>
      </w:pPr>
    </w:p>
    <w:p w14:paraId="369A9692" w14:textId="35EE016E" w:rsidR="00FA696F" w:rsidRDefault="00D037C4" w:rsidP="00753993">
      <w:pPr>
        <w:spacing w:line="276" w:lineRule="auto"/>
        <w:rPr>
          <w:rFonts w:ascii="Times New Roman" w:hAnsi="Times New Roman" w:cs="Times New Roman"/>
        </w:rPr>
      </w:pPr>
      <w:r>
        <w:rPr>
          <w:rFonts w:ascii="Times New Roman" w:hAnsi="Times New Roman" w:cs="Times New Roman"/>
          <w:lang w:val="en-CA"/>
        </w:rPr>
        <w:t xml:space="preserve"> Based on AICc, </w:t>
      </w:r>
      <w:r w:rsidR="00620F15">
        <w:rPr>
          <w:rFonts w:ascii="Times New Roman" w:hAnsi="Times New Roman" w:cs="Times New Roman"/>
        </w:rPr>
        <w:t>t</w:t>
      </w:r>
      <w:r w:rsidR="00F56FA2" w:rsidRPr="00F56FA2">
        <w:rPr>
          <w:rFonts w:ascii="Times New Roman" w:hAnsi="Times New Roman" w:cs="Times New Roman"/>
        </w:rPr>
        <w:t>he</w:t>
      </w:r>
      <w:r>
        <w:rPr>
          <w:rFonts w:ascii="Times New Roman" w:hAnsi="Times New Roman" w:cs="Times New Roman"/>
        </w:rPr>
        <w:t xml:space="preserve"> model including </w:t>
      </w:r>
      <w:r>
        <w:rPr>
          <w:rFonts w:ascii="Times New Roman" w:hAnsi="Times New Roman" w:cs="Times New Roman"/>
          <w:i/>
          <w:iCs/>
        </w:rPr>
        <w:t xml:space="preserve">blubber depth </w:t>
      </w:r>
      <w:r>
        <w:rPr>
          <w:rFonts w:ascii="Times New Roman" w:hAnsi="Times New Roman" w:cs="Times New Roman"/>
        </w:rPr>
        <w:t xml:space="preserve">as </w:t>
      </w:r>
      <w:r w:rsidR="009564B0">
        <w:rPr>
          <w:rFonts w:ascii="Times New Roman" w:hAnsi="Times New Roman" w:cs="Times New Roman"/>
        </w:rPr>
        <w:t>predictor</w:t>
      </w:r>
      <w:r>
        <w:rPr>
          <w:rFonts w:ascii="Times New Roman" w:hAnsi="Times New Roman" w:cs="Times New Roman"/>
        </w:rPr>
        <w:t xml:space="preserve"> was identified as the better when compared to the null model</w:t>
      </w:r>
      <w:r w:rsidR="00F56FA2" w:rsidRPr="00F56FA2">
        <w:rPr>
          <w:rFonts w:ascii="Times New Roman" w:hAnsi="Times New Roman" w:cs="Times New Roman"/>
        </w:rPr>
        <w:t xml:space="preserve"> </w:t>
      </w:r>
      <w:r>
        <w:rPr>
          <w:rFonts w:ascii="Times New Roman" w:hAnsi="Times New Roman" w:cs="Times New Roman"/>
        </w:rPr>
        <w:t xml:space="preserve">for cortisol concentrations. The post hoc test found significant difference in cortisol concentrations between the </w:t>
      </w:r>
      <w:r>
        <w:rPr>
          <w:rFonts w:ascii="Times New Roman" w:hAnsi="Times New Roman" w:cs="Times New Roman"/>
          <w:i/>
          <w:iCs/>
        </w:rPr>
        <w:t xml:space="preserve">Surface </w:t>
      </w:r>
      <w:r>
        <w:rPr>
          <w:rFonts w:ascii="Times New Roman" w:hAnsi="Times New Roman" w:cs="Times New Roman"/>
        </w:rPr>
        <w:t xml:space="preserve">and </w:t>
      </w:r>
      <w:r>
        <w:rPr>
          <w:rFonts w:ascii="Times New Roman" w:hAnsi="Times New Roman" w:cs="Times New Roman"/>
          <w:i/>
          <w:iCs/>
        </w:rPr>
        <w:t xml:space="preserve">Medium </w:t>
      </w:r>
      <w:r>
        <w:rPr>
          <w:rFonts w:ascii="Times New Roman" w:hAnsi="Times New Roman" w:cs="Times New Roman"/>
        </w:rPr>
        <w:t>blubber layers (EMMeans t (</w:t>
      </w:r>
      <w:r w:rsidR="00FA696F">
        <w:rPr>
          <w:rFonts w:ascii="Times New Roman" w:hAnsi="Times New Roman" w:cs="Times New Roman"/>
        </w:rPr>
        <w:t>34.2) = 2.5, p = 0.05)</w:t>
      </w:r>
      <w:r>
        <w:rPr>
          <w:rFonts w:ascii="Times New Roman" w:hAnsi="Times New Roman" w:cs="Times New Roman"/>
        </w:rPr>
        <w:t>.</w:t>
      </w:r>
      <w:r w:rsidR="00FA696F">
        <w:rPr>
          <w:rFonts w:ascii="Times New Roman" w:hAnsi="Times New Roman" w:cs="Times New Roman"/>
        </w:rPr>
        <w:t xml:space="preserve"> When </w:t>
      </w:r>
      <w:r w:rsidR="009564B0" w:rsidRPr="009564B0">
        <w:rPr>
          <w:rFonts w:ascii="Times New Roman" w:hAnsi="Times New Roman" w:cs="Times New Roman"/>
          <w:u w:val="single"/>
        </w:rPr>
        <w:t>three</w:t>
      </w:r>
      <w:r w:rsidR="00FA696F">
        <w:rPr>
          <w:rFonts w:ascii="Times New Roman" w:hAnsi="Times New Roman" w:cs="Times New Roman"/>
        </w:rPr>
        <w:t xml:space="preserve"> outliers (cortisol &gt; 25 ng/g) were removed</w:t>
      </w:r>
      <w:r w:rsidR="009564B0">
        <w:rPr>
          <w:rFonts w:ascii="Times New Roman" w:hAnsi="Times New Roman" w:cs="Times New Roman"/>
        </w:rPr>
        <w:t xml:space="preserve">, the difference was no longer significant. </w:t>
      </w:r>
    </w:p>
    <w:p w14:paraId="33449A4D" w14:textId="1A33A75F" w:rsidR="00F56FA2" w:rsidRDefault="009564B0" w:rsidP="007C5686">
      <w:pPr>
        <w:spacing w:line="276" w:lineRule="auto"/>
        <w:rPr>
          <w:rFonts w:ascii="Times New Roman" w:hAnsi="Times New Roman" w:cs="Times New Roman"/>
        </w:rPr>
      </w:pPr>
      <w:r>
        <w:rPr>
          <w:rFonts w:ascii="Times New Roman" w:hAnsi="Times New Roman" w:cs="Times New Roman"/>
        </w:rPr>
        <w:t xml:space="preserve">For corticosterone, the null model was had a lower AICc </w:t>
      </w:r>
      <w:r w:rsidR="0006493D">
        <w:rPr>
          <w:rFonts w:ascii="Times New Roman" w:hAnsi="Times New Roman" w:cs="Times New Roman"/>
        </w:rPr>
        <w:t xml:space="preserve">(116.7) </w:t>
      </w:r>
      <w:r>
        <w:rPr>
          <w:rFonts w:ascii="Times New Roman" w:hAnsi="Times New Roman" w:cs="Times New Roman"/>
        </w:rPr>
        <w:t xml:space="preserve">when compared to the model </w:t>
      </w:r>
      <w:r w:rsidR="0006493D">
        <w:rPr>
          <w:rFonts w:ascii="Times New Roman" w:hAnsi="Times New Roman" w:cs="Times New Roman"/>
        </w:rPr>
        <w:t xml:space="preserve">with </w:t>
      </w:r>
      <w:r w:rsidR="0006493D">
        <w:rPr>
          <w:rFonts w:ascii="Times New Roman" w:hAnsi="Times New Roman" w:cs="Times New Roman"/>
          <w:i/>
          <w:iCs/>
        </w:rPr>
        <w:t xml:space="preserve">Blubber death </w:t>
      </w:r>
      <w:r w:rsidR="0006493D">
        <w:rPr>
          <w:rFonts w:ascii="Times New Roman" w:hAnsi="Times New Roman" w:cs="Times New Roman"/>
        </w:rPr>
        <w:t xml:space="preserve">as predictor (AICc=120.6). Results did not change when three outliers were removed. </w:t>
      </w:r>
      <w:r w:rsidR="00FC617E">
        <w:rPr>
          <w:rFonts w:ascii="Times New Roman" w:hAnsi="Times New Roman" w:cs="Times New Roman"/>
        </w:rPr>
        <w:t xml:space="preserve">Similarly, the null model was the best model for aldosterone concentrations (AICc= 17.5) when compared to the model with </w:t>
      </w:r>
      <w:r w:rsidR="00FC617E">
        <w:rPr>
          <w:rFonts w:ascii="Times New Roman" w:hAnsi="Times New Roman" w:cs="Times New Roman"/>
          <w:i/>
          <w:iCs/>
        </w:rPr>
        <w:t xml:space="preserve">Blubber depth </w:t>
      </w:r>
      <w:r w:rsidR="00FC617E">
        <w:rPr>
          <w:rFonts w:ascii="Times New Roman" w:hAnsi="Times New Roman" w:cs="Times New Roman"/>
        </w:rPr>
        <w:t>(AICc=25.2</w:t>
      </w:r>
      <w:r w:rsidR="00771291">
        <w:rPr>
          <w:rFonts w:ascii="Times New Roman" w:hAnsi="Times New Roman" w:cs="Times New Roman"/>
        </w:rPr>
        <w:t>). Results did not change when one outlier was removed.</w:t>
      </w:r>
    </w:p>
    <w:p w14:paraId="3D141C29" w14:textId="1CAB15FD" w:rsidR="006B2BC2" w:rsidRPr="00107C5F" w:rsidRDefault="007C5686" w:rsidP="00107C5F">
      <w:pPr>
        <w:spacing w:line="276" w:lineRule="auto"/>
        <w:rPr>
          <w:rFonts w:ascii="Times New Roman" w:hAnsi="Times New Roman" w:cs="Times New Roman"/>
        </w:rPr>
      </w:pPr>
      <w:r>
        <w:rPr>
          <w:rFonts w:ascii="Times New Roman" w:hAnsi="Times New Roman" w:cs="Times New Roman"/>
        </w:rPr>
        <w:t xml:space="preserve">For lipid content, the model with blubber depth </w:t>
      </w:r>
      <w:r w:rsidR="0078645D">
        <w:rPr>
          <w:rFonts w:ascii="Times New Roman" w:hAnsi="Times New Roman" w:cs="Times New Roman"/>
        </w:rPr>
        <w:t xml:space="preserve">was found to be </w:t>
      </w:r>
      <w:r>
        <w:rPr>
          <w:rFonts w:ascii="Times New Roman" w:hAnsi="Times New Roman" w:cs="Times New Roman"/>
        </w:rPr>
        <w:t>the best model (AICc= 278.3)</w:t>
      </w:r>
      <w:r w:rsidR="0078645D">
        <w:rPr>
          <w:rFonts w:ascii="Times New Roman" w:hAnsi="Times New Roman" w:cs="Times New Roman"/>
        </w:rPr>
        <w:t>. Based on the post hoc test results the lipid content in the surface layer is significantly different from those in the medium (EMMeans t(19.1) = 3.4 , p= 0.01) and bottom (t(19.8) = 3.3, p= 0.01) layers. Two samples were identified as outliers as both had lipid content &gt; 50% . When removed, the lipid content in the surface was significantly different from that in the medium layer</w:t>
      </w:r>
      <w:r w:rsidR="00107C5F">
        <w:rPr>
          <w:rFonts w:ascii="Times New Roman" w:hAnsi="Times New Roman" w:cs="Times New Roman"/>
        </w:rPr>
        <w:t xml:space="preserve"> (t(18.2)= </w:t>
      </w:r>
      <w:r w:rsidR="00107C5F">
        <w:rPr>
          <w:rFonts w:ascii="Times New Roman" w:hAnsi="Times New Roman" w:cs="Times New Roman"/>
        </w:rPr>
        <w:lastRenderedPageBreak/>
        <w:t>2.8, p= 0.03)</w:t>
      </w:r>
      <w:r w:rsidR="0078645D">
        <w:rPr>
          <w:rFonts w:ascii="Times New Roman" w:hAnsi="Times New Roman" w:cs="Times New Roman"/>
        </w:rPr>
        <w:t>, but not the bottom layer</w:t>
      </w:r>
      <w:r w:rsidR="00107C5F">
        <w:rPr>
          <w:rFonts w:ascii="Times New Roman" w:hAnsi="Times New Roman" w:cs="Times New Roman"/>
        </w:rPr>
        <w:t xml:space="preserve">, </w:t>
      </w:r>
      <w:r w:rsidR="00331FD7">
        <w:rPr>
          <w:noProof/>
        </w:rPr>
        <w:drawing>
          <wp:inline distT="0" distB="0" distL="0" distR="0" wp14:anchorId="6E027F3F" wp14:editId="73495A56">
            <wp:extent cx="6139543" cy="4283764"/>
            <wp:effectExtent l="0" t="0" r="0" b="0"/>
            <wp:docPr id="7310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16961" name="Picture 731016961"/>
                    <pic:cNvPicPr/>
                  </pic:nvPicPr>
                  <pic:blipFill>
                    <a:blip r:embed="rId11">
                      <a:extLst>
                        <a:ext uri="{28A0092B-C50C-407E-A947-70E740481C1C}">
                          <a14:useLocalDpi xmlns:a14="http://schemas.microsoft.com/office/drawing/2010/main" val="0"/>
                        </a:ext>
                      </a:extLst>
                    </a:blip>
                    <a:stretch>
                      <a:fillRect/>
                    </a:stretch>
                  </pic:blipFill>
                  <pic:spPr>
                    <a:xfrm>
                      <a:off x="0" y="0"/>
                      <a:ext cx="6228245" cy="4345655"/>
                    </a:xfrm>
                    <a:prstGeom prst="rect">
                      <a:avLst/>
                    </a:prstGeom>
                  </pic:spPr>
                </pic:pic>
              </a:graphicData>
            </a:graphic>
          </wp:inline>
        </w:drawing>
      </w:r>
    </w:p>
    <w:p w14:paraId="4B33E362" w14:textId="5213620C" w:rsidR="006B2BC2" w:rsidRPr="00331FD7" w:rsidRDefault="006B2BC2" w:rsidP="00331FD7">
      <w:pPr>
        <w:pStyle w:val="Caption"/>
        <w:spacing w:line="276" w:lineRule="auto"/>
        <w:jc w:val="both"/>
        <w:rPr>
          <w:rFonts w:ascii="Times New Roman" w:hAnsi="Times New Roman" w:cs="Times New Roman"/>
          <w:lang w:val="en-CA"/>
        </w:rPr>
      </w:pPr>
      <w:r>
        <w:t xml:space="preserve">Figure </w:t>
      </w:r>
      <w:r w:rsidR="00722259">
        <w:t>2</w:t>
      </w:r>
      <w:r>
        <w:t xml:space="preserve">: </w:t>
      </w:r>
      <w:r w:rsidR="00722259">
        <w:t xml:space="preserve"> Hormone concentrations(ng/g) and lipid content (%) along blubber depth in samples from </w:t>
      </w:r>
      <w:r w:rsidR="00504673">
        <w:t>stranded</w:t>
      </w:r>
      <w:r w:rsidR="00722259">
        <w:t xml:space="preserve"> female (*) and male (°) gray</w:t>
      </w:r>
      <w:r>
        <w:t xml:space="preserve"> </w:t>
      </w:r>
      <w:r w:rsidR="00722259">
        <w:t>whales.</w:t>
      </w:r>
    </w:p>
    <w:p w14:paraId="41D16056" w14:textId="77777777" w:rsidR="006B2BC2" w:rsidRDefault="006B2BC2" w:rsidP="00753993">
      <w:pPr>
        <w:spacing w:line="276" w:lineRule="auto"/>
        <w:jc w:val="both"/>
        <w:rPr>
          <w:rFonts w:ascii="Times New Roman" w:hAnsi="Times New Roman" w:cs="Times New Roman"/>
          <w:b/>
          <w:bCs/>
          <w:i/>
          <w:iCs/>
          <w:lang w:val="en-CA"/>
        </w:rPr>
      </w:pPr>
    </w:p>
    <w:p w14:paraId="4A9F2A03" w14:textId="77777777" w:rsidR="00B85F5F" w:rsidRPr="00504673" w:rsidRDefault="00B85F5F" w:rsidP="00B85F5F">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sidRPr="00504673">
        <w:rPr>
          <w:rFonts w:ascii="Times New Roman" w:eastAsia="Times New Roman" w:hAnsi="Times New Roman" w:cs="Times New Roman"/>
          <w:b/>
          <w:bCs/>
          <w:i/>
          <w:iCs/>
          <w:color w:val="000000" w:themeColor="text1"/>
          <w:lang w:val="en-CA"/>
        </w:rPr>
        <w:t>Analysis of hormone concentrations in relation to cause of death</w:t>
      </w:r>
      <w:r w:rsidRPr="00504673">
        <w:rPr>
          <w:rFonts w:ascii="Times New Roman" w:eastAsia="Times New Roman" w:hAnsi="Times New Roman" w:cs="Times New Roman"/>
          <w:b/>
          <w:bCs/>
          <w:color w:val="000000" w:themeColor="text1"/>
          <w:lang w:val="en-CA"/>
        </w:rPr>
        <w:t xml:space="preserve">. </w:t>
      </w:r>
    </w:p>
    <w:p w14:paraId="682525E4" w14:textId="45534C64" w:rsidR="004F5793" w:rsidRDefault="0052219E" w:rsidP="0093475A">
      <w:pPr>
        <w:spacing w:line="276" w:lineRule="auto"/>
        <w:jc w:val="both"/>
        <w:rPr>
          <w:rFonts w:ascii="Times New Roman" w:hAnsi="Times New Roman" w:cs="Times New Roman"/>
          <w:lang w:val="en-CA"/>
        </w:rPr>
      </w:pPr>
      <w:r w:rsidRPr="00614AED">
        <w:rPr>
          <w:rFonts w:ascii="Times New Roman" w:hAnsi="Times New Roman" w:cs="Times New Roman"/>
          <w:lang w:val="en-CA"/>
        </w:rPr>
        <w:t>When including outliers, m</w:t>
      </w:r>
      <w:r w:rsidR="003E7C0E" w:rsidRPr="00614AED">
        <w:rPr>
          <w:rFonts w:ascii="Times New Roman" w:hAnsi="Times New Roman" w:cs="Times New Roman"/>
          <w:lang w:val="en-CA"/>
        </w:rPr>
        <w:t>ean</w:t>
      </w:r>
      <w:r w:rsidR="00734E11">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 xml:space="preserve"> </w:t>
      </w:r>
      <w:r w:rsidR="00734E11">
        <w:rPr>
          <w:rFonts w:ascii="Times New Roman" w:hAnsi="Times New Roman" w:cs="Times New Roman"/>
          <w:lang w:val="en-CA"/>
        </w:rPr>
        <w:t>s</w:t>
      </w:r>
      <w:r w:rsidR="009B1213">
        <w:rPr>
          <w:rFonts w:ascii="Times New Roman" w:hAnsi="Times New Roman" w:cs="Times New Roman"/>
          <w:lang w:val="en-CA"/>
        </w:rPr>
        <w:t>tandard deviation</w:t>
      </w:r>
      <w:r w:rsidR="00734E11">
        <w:rPr>
          <w:rFonts w:ascii="Times New Roman" w:hAnsi="Times New Roman" w:cs="Times New Roman"/>
          <w:lang w:val="en-CA"/>
        </w:rPr>
        <w:t>)</w:t>
      </w:r>
      <w:r w:rsidR="003E7C0E" w:rsidRPr="00614AED">
        <w:rPr>
          <w:rFonts w:ascii="Times New Roman" w:hAnsi="Times New Roman" w:cs="Times New Roman"/>
          <w:lang w:val="en-CA"/>
        </w:rPr>
        <w:t xml:space="preserve"> cortisol concentrations w</w:t>
      </w:r>
      <w:r w:rsidR="00B85F5F">
        <w:rPr>
          <w:rFonts w:ascii="Times New Roman" w:hAnsi="Times New Roman" w:cs="Times New Roman"/>
          <w:lang w:val="en-CA"/>
        </w:rPr>
        <w:t>ere</w:t>
      </w:r>
      <w:r w:rsidR="003E7C0E" w:rsidRPr="00614AED">
        <w:rPr>
          <w:rFonts w:ascii="Times New Roman" w:hAnsi="Times New Roman" w:cs="Times New Roman"/>
          <w:lang w:val="en-CA"/>
        </w:rPr>
        <w:t xml:space="preserve"> </w:t>
      </w:r>
      <w:r w:rsidRPr="00614AED">
        <w:rPr>
          <w:rFonts w:ascii="Times New Roman" w:hAnsi="Times New Roman" w:cs="Times New Roman"/>
          <w:lang w:val="en-CA"/>
        </w:rPr>
        <w:t>12.80</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12.87)</w:t>
      </w:r>
      <w:r w:rsidRPr="00614AED">
        <w:rPr>
          <w:rFonts w:ascii="Times New Roman" w:hAnsi="Times New Roman" w:cs="Times New Roman"/>
          <w:lang w:val="en-CA"/>
        </w:rPr>
        <w:t xml:space="preserve"> ng/g for samples in the </w:t>
      </w:r>
      <w:r w:rsidRPr="00614AED">
        <w:rPr>
          <w:rFonts w:ascii="Times New Roman" w:hAnsi="Times New Roman" w:cs="Times New Roman"/>
          <w:i/>
          <w:iCs/>
          <w:lang w:val="en-CA"/>
        </w:rPr>
        <w:t xml:space="preserve">Trauma </w:t>
      </w:r>
      <w:r w:rsidRPr="00614AED">
        <w:rPr>
          <w:rFonts w:ascii="Times New Roman" w:hAnsi="Times New Roman" w:cs="Times New Roman"/>
          <w:lang w:val="en-CA"/>
        </w:rPr>
        <w:t>category, followed by 6.31</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8.00)</w:t>
      </w:r>
      <w:r w:rsidRPr="00614AED">
        <w:rPr>
          <w:rFonts w:ascii="Times New Roman" w:hAnsi="Times New Roman" w:cs="Times New Roman"/>
          <w:lang w:val="en-CA"/>
        </w:rPr>
        <w:t xml:space="preserve"> ng/g and 5.57</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4.18)</w:t>
      </w:r>
      <w:r w:rsidR="009B1213" w:rsidRPr="00614AED">
        <w:rPr>
          <w:rFonts w:ascii="Times New Roman" w:hAnsi="Times New Roman" w:cs="Times New Roman"/>
          <w:lang w:val="en-CA"/>
        </w:rPr>
        <w:t xml:space="preserve"> </w:t>
      </w:r>
      <w:r w:rsidRPr="00614AED">
        <w:rPr>
          <w:rFonts w:ascii="Times New Roman" w:hAnsi="Times New Roman" w:cs="Times New Roman"/>
          <w:lang w:val="en-CA"/>
        </w:rPr>
        <w:t xml:space="preserve"> ng/g for samples in the </w:t>
      </w:r>
      <w:r w:rsidRPr="00614AED">
        <w:rPr>
          <w:rFonts w:ascii="Times New Roman" w:hAnsi="Times New Roman" w:cs="Times New Roman"/>
          <w:i/>
          <w:iCs/>
          <w:lang w:val="en-CA"/>
        </w:rPr>
        <w:t>Nutritional stress categories (UME and not)</w:t>
      </w:r>
      <w:r w:rsidR="00614AED" w:rsidRPr="00614AED">
        <w:rPr>
          <w:rFonts w:ascii="Times New Roman" w:hAnsi="Times New Roman" w:cs="Times New Roman"/>
          <w:i/>
          <w:iCs/>
          <w:lang w:val="en-CA"/>
        </w:rPr>
        <w:t xml:space="preserve">, </w:t>
      </w:r>
      <w:r w:rsidR="00614AED" w:rsidRPr="00614AED">
        <w:rPr>
          <w:rFonts w:ascii="Times New Roman" w:hAnsi="Times New Roman" w:cs="Times New Roman"/>
          <w:lang w:val="en-CA"/>
        </w:rPr>
        <w:t>and 3.8</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3.68)</w:t>
      </w:r>
      <w:r w:rsidR="009B1213" w:rsidRPr="00614AED">
        <w:rPr>
          <w:rFonts w:ascii="Times New Roman" w:hAnsi="Times New Roman" w:cs="Times New Roman"/>
          <w:lang w:val="en-CA"/>
        </w:rPr>
        <w:t xml:space="preserve"> </w:t>
      </w:r>
      <w:r w:rsidR="00614AED" w:rsidRPr="00614AED">
        <w:rPr>
          <w:rFonts w:ascii="Times New Roman" w:hAnsi="Times New Roman" w:cs="Times New Roman"/>
          <w:lang w:val="en-CA"/>
        </w:rPr>
        <w:t xml:space="preserve"> and 2.0</w:t>
      </w:r>
      <w:r w:rsidR="009B1213">
        <w:rPr>
          <w:rFonts w:ascii="Times New Roman" w:hAnsi="Times New Roman" w:cs="Times New Roman"/>
          <w:lang w:val="en-CA"/>
        </w:rPr>
        <w:t xml:space="preserve"> (</w:t>
      </w:r>
      <w:r w:rsidR="009B1213">
        <w:rPr>
          <w:rFonts w:ascii="Times New Roman" w:hAnsi="Times New Roman" w:cs="Times New Roman"/>
          <w:lang w:val="en-CA"/>
        </w:rPr>
        <w:sym w:font="Symbol" w:char="F0B1"/>
      </w:r>
      <w:r w:rsidR="009B1213">
        <w:rPr>
          <w:rFonts w:ascii="Times New Roman" w:hAnsi="Times New Roman" w:cs="Times New Roman"/>
          <w:lang w:val="en-CA"/>
        </w:rPr>
        <w:t>0.95)</w:t>
      </w:r>
      <w:r w:rsidR="009B1213" w:rsidRPr="00614AED">
        <w:rPr>
          <w:rFonts w:ascii="Times New Roman" w:hAnsi="Times New Roman" w:cs="Times New Roman"/>
          <w:lang w:val="en-CA"/>
        </w:rPr>
        <w:t xml:space="preserve"> </w:t>
      </w:r>
      <w:r w:rsidR="00614AED" w:rsidRPr="00614AED">
        <w:rPr>
          <w:rFonts w:ascii="Times New Roman" w:hAnsi="Times New Roman" w:cs="Times New Roman"/>
          <w:lang w:val="en-CA"/>
        </w:rPr>
        <w:t xml:space="preserve"> ng/g for samples in the </w:t>
      </w:r>
      <w:r w:rsidR="00614AED" w:rsidRPr="00734E11">
        <w:rPr>
          <w:rFonts w:ascii="Times New Roman" w:hAnsi="Times New Roman" w:cs="Times New Roman"/>
          <w:i/>
          <w:iCs/>
          <w:lang w:val="en-CA"/>
        </w:rPr>
        <w:t>Entanglement</w:t>
      </w:r>
      <w:r w:rsidR="00614AED" w:rsidRPr="00614AED">
        <w:rPr>
          <w:rFonts w:ascii="Times New Roman" w:hAnsi="Times New Roman" w:cs="Times New Roman"/>
          <w:lang w:val="en-CA"/>
        </w:rPr>
        <w:t xml:space="preserve"> and </w:t>
      </w:r>
      <w:r w:rsidR="00734E11" w:rsidRPr="00734E11">
        <w:rPr>
          <w:rFonts w:ascii="Times New Roman" w:hAnsi="Times New Roman" w:cs="Times New Roman"/>
          <w:i/>
          <w:iCs/>
          <w:lang w:val="en-CA"/>
        </w:rPr>
        <w:t>P</w:t>
      </w:r>
      <w:r w:rsidR="00614AED" w:rsidRPr="00734E11">
        <w:rPr>
          <w:rFonts w:ascii="Times New Roman" w:hAnsi="Times New Roman" w:cs="Times New Roman"/>
          <w:i/>
          <w:iCs/>
          <w:lang w:val="en-CA"/>
        </w:rPr>
        <w:t>redation</w:t>
      </w:r>
      <w:r w:rsidR="00614AED" w:rsidRPr="00614AED">
        <w:rPr>
          <w:rFonts w:ascii="Times New Roman" w:hAnsi="Times New Roman" w:cs="Times New Roman"/>
          <w:lang w:val="en-CA"/>
        </w:rPr>
        <w:t xml:space="preserve"> categories</w:t>
      </w:r>
      <w:r w:rsidR="0093475A">
        <w:rPr>
          <w:rFonts w:ascii="Times New Roman" w:hAnsi="Times New Roman" w:cs="Times New Roman"/>
          <w:lang w:val="en-CA"/>
        </w:rPr>
        <w:t xml:space="preserve"> (Fig. 3a)</w:t>
      </w:r>
      <w:r w:rsidR="00614AED" w:rsidRPr="00614AED">
        <w:rPr>
          <w:rFonts w:ascii="Times New Roman" w:hAnsi="Times New Roman" w:cs="Times New Roman"/>
          <w:lang w:val="en-CA"/>
        </w:rPr>
        <w:t xml:space="preserve">. </w:t>
      </w:r>
      <w:r w:rsidR="009B1213">
        <w:rPr>
          <w:rFonts w:ascii="Times New Roman" w:hAnsi="Times New Roman" w:cs="Times New Roman"/>
          <w:lang w:val="en-CA"/>
        </w:rPr>
        <w:t xml:space="preserve">However, there was no significant difference. Analytical results did not change when </w:t>
      </w:r>
      <w:r w:rsidR="00044F53">
        <w:rPr>
          <w:rFonts w:ascii="Times New Roman" w:hAnsi="Times New Roman" w:cs="Times New Roman"/>
          <w:lang w:val="en-CA"/>
        </w:rPr>
        <w:t>two</w:t>
      </w:r>
      <w:r w:rsidR="0093475A">
        <w:rPr>
          <w:rFonts w:ascii="Times New Roman" w:hAnsi="Times New Roman" w:cs="Times New Roman"/>
          <w:lang w:val="en-CA"/>
        </w:rPr>
        <w:t xml:space="preserve"> outliers</w:t>
      </w:r>
      <w:r w:rsidR="00044F53">
        <w:rPr>
          <w:rFonts w:ascii="Times New Roman" w:hAnsi="Times New Roman" w:cs="Times New Roman"/>
          <w:lang w:val="en-CA"/>
        </w:rPr>
        <w:t>, both with mean cortisol &gt; 20 ng/g,</w:t>
      </w:r>
      <w:r w:rsidR="0093475A">
        <w:rPr>
          <w:rFonts w:ascii="Times New Roman" w:hAnsi="Times New Roman" w:cs="Times New Roman"/>
          <w:lang w:val="en-CA"/>
        </w:rPr>
        <w:t xml:space="preserve"> were removed</w:t>
      </w:r>
      <w:r w:rsidR="00044F53">
        <w:rPr>
          <w:rFonts w:ascii="Times New Roman" w:hAnsi="Times New Roman" w:cs="Times New Roman"/>
          <w:lang w:val="en-CA"/>
        </w:rPr>
        <w:t xml:space="preserve">. </w:t>
      </w:r>
    </w:p>
    <w:p w14:paraId="24664EB9" w14:textId="7BFF1067" w:rsidR="00EF0833" w:rsidRDefault="00B85F5F" w:rsidP="00EF0833">
      <w:pPr>
        <w:spacing w:line="276" w:lineRule="auto"/>
        <w:jc w:val="both"/>
        <w:rPr>
          <w:rFonts w:ascii="Times New Roman" w:hAnsi="Times New Roman" w:cs="Times New Roman"/>
          <w:lang w:val="en-CA"/>
        </w:rPr>
      </w:pPr>
      <w:r>
        <w:rPr>
          <w:rFonts w:ascii="Times New Roman" w:hAnsi="Times New Roman" w:cs="Times New Roman"/>
          <w:lang w:val="en-CA"/>
        </w:rPr>
        <w:t>From the dataset for corticosterone, o</w:t>
      </w:r>
      <w:r w:rsidR="002515CD">
        <w:rPr>
          <w:rFonts w:ascii="Times New Roman" w:hAnsi="Times New Roman" w:cs="Times New Roman"/>
          <w:lang w:val="en-CA"/>
        </w:rPr>
        <w:t>ne</w:t>
      </w:r>
      <w:r>
        <w:rPr>
          <w:rFonts w:ascii="Times New Roman" w:hAnsi="Times New Roman" w:cs="Times New Roman"/>
          <w:lang w:val="en-CA"/>
        </w:rPr>
        <w:t xml:space="preserve"> obvious</w:t>
      </w:r>
      <w:r w:rsidR="002515CD">
        <w:rPr>
          <w:rFonts w:ascii="Times New Roman" w:hAnsi="Times New Roman" w:cs="Times New Roman"/>
          <w:lang w:val="en-CA"/>
        </w:rPr>
        <w:t xml:space="preserve"> outlier was removed. M</w:t>
      </w:r>
      <w:r w:rsidR="00EF0833" w:rsidRPr="00614AED">
        <w:rPr>
          <w:rFonts w:ascii="Times New Roman" w:hAnsi="Times New Roman" w:cs="Times New Roman"/>
          <w:lang w:val="en-CA"/>
        </w:rPr>
        <w:t>ean</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EF0833">
        <w:rPr>
          <w:rFonts w:ascii="Times New Roman" w:hAnsi="Times New Roman" w:cs="Times New Roman"/>
          <w:lang w:val="en-CA"/>
        </w:rPr>
        <w:t xml:space="preserve"> standard deviation)</w:t>
      </w:r>
      <w:r w:rsidR="00EF0833" w:rsidRPr="00614AED">
        <w:rPr>
          <w:rFonts w:ascii="Times New Roman" w:hAnsi="Times New Roman" w:cs="Times New Roman"/>
          <w:lang w:val="en-CA"/>
        </w:rPr>
        <w:t xml:space="preserve"> concentrations w</w:t>
      </w:r>
      <w:r>
        <w:rPr>
          <w:rFonts w:ascii="Times New Roman" w:hAnsi="Times New Roman" w:cs="Times New Roman"/>
          <w:lang w:val="en-CA"/>
        </w:rPr>
        <w:t>ere</w:t>
      </w:r>
      <w:r w:rsidR="00EF0833" w:rsidRPr="00614AED">
        <w:rPr>
          <w:rFonts w:ascii="Times New Roman" w:hAnsi="Times New Roman" w:cs="Times New Roman"/>
          <w:lang w:val="en-CA"/>
        </w:rPr>
        <w:t xml:space="preserve"> </w:t>
      </w:r>
      <w:r w:rsidR="00CE576E">
        <w:rPr>
          <w:rFonts w:ascii="Times New Roman" w:hAnsi="Times New Roman" w:cs="Times New Roman"/>
          <w:lang w:val="en-CA"/>
        </w:rPr>
        <w:t>1.06</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w:t>
      </w:r>
      <w:r w:rsidR="00CE576E">
        <w:rPr>
          <w:rFonts w:ascii="Times New Roman" w:hAnsi="Times New Roman" w:cs="Times New Roman"/>
          <w:lang w:val="en-CA"/>
        </w:rPr>
        <w:t>1.18</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for samples in the </w:t>
      </w:r>
      <w:r w:rsidR="00EF0833" w:rsidRPr="00614AED">
        <w:rPr>
          <w:rFonts w:ascii="Times New Roman" w:hAnsi="Times New Roman" w:cs="Times New Roman"/>
          <w:i/>
          <w:iCs/>
          <w:lang w:val="en-CA"/>
        </w:rPr>
        <w:t xml:space="preserve">Trauma </w:t>
      </w:r>
      <w:r w:rsidR="00EF0833" w:rsidRPr="00614AED">
        <w:rPr>
          <w:rFonts w:ascii="Times New Roman" w:hAnsi="Times New Roman" w:cs="Times New Roman"/>
          <w:lang w:val="en-CA"/>
        </w:rPr>
        <w:t xml:space="preserve">category, </w:t>
      </w:r>
      <w:r w:rsidR="00D249AD">
        <w:rPr>
          <w:rFonts w:ascii="Times New Roman" w:hAnsi="Times New Roman" w:cs="Times New Roman"/>
          <w:lang w:val="en-CA"/>
        </w:rPr>
        <w:t>3.82</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3.17</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w:t>
      </w:r>
      <w:r w:rsidR="00D249AD">
        <w:rPr>
          <w:rFonts w:ascii="Times New Roman" w:hAnsi="Times New Roman" w:cs="Times New Roman"/>
          <w:lang w:val="en-CA"/>
        </w:rPr>
        <w:t>, 1.26</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1</w:t>
      </w:r>
      <w:r w:rsidR="00EF0833">
        <w:rPr>
          <w:rFonts w:ascii="Times New Roman" w:hAnsi="Times New Roman" w:cs="Times New Roman"/>
          <w:lang w:val="en-CA"/>
        </w:rPr>
        <w:t>.</w:t>
      </w:r>
      <w:r w:rsidR="00D249AD">
        <w:rPr>
          <w:rFonts w:ascii="Times New Roman" w:hAnsi="Times New Roman" w:cs="Times New Roman"/>
          <w:lang w:val="en-CA"/>
        </w:rPr>
        <w:t>44</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for samples in the </w:t>
      </w:r>
      <w:r w:rsidR="00EF0833" w:rsidRPr="00614AED">
        <w:rPr>
          <w:rFonts w:ascii="Times New Roman" w:hAnsi="Times New Roman" w:cs="Times New Roman"/>
          <w:i/>
          <w:iCs/>
          <w:lang w:val="en-CA"/>
        </w:rPr>
        <w:t xml:space="preserve">Nutritional stress categories (UME and not), </w:t>
      </w:r>
      <w:r w:rsidR="00EF0833" w:rsidRPr="00614AED">
        <w:rPr>
          <w:rFonts w:ascii="Times New Roman" w:hAnsi="Times New Roman" w:cs="Times New Roman"/>
          <w:lang w:val="en-CA"/>
        </w:rPr>
        <w:t xml:space="preserve">and </w:t>
      </w:r>
      <w:r w:rsidR="00D249AD">
        <w:rPr>
          <w:rFonts w:ascii="Times New Roman" w:hAnsi="Times New Roman" w:cs="Times New Roman"/>
          <w:lang w:val="en-CA"/>
        </w:rPr>
        <w:t>1.77</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1</w:t>
      </w:r>
      <w:r w:rsidR="00EF0833">
        <w:rPr>
          <w:rFonts w:ascii="Times New Roman" w:hAnsi="Times New Roman" w:cs="Times New Roman"/>
          <w:lang w:val="en-CA"/>
        </w:rPr>
        <w:t>.</w:t>
      </w:r>
      <w:r w:rsidR="00D249AD">
        <w:rPr>
          <w:rFonts w:ascii="Times New Roman" w:hAnsi="Times New Roman" w:cs="Times New Roman"/>
          <w:lang w:val="en-CA"/>
        </w:rPr>
        <w:t>74</w:t>
      </w:r>
      <w:r w:rsidR="00EF0833">
        <w:rPr>
          <w:rFonts w:ascii="Times New Roman" w:hAnsi="Times New Roman" w:cs="Times New Roman"/>
          <w:lang w:val="en-CA"/>
        </w:rPr>
        <w:t>)</w:t>
      </w:r>
      <w:r w:rsidR="00EF0833" w:rsidRPr="00614AED">
        <w:rPr>
          <w:rFonts w:ascii="Times New Roman" w:hAnsi="Times New Roman" w:cs="Times New Roman"/>
          <w:lang w:val="en-CA"/>
        </w:rPr>
        <w:t xml:space="preserve"> and </w:t>
      </w:r>
      <w:r w:rsidR="00D249AD">
        <w:rPr>
          <w:rFonts w:ascii="Times New Roman" w:hAnsi="Times New Roman" w:cs="Times New Roman"/>
          <w:lang w:val="en-CA"/>
        </w:rPr>
        <w:t>0.59</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D249AD">
        <w:rPr>
          <w:rFonts w:ascii="Times New Roman" w:hAnsi="Times New Roman" w:cs="Times New Roman"/>
          <w:lang w:val="en-CA"/>
        </w:rPr>
        <w:t xml:space="preserve"> </w:t>
      </w:r>
      <w:r w:rsidR="00EF0833">
        <w:rPr>
          <w:rFonts w:ascii="Times New Roman" w:hAnsi="Times New Roman" w:cs="Times New Roman"/>
          <w:lang w:val="en-CA"/>
        </w:rPr>
        <w:t>0.</w:t>
      </w:r>
      <w:r w:rsidR="00D249AD">
        <w:rPr>
          <w:rFonts w:ascii="Times New Roman" w:hAnsi="Times New Roman" w:cs="Times New Roman"/>
          <w:lang w:val="en-CA"/>
        </w:rPr>
        <w:t>65</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for samples in the </w:t>
      </w:r>
      <w:r w:rsidR="00EF0833" w:rsidRPr="00734E11">
        <w:rPr>
          <w:rFonts w:ascii="Times New Roman" w:hAnsi="Times New Roman" w:cs="Times New Roman"/>
          <w:i/>
          <w:iCs/>
          <w:lang w:val="en-CA"/>
        </w:rPr>
        <w:t>Entanglement</w:t>
      </w:r>
      <w:r w:rsidR="00EF0833" w:rsidRPr="00614AED">
        <w:rPr>
          <w:rFonts w:ascii="Times New Roman" w:hAnsi="Times New Roman" w:cs="Times New Roman"/>
          <w:lang w:val="en-CA"/>
        </w:rPr>
        <w:t xml:space="preserve"> and </w:t>
      </w:r>
      <w:r w:rsidR="00EF0833" w:rsidRPr="00734E11">
        <w:rPr>
          <w:rFonts w:ascii="Times New Roman" w:hAnsi="Times New Roman" w:cs="Times New Roman"/>
          <w:i/>
          <w:iCs/>
          <w:lang w:val="en-CA"/>
        </w:rPr>
        <w:t>Predation</w:t>
      </w:r>
      <w:r w:rsidR="00EF0833" w:rsidRPr="00614AED">
        <w:rPr>
          <w:rFonts w:ascii="Times New Roman" w:hAnsi="Times New Roman" w:cs="Times New Roman"/>
          <w:lang w:val="en-CA"/>
        </w:rPr>
        <w:t xml:space="preserve"> categories</w:t>
      </w:r>
      <w:r w:rsidR="00EF0833">
        <w:rPr>
          <w:rFonts w:ascii="Times New Roman" w:hAnsi="Times New Roman" w:cs="Times New Roman"/>
          <w:lang w:val="en-CA"/>
        </w:rPr>
        <w:t xml:space="preserve"> (Fig. 3</w:t>
      </w:r>
      <w:r w:rsidR="00D249AD">
        <w:rPr>
          <w:rFonts w:ascii="Times New Roman" w:hAnsi="Times New Roman" w:cs="Times New Roman"/>
          <w:lang w:val="en-CA"/>
        </w:rPr>
        <w:t>b</w:t>
      </w:r>
      <w:r w:rsidR="00EF0833">
        <w:rPr>
          <w:rFonts w:ascii="Times New Roman" w:hAnsi="Times New Roman" w:cs="Times New Roman"/>
          <w:lang w:val="en-CA"/>
        </w:rPr>
        <w:t>)</w:t>
      </w:r>
      <w:r w:rsidR="00EF0833" w:rsidRPr="00614AED">
        <w:rPr>
          <w:rFonts w:ascii="Times New Roman" w:hAnsi="Times New Roman" w:cs="Times New Roman"/>
          <w:lang w:val="en-CA"/>
        </w:rPr>
        <w:t xml:space="preserve">. </w:t>
      </w:r>
      <w:r w:rsidR="00EF0833">
        <w:rPr>
          <w:rFonts w:ascii="Times New Roman" w:hAnsi="Times New Roman" w:cs="Times New Roman"/>
          <w:lang w:val="en-CA"/>
        </w:rPr>
        <w:t>However, there was no significant difference</w:t>
      </w:r>
      <w:r w:rsidR="00253CC2">
        <w:rPr>
          <w:rFonts w:ascii="Times New Roman" w:hAnsi="Times New Roman" w:cs="Times New Roman"/>
          <w:lang w:val="en-CA"/>
        </w:rPr>
        <w:t xml:space="preserve"> (Kruskal-Wallis: chi-squared = </w:t>
      </w:r>
      <w:r w:rsidR="00CE576E">
        <w:rPr>
          <w:rFonts w:ascii="Times New Roman" w:hAnsi="Times New Roman" w:cs="Times New Roman"/>
          <w:lang w:val="en-CA"/>
        </w:rPr>
        <w:t>6.72</w:t>
      </w:r>
      <w:r w:rsidR="00253CC2">
        <w:rPr>
          <w:rFonts w:ascii="Times New Roman" w:hAnsi="Times New Roman" w:cs="Times New Roman"/>
          <w:lang w:val="en-CA"/>
        </w:rPr>
        <w:t>, df = 4, p-value = 0.</w:t>
      </w:r>
      <w:r w:rsidR="00CE576E">
        <w:rPr>
          <w:rFonts w:ascii="Times New Roman" w:hAnsi="Times New Roman" w:cs="Times New Roman"/>
          <w:lang w:val="en-CA"/>
        </w:rPr>
        <w:t>15</w:t>
      </w:r>
      <w:r w:rsidR="00253CC2">
        <w:rPr>
          <w:rFonts w:ascii="Times New Roman" w:hAnsi="Times New Roman" w:cs="Times New Roman"/>
          <w:lang w:val="en-CA"/>
        </w:rPr>
        <w:t>)</w:t>
      </w:r>
      <w:r w:rsidR="00EF0833">
        <w:rPr>
          <w:rFonts w:ascii="Times New Roman" w:hAnsi="Times New Roman" w:cs="Times New Roman"/>
          <w:lang w:val="en-CA"/>
        </w:rPr>
        <w:t xml:space="preserve">. </w:t>
      </w:r>
    </w:p>
    <w:p w14:paraId="770A48A3" w14:textId="18B83296" w:rsidR="00EF0833" w:rsidRDefault="00B85F5F" w:rsidP="00EF0833">
      <w:pPr>
        <w:spacing w:line="276" w:lineRule="auto"/>
        <w:jc w:val="both"/>
        <w:rPr>
          <w:rFonts w:ascii="Times New Roman" w:hAnsi="Times New Roman" w:cs="Times New Roman"/>
          <w:lang w:val="en-CA"/>
        </w:rPr>
      </w:pPr>
      <w:r>
        <w:rPr>
          <w:rFonts w:ascii="Times New Roman" w:hAnsi="Times New Roman" w:cs="Times New Roman"/>
          <w:lang w:val="en-CA"/>
        </w:rPr>
        <w:lastRenderedPageBreak/>
        <w:t>Similarly for aldosterone, o</w:t>
      </w:r>
      <w:r w:rsidR="001D1176">
        <w:rPr>
          <w:rFonts w:ascii="Times New Roman" w:hAnsi="Times New Roman" w:cs="Times New Roman"/>
          <w:lang w:val="en-CA"/>
        </w:rPr>
        <w:t>ne obvious outlier was removed from the analysis. M</w:t>
      </w:r>
      <w:r w:rsidR="00EF0833" w:rsidRPr="00614AED">
        <w:rPr>
          <w:rFonts w:ascii="Times New Roman" w:hAnsi="Times New Roman" w:cs="Times New Roman"/>
          <w:lang w:val="en-CA"/>
        </w:rPr>
        <w:t>ean</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EF0833">
        <w:rPr>
          <w:rFonts w:ascii="Times New Roman" w:hAnsi="Times New Roman" w:cs="Times New Roman"/>
          <w:lang w:val="en-CA"/>
        </w:rPr>
        <w:t xml:space="preserve"> standard deviation)</w:t>
      </w:r>
      <w:r w:rsidR="00EF0833" w:rsidRPr="00614AED">
        <w:rPr>
          <w:rFonts w:ascii="Times New Roman" w:hAnsi="Times New Roman" w:cs="Times New Roman"/>
          <w:lang w:val="en-CA"/>
        </w:rPr>
        <w:t xml:space="preserve"> </w:t>
      </w:r>
      <w:r w:rsidR="00EF0833">
        <w:rPr>
          <w:rFonts w:ascii="Times New Roman" w:hAnsi="Times New Roman" w:cs="Times New Roman"/>
          <w:lang w:val="en-CA"/>
        </w:rPr>
        <w:t xml:space="preserve">aldosterone </w:t>
      </w:r>
      <w:r w:rsidR="00EF0833" w:rsidRPr="00614AED">
        <w:rPr>
          <w:rFonts w:ascii="Times New Roman" w:hAnsi="Times New Roman" w:cs="Times New Roman"/>
          <w:lang w:val="en-CA"/>
        </w:rPr>
        <w:t>concentrations w</w:t>
      </w:r>
      <w:r>
        <w:rPr>
          <w:rFonts w:ascii="Times New Roman" w:hAnsi="Times New Roman" w:cs="Times New Roman"/>
          <w:lang w:val="en-CA"/>
        </w:rPr>
        <w:t>ere</w:t>
      </w:r>
      <w:r w:rsidR="00EF0833" w:rsidRPr="00614AED">
        <w:rPr>
          <w:rFonts w:ascii="Times New Roman" w:hAnsi="Times New Roman" w:cs="Times New Roman"/>
          <w:lang w:val="en-CA"/>
        </w:rPr>
        <w:t xml:space="preserve"> </w:t>
      </w:r>
      <w:r w:rsidR="00147CC0">
        <w:rPr>
          <w:rFonts w:ascii="Times New Roman" w:hAnsi="Times New Roman" w:cs="Times New Roman"/>
          <w:lang w:val="en-CA"/>
        </w:rPr>
        <w:t>0.27</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w:t>
      </w:r>
      <w:r w:rsidR="00EF0833">
        <w:rPr>
          <w:rFonts w:ascii="Times New Roman" w:hAnsi="Times New Roman" w:cs="Times New Roman"/>
          <w:lang w:val="en-CA"/>
        </w:rPr>
        <w:t>.</w:t>
      </w:r>
      <w:r w:rsidR="00147CC0">
        <w:rPr>
          <w:rFonts w:ascii="Times New Roman" w:hAnsi="Times New Roman" w:cs="Times New Roman"/>
          <w:lang w:val="en-CA"/>
        </w:rPr>
        <w:t>25</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for samples in the </w:t>
      </w:r>
      <w:r w:rsidR="00EF0833" w:rsidRPr="00614AED">
        <w:rPr>
          <w:rFonts w:ascii="Times New Roman" w:hAnsi="Times New Roman" w:cs="Times New Roman"/>
          <w:i/>
          <w:iCs/>
          <w:lang w:val="en-CA"/>
        </w:rPr>
        <w:t xml:space="preserve">Trauma </w:t>
      </w:r>
      <w:r w:rsidR="00EF0833" w:rsidRPr="00614AED">
        <w:rPr>
          <w:rFonts w:ascii="Times New Roman" w:hAnsi="Times New Roman" w:cs="Times New Roman"/>
          <w:lang w:val="en-CA"/>
        </w:rPr>
        <w:t xml:space="preserve">category, followed by </w:t>
      </w:r>
      <w:r w:rsidR="00147CC0">
        <w:rPr>
          <w:rFonts w:ascii="Times New Roman" w:hAnsi="Times New Roman" w:cs="Times New Roman"/>
          <w:lang w:val="en-CA"/>
        </w:rPr>
        <w:t>0.35</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0.66</w:t>
      </w:r>
      <w:r w:rsidR="00EF0833">
        <w:rPr>
          <w:rFonts w:ascii="Times New Roman" w:hAnsi="Times New Roman" w:cs="Times New Roman"/>
          <w:lang w:val="en-CA"/>
        </w:rPr>
        <w:t>)</w:t>
      </w:r>
      <w:r w:rsidR="00EF0833" w:rsidRPr="00614AED">
        <w:rPr>
          <w:rFonts w:ascii="Times New Roman" w:hAnsi="Times New Roman" w:cs="Times New Roman"/>
          <w:lang w:val="en-CA"/>
        </w:rPr>
        <w:t xml:space="preserve"> ng/g and </w:t>
      </w:r>
      <w:r w:rsidR="00147CC0">
        <w:rPr>
          <w:rFonts w:ascii="Times New Roman" w:hAnsi="Times New Roman" w:cs="Times New Roman"/>
          <w:lang w:val="en-CA"/>
        </w:rPr>
        <w:t>0.25</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w:t>
      </w:r>
      <w:r w:rsidR="00EF0833">
        <w:rPr>
          <w:rFonts w:ascii="Times New Roman" w:hAnsi="Times New Roman" w:cs="Times New Roman"/>
          <w:lang w:val="en-CA"/>
        </w:rPr>
        <w:t>.18)</w:t>
      </w:r>
      <w:r w:rsidR="0035477C">
        <w:rPr>
          <w:rFonts w:ascii="Times New Roman" w:hAnsi="Times New Roman" w:cs="Times New Roman"/>
          <w:lang w:val="en-CA"/>
        </w:rPr>
        <w:t xml:space="preserve"> </w:t>
      </w:r>
      <w:r w:rsidR="00EF0833" w:rsidRPr="00614AED">
        <w:rPr>
          <w:rFonts w:ascii="Times New Roman" w:hAnsi="Times New Roman" w:cs="Times New Roman"/>
          <w:lang w:val="en-CA"/>
        </w:rPr>
        <w:t xml:space="preserve">ng/g for samples in the </w:t>
      </w:r>
      <w:r w:rsidR="00EF0833" w:rsidRPr="00614AED">
        <w:rPr>
          <w:rFonts w:ascii="Times New Roman" w:hAnsi="Times New Roman" w:cs="Times New Roman"/>
          <w:i/>
          <w:iCs/>
          <w:lang w:val="en-CA"/>
        </w:rPr>
        <w:t xml:space="preserve">Nutritional stress categories (UME and not), </w:t>
      </w:r>
      <w:r w:rsidR="00EF0833" w:rsidRPr="00614AED">
        <w:rPr>
          <w:rFonts w:ascii="Times New Roman" w:hAnsi="Times New Roman" w:cs="Times New Roman"/>
          <w:lang w:val="en-CA"/>
        </w:rPr>
        <w:t xml:space="preserve">and </w:t>
      </w:r>
      <w:r w:rsidR="00147CC0">
        <w:rPr>
          <w:rFonts w:ascii="Times New Roman" w:hAnsi="Times New Roman" w:cs="Times New Roman"/>
          <w:lang w:val="en-CA"/>
        </w:rPr>
        <w:t>0</w:t>
      </w:r>
      <w:r w:rsidR="00EF0833" w:rsidRPr="00614AED">
        <w:rPr>
          <w:rFonts w:ascii="Times New Roman" w:hAnsi="Times New Roman" w:cs="Times New Roman"/>
          <w:lang w:val="en-CA"/>
        </w:rPr>
        <w:t>.</w:t>
      </w:r>
      <w:r w:rsidR="00147CC0">
        <w:rPr>
          <w:rFonts w:ascii="Times New Roman" w:hAnsi="Times New Roman" w:cs="Times New Roman"/>
          <w:lang w:val="en-CA"/>
        </w:rPr>
        <w:t>33</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0.26</w:t>
      </w:r>
      <w:r w:rsidR="00EF0833">
        <w:rPr>
          <w:rFonts w:ascii="Times New Roman" w:hAnsi="Times New Roman" w:cs="Times New Roman"/>
          <w:lang w:val="en-CA"/>
        </w:rPr>
        <w:t>)</w:t>
      </w:r>
      <w:r w:rsidR="0035477C">
        <w:rPr>
          <w:rFonts w:ascii="Times New Roman" w:hAnsi="Times New Roman" w:cs="Times New Roman"/>
          <w:lang w:val="en-CA"/>
        </w:rPr>
        <w:t xml:space="preserve"> </w:t>
      </w:r>
      <w:r w:rsidR="00EF0833" w:rsidRPr="00614AED">
        <w:rPr>
          <w:rFonts w:ascii="Times New Roman" w:hAnsi="Times New Roman" w:cs="Times New Roman"/>
          <w:lang w:val="en-CA"/>
        </w:rPr>
        <w:t xml:space="preserve">and </w:t>
      </w:r>
      <w:r w:rsidR="00147CC0">
        <w:rPr>
          <w:rFonts w:ascii="Times New Roman" w:hAnsi="Times New Roman" w:cs="Times New Roman"/>
          <w:lang w:val="en-CA"/>
        </w:rPr>
        <w:t>0.39</w:t>
      </w:r>
      <w:r w:rsidR="00EF0833">
        <w:rPr>
          <w:rFonts w:ascii="Times New Roman" w:hAnsi="Times New Roman" w:cs="Times New Roman"/>
          <w:lang w:val="en-CA"/>
        </w:rPr>
        <w:t xml:space="preserve"> (</w:t>
      </w:r>
      <w:r w:rsidR="00EF0833">
        <w:rPr>
          <w:rFonts w:ascii="Times New Roman" w:hAnsi="Times New Roman" w:cs="Times New Roman"/>
          <w:lang w:val="en-CA"/>
        </w:rPr>
        <w:sym w:font="Symbol" w:char="F0B1"/>
      </w:r>
      <w:r w:rsidR="00147CC0">
        <w:rPr>
          <w:rFonts w:ascii="Times New Roman" w:hAnsi="Times New Roman" w:cs="Times New Roman"/>
          <w:lang w:val="en-CA"/>
        </w:rPr>
        <w:t xml:space="preserve"> </w:t>
      </w:r>
      <w:r w:rsidR="00EF0833">
        <w:rPr>
          <w:rFonts w:ascii="Times New Roman" w:hAnsi="Times New Roman" w:cs="Times New Roman"/>
          <w:lang w:val="en-CA"/>
        </w:rPr>
        <w:t>0.</w:t>
      </w:r>
      <w:r w:rsidR="00147CC0">
        <w:rPr>
          <w:rFonts w:ascii="Times New Roman" w:hAnsi="Times New Roman" w:cs="Times New Roman"/>
          <w:lang w:val="en-CA"/>
        </w:rPr>
        <w:t>39</w:t>
      </w:r>
      <w:r w:rsidR="00EF0833">
        <w:rPr>
          <w:rFonts w:ascii="Times New Roman" w:hAnsi="Times New Roman" w:cs="Times New Roman"/>
          <w:lang w:val="en-CA"/>
        </w:rPr>
        <w:t>)</w:t>
      </w:r>
      <w:r w:rsidR="0035477C">
        <w:rPr>
          <w:rFonts w:ascii="Times New Roman" w:hAnsi="Times New Roman" w:cs="Times New Roman"/>
          <w:lang w:val="en-CA"/>
        </w:rPr>
        <w:t xml:space="preserve"> </w:t>
      </w:r>
      <w:r w:rsidR="00EF0833" w:rsidRPr="00614AED">
        <w:rPr>
          <w:rFonts w:ascii="Times New Roman" w:hAnsi="Times New Roman" w:cs="Times New Roman"/>
          <w:lang w:val="en-CA"/>
        </w:rPr>
        <w:t xml:space="preserve">ng/g for samples in the </w:t>
      </w:r>
      <w:r w:rsidR="00EF0833" w:rsidRPr="00734E11">
        <w:rPr>
          <w:rFonts w:ascii="Times New Roman" w:hAnsi="Times New Roman" w:cs="Times New Roman"/>
          <w:i/>
          <w:iCs/>
          <w:lang w:val="en-CA"/>
        </w:rPr>
        <w:t>Entanglement</w:t>
      </w:r>
      <w:r w:rsidR="00EF0833" w:rsidRPr="00614AED">
        <w:rPr>
          <w:rFonts w:ascii="Times New Roman" w:hAnsi="Times New Roman" w:cs="Times New Roman"/>
          <w:lang w:val="en-CA"/>
        </w:rPr>
        <w:t xml:space="preserve"> and </w:t>
      </w:r>
      <w:r w:rsidR="00EF0833" w:rsidRPr="00734E11">
        <w:rPr>
          <w:rFonts w:ascii="Times New Roman" w:hAnsi="Times New Roman" w:cs="Times New Roman"/>
          <w:i/>
          <w:iCs/>
          <w:lang w:val="en-CA"/>
        </w:rPr>
        <w:t>Predation</w:t>
      </w:r>
      <w:r w:rsidR="00EF0833" w:rsidRPr="00614AED">
        <w:rPr>
          <w:rFonts w:ascii="Times New Roman" w:hAnsi="Times New Roman" w:cs="Times New Roman"/>
          <w:lang w:val="en-CA"/>
        </w:rPr>
        <w:t xml:space="preserve"> categories</w:t>
      </w:r>
      <w:r w:rsidR="00EF0833">
        <w:rPr>
          <w:rFonts w:ascii="Times New Roman" w:hAnsi="Times New Roman" w:cs="Times New Roman"/>
          <w:lang w:val="en-CA"/>
        </w:rPr>
        <w:t xml:space="preserve"> (Fig. 3</w:t>
      </w:r>
      <w:r w:rsidR="00147CC0">
        <w:rPr>
          <w:rFonts w:ascii="Times New Roman" w:hAnsi="Times New Roman" w:cs="Times New Roman"/>
          <w:lang w:val="en-CA"/>
        </w:rPr>
        <w:t>c</w:t>
      </w:r>
      <w:r w:rsidR="00EF0833">
        <w:rPr>
          <w:rFonts w:ascii="Times New Roman" w:hAnsi="Times New Roman" w:cs="Times New Roman"/>
          <w:lang w:val="en-CA"/>
        </w:rPr>
        <w:t>)</w:t>
      </w:r>
      <w:r w:rsidR="00EF0833" w:rsidRPr="00614AED">
        <w:rPr>
          <w:rFonts w:ascii="Times New Roman" w:hAnsi="Times New Roman" w:cs="Times New Roman"/>
          <w:lang w:val="en-CA"/>
        </w:rPr>
        <w:t xml:space="preserve">. </w:t>
      </w:r>
      <w:r w:rsidR="00EF0833">
        <w:rPr>
          <w:rFonts w:ascii="Times New Roman" w:hAnsi="Times New Roman" w:cs="Times New Roman"/>
          <w:lang w:val="en-CA"/>
        </w:rPr>
        <w:t>However, there was no significant difference</w:t>
      </w:r>
      <w:r w:rsidR="002515CD">
        <w:rPr>
          <w:rFonts w:ascii="Times New Roman" w:hAnsi="Times New Roman" w:cs="Times New Roman"/>
          <w:lang w:val="en-CA"/>
        </w:rPr>
        <w:t xml:space="preserve"> (Kruskal-Wallis: chi-squared = </w:t>
      </w:r>
      <w:r w:rsidR="00147CC0">
        <w:rPr>
          <w:rFonts w:ascii="Times New Roman" w:hAnsi="Times New Roman" w:cs="Times New Roman"/>
          <w:lang w:val="en-CA"/>
        </w:rPr>
        <w:t>2.03</w:t>
      </w:r>
      <w:r w:rsidR="002515CD">
        <w:rPr>
          <w:rFonts w:ascii="Times New Roman" w:hAnsi="Times New Roman" w:cs="Times New Roman"/>
          <w:lang w:val="en-CA"/>
        </w:rPr>
        <w:t>, df = 4, p-value = 0.</w:t>
      </w:r>
      <w:r w:rsidR="00147CC0">
        <w:rPr>
          <w:rFonts w:ascii="Times New Roman" w:hAnsi="Times New Roman" w:cs="Times New Roman"/>
          <w:lang w:val="en-CA"/>
        </w:rPr>
        <w:t>73</w:t>
      </w:r>
      <w:r w:rsidR="002515CD">
        <w:rPr>
          <w:rFonts w:ascii="Times New Roman" w:hAnsi="Times New Roman" w:cs="Times New Roman"/>
          <w:lang w:val="en-CA"/>
        </w:rPr>
        <w:t>)</w:t>
      </w:r>
      <w:r w:rsidR="00EF0833">
        <w:rPr>
          <w:rFonts w:ascii="Times New Roman" w:hAnsi="Times New Roman" w:cs="Times New Roman"/>
          <w:lang w:val="en-CA"/>
        </w:rPr>
        <w:t xml:space="preserve">. </w:t>
      </w:r>
    </w:p>
    <w:p w14:paraId="2148066F" w14:textId="77777777" w:rsidR="00147CC0" w:rsidRDefault="00147CC0" w:rsidP="00147CC0">
      <w:pPr>
        <w:keepNext/>
        <w:spacing w:line="276" w:lineRule="auto"/>
        <w:jc w:val="both"/>
      </w:pPr>
      <w:r>
        <w:rPr>
          <w:rFonts w:ascii="Times New Roman" w:hAnsi="Times New Roman" w:cs="Times New Roman"/>
          <w:noProof/>
          <w:lang w:val="en-CA"/>
        </w:rPr>
        <w:drawing>
          <wp:inline distT="0" distB="0" distL="0" distR="0" wp14:anchorId="4F026228" wp14:editId="045D45D6">
            <wp:extent cx="7456531" cy="4662435"/>
            <wp:effectExtent l="0" t="0" r="0" b="0"/>
            <wp:docPr id="326763055" name="Picture 1" descr="A diagram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3055" name="Picture 1" descr="A diagram of a roa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39959" cy="4714601"/>
                    </a:xfrm>
                    <a:prstGeom prst="rect">
                      <a:avLst/>
                    </a:prstGeom>
                  </pic:spPr>
                </pic:pic>
              </a:graphicData>
            </a:graphic>
          </wp:inline>
        </w:drawing>
      </w:r>
    </w:p>
    <w:p w14:paraId="34D03283" w14:textId="6AA14293" w:rsidR="00044F53" w:rsidRPr="00376E69" w:rsidRDefault="00147CC0" w:rsidP="00147CC0">
      <w:pPr>
        <w:pStyle w:val="Caption"/>
        <w:jc w:val="both"/>
        <w:rPr>
          <w:rFonts w:ascii="Times New Roman" w:hAnsi="Times New Roman" w:cs="Times New Roman"/>
          <w:lang w:val="en-CA"/>
        </w:rPr>
      </w:pPr>
      <w:r>
        <w:t>Figure 3: hormone concentrations across cause of death</w:t>
      </w:r>
    </w:p>
    <w:p w14:paraId="380A6CC5" w14:textId="1FBFFD9B" w:rsidR="00434E00" w:rsidRDefault="00434E00" w:rsidP="00044F53">
      <w:pPr>
        <w:spacing w:line="276" w:lineRule="auto"/>
        <w:jc w:val="both"/>
        <w:rPr>
          <w:rFonts w:ascii="Times New Roman" w:hAnsi="Times New Roman" w:cs="Times New Roman"/>
          <w:b/>
          <w:bCs/>
          <w:lang w:val="en-CA"/>
        </w:rPr>
      </w:pPr>
    </w:p>
    <w:p w14:paraId="6335AC72" w14:textId="6DF6401B" w:rsidR="00CE50E2" w:rsidRPr="00B2729E" w:rsidRDefault="00B2729E" w:rsidP="00B2729E">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sidRPr="005D54FB">
        <w:rPr>
          <w:rFonts w:ascii="Times New Roman" w:eastAsia="Times New Roman" w:hAnsi="Times New Roman" w:cs="Times New Roman"/>
          <w:b/>
          <w:bCs/>
          <w:i/>
          <w:iCs/>
          <w:color w:val="000000" w:themeColor="text1"/>
          <w:lang w:val="en-CA"/>
        </w:rPr>
        <w:t>Analysis of hormone concentrations and lipid content in relation to body condition</w:t>
      </w:r>
    </w:p>
    <w:p w14:paraId="1111D77C" w14:textId="1997814F" w:rsidR="00B14EAC" w:rsidRDefault="007A13BA" w:rsidP="00B14EAC">
      <w:pPr>
        <w:spacing w:line="276" w:lineRule="auto"/>
        <w:ind w:left="360"/>
        <w:jc w:val="both"/>
        <w:rPr>
          <w:rFonts w:ascii="Times New Roman" w:hAnsi="Times New Roman" w:cs="Times New Roman"/>
          <w:lang w:val="en-CA"/>
        </w:rPr>
      </w:pPr>
      <w:r>
        <w:rPr>
          <w:rFonts w:ascii="Times New Roman" w:hAnsi="Times New Roman" w:cs="Times New Roman"/>
          <w:lang w:val="en-CA"/>
        </w:rPr>
        <w:t>Mean c</w:t>
      </w:r>
      <w:r w:rsidR="00DE0675">
        <w:rPr>
          <w:rFonts w:ascii="Times New Roman" w:hAnsi="Times New Roman" w:cs="Times New Roman"/>
          <w:lang w:val="en-CA"/>
        </w:rPr>
        <w:t>ortisol concentration w</w:t>
      </w:r>
      <w:r>
        <w:rPr>
          <w:rFonts w:ascii="Times New Roman" w:hAnsi="Times New Roman" w:cs="Times New Roman"/>
          <w:lang w:val="en-CA"/>
        </w:rPr>
        <w:t>as</w:t>
      </w:r>
      <w:r w:rsidR="00DE0675">
        <w:rPr>
          <w:rFonts w:ascii="Times New Roman" w:hAnsi="Times New Roman" w:cs="Times New Roman"/>
          <w:lang w:val="en-CA"/>
        </w:rPr>
        <w:t xml:space="preserve"> </w:t>
      </w:r>
      <w:r>
        <w:rPr>
          <w:rFonts w:ascii="Times New Roman" w:hAnsi="Times New Roman" w:cs="Times New Roman"/>
          <w:lang w:val="en-CA"/>
        </w:rPr>
        <w:t xml:space="preserve">the lowest </w:t>
      </w:r>
      <w:r w:rsidR="00DE0675">
        <w:rPr>
          <w:rFonts w:ascii="Times New Roman" w:hAnsi="Times New Roman" w:cs="Times New Roman"/>
          <w:lang w:val="en-CA"/>
        </w:rPr>
        <w:t xml:space="preserve">in samples </w:t>
      </w:r>
      <w:r>
        <w:rPr>
          <w:rFonts w:ascii="Times New Roman" w:hAnsi="Times New Roman" w:cs="Times New Roman"/>
          <w:lang w:val="en-CA"/>
        </w:rPr>
        <w:t xml:space="preserve">with </w:t>
      </w:r>
      <w:r>
        <w:rPr>
          <w:rFonts w:ascii="Times New Roman" w:hAnsi="Times New Roman" w:cs="Times New Roman"/>
          <w:i/>
          <w:iCs/>
          <w:lang w:val="en-CA"/>
        </w:rPr>
        <w:t xml:space="preserve">Fair </w:t>
      </w:r>
      <w:r>
        <w:rPr>
          <w:rFonts w:ascii="Times New Roman" w:hAnsi="Times New Roman" w:cs="Times New Roman"/>
          <w:lang w:val="en-CA"/>
        </w:rPr>
        <w:t xml:space="preserve">body conditions (mean </w:t>
      </w:r>
      <w:r>
        <w:rPr>
          <w:rFonts w:ascii="Times New Roman" w:hAnsi="Times New Roman" w:cs="Times New Roman"/>
          <w:lang w:val="en-CA"/>
        </w:rPr>
        <w:sym w:font="Symbol" w:char="F0B1"/>
      </w:r>
      <w:r>
        <w:rPr>
          <w:rFonts w:ascii="Times New Roman" w:hAnsi="Times New Roman" w:cs="Times New Roman"/>
          <w:lang w:val="en-CA"/>
        </w:rPr>
        <w:t xml:space="preserve"> sd = 3.79 </w:t>
      </w:r>
      <w:r>
        <w:rPr>
          <w:rFonts w:ascii="Times New Roman" w:hAnsi="Times New Roman" w:cs="Times New Roman"/>
          <w:lang w:val="en-CA"/>
        </w:rPr>
        <w:sym w:font="Symbol" w:char="F0B1"/>
      </w:r>
      <w:r>
        <w:rPr>
          <w:rFonts w:ascii="Times New Roman" w:hAnsi="Times New Roman" w:cs="Times New Roman"/>
          <w:lang w:val="en-CA"/>
        </w:rPr>
        <w:t xml:space="preserve"> 2.57 ng/g, n= 7), but it was not statistically significant from that from samples with </w:t>
      </w:r>
      <w:r>
        <w:rPr>
          <w:rFonts w:ascii="Times New Roman" w:hAnsi="Times New Roman" w:cs="Times New Roman"/>
          <w:i/>
          <w:iCs/>
          <w:lang w:val="en-CA"/>
        </w:rPr>
        <w:t xml:space="preserve">Good </w:t>
      </w:r>
      <w:r>
        <w:rPr>
          <w:rFonts w:ascii="Times New Roman" w:hAnsi="Times New Roman" w:cs="Times New Roman"/>
          <w:lang w:val="en-CA"/>
        </w:rPr>
        <w:t xml:space="preserve">(13.0 </w:t>
      </w:r>
      <w:r>
        <w:rPr>
          <w:rFonts w:ascii="Times New Roman" w:hAnsi="Times New Roman" w:cs="Times New Roman"/>
          <w:lang w:val="en-CA"/>
        </w:rPr>
        <w:sym w:font="Symbol" w:char="F0B1"/>
      </w:r>
      <w:r>
        <w:rPr>
          <w:rFonts w:ascii="Times New Roman" w:hAnsi="Times New Roman" w:cs="Times New Roman"/>
          <w:lang w:val="en-CA"/>
        </w:rPr>
        <w:t xml:space="preserve"> 16.6 ng/g, n= 6 ) and </w:t>
      </w:r>
      <w:r>
        <w:rPr>
          <w:rFonts w:ascii="Times New Roman" w:hAnsi="Times New Roman" w:cs="Times New Roman"/>
          <w:i/>
          <w:iCs/>
          <w:lang w:val="en-CA"/>
        </w:rPr>
        <w:t xml:space="preserve">Poor </w:t>
      </w:r>
      <w:r>
        <w:rPr>
          <w:rFonts w:ascii="Times New Roman" w:hAnsi="Times New Roman" w:cs="Times New Roman"/>
          <w:lang w:val="en-CA"/>
        </w:rPr>
        <w:t xml:space="preserve">(7.8 </w:t>
      </w:r>
      <w:r>
        <w:rPr>
          <w:rFonts w:ascii="Times New Roman" w:hAnsi="Times New Roman" w:cs="Times New Roman"/>
          <w:lang w:val="en-CA"/>
        </w:rPr>
        <w:sym w:font="Symbol" w:char="F0B1"/>
      </w:r>
      <w:r>
        <w:rPr>
          <w:rFonts w:ascii="Times New Roman" w:hAnsi="Times New Roman" w:cs="Times New Roman"/>
          <w:lang w:val="en-CA"/>
        </w:rPr>
        <w:t xml:space="preserve"> 8.7 ng/g, n= 16) body conditions (Kruskal-Wallis</w:t>
      </w:r>
      <w:r w:rsidR="00F77C0F">
        <w:rPr>
          <w:rFonts w:ascii="Times New Roman" w:hAnsi="Times New Roman" w:cs="Times New Roman"/>
          <w:lang w:val="en-CA"/>
        </w:rPr>
        <w:t xml:space="preserve"> </w:t>
      </w:r>
      <w:r w:rsidR="00F77C0F" w:rsidRPr="00F77C0F">
        <w:rPr>
          <w:rFonts w:ascii="Times New Roman" w:hAnsi="Times New Roman" w:cs="Times New Roman"/>
          <w:lang w:val="en-CA"/>
        </w:rPr>
        <w:t>chi-squared = 0.</w:t>
      </w:r>
      <w:r w:rsidR="00F77C0F">
        <w:rPr>
          <w:rFonts w:ascii="Times New Roman" w:hAnsi="Times New Roman" w:cs="Times New Roman"/>
          <w:lang w:val="en-CA"/>
        </w:rPr>
        <w:t>7,</w:t>
      </w:r>
      <w:r w:rsidR="00F77C0F" w:rsidRPr="00F77C0F">
        <w:rPr>
          <w:rFonts w:ascii="Times New Roman" w:hAnsi="Times New Roman" w:cs="Times New Roman"/>
          <w:lang w:val="en-CA"/>
        </w:rPr>
        <w:t xml:space="preserve"> df = 2, p-value = 0.7</w:t>
      </w:r>
      <w:r w:rsidR="00F77C0F">
        <w:rPr>
          <w:rFonts w:ascii="Times New Roman" w:hAnsi="Times New Roman" w:cs="Times New Roman"/>
          <w:lang w:val="en-CA"/>
        </w:rPr>
        <w:t xml:space="preserve">). Mean corticosterone concentration was elevated in samples with </w:t>
      </w:r>
      <w:r w:rsidR="00F77C0F">
        <w:rPr>
          <w:rFonts w:ascii="Times New Roman" w:hAnsi="Times New Roman" w:cs="Times New Roman"/>
          <w:i/>
          <w:iCs/>
          <w:lang w:val="en-CA"/>
        </w:rPr>
        <w:t xml:space="preserve">Poor </w:t>
      </w:r>
      <w:r w:rsidR="00F77C0F">
        <w:rPr>
          <w:rFonts w:ascii="Times New Roman" w:hAnsi="Times New Roman" w:cs="Times New Roman"/>
          <w:lang w:val="en-CA"/>
        </w:rPr>
        <w:t xml:space="preserve">body condition ( 2.11 </w:t>
      </w:r>
      <w:r w:rsidR="00F77C0F">
        <w:rPr>
          <w:rFonts w:ascii="Times New Roman" w:hAnsi="Times New Roman" w:cs="Times New Roman"/>
          <w:lang w:val="en-CA"/>
        </w:rPr>
        <w:sym w:font="Symbol" w:char="F0B1"/>
      </w:r>
      <w:r w:rsidR="00F77C0F">
        <w:rPr>
          <w:rFonts w:ascii="Times New Roman" w:hAnsi="Times New Roman" w:cs="Times New Roman"/>
          <w:lang w:val="en-CA"/>
        </w:rPr>
        <w:t xml:space="preserve"> 2.24 ng/g, n= 14), but it was not statistically significant from that from samples with </w:t>
      </w:r>
      <w:r w:rsidR="00F77C0F">
        <w:rPr>
          <w:rFonts w:ascii="Times New Roman" w:hAnsi="Times New Roman" w:cs="Times New Roman"/>
          <w:i/>
          <w:iCs/>
          <w:lang w:val="en-CA"/>
        </w:rPr>
        <w:t xml:space="preserve">Good </w:t>
      </w:r>
      <w:r w:rsidR="00F77C0F">
        <w:rPr>
          <w:rFonts w:ascii="Times New Roman" w:hAnsi="Times New Roman" w:cs="Times New Roman"/>
          <w:lang w:val="en-CA"/>
        </w:rPr>
        <w:t xml:space="preserve">(0.8 </w:t>
      </w:r>
      <w:r w:rsidR="00F77C0F">
        <w:rPr>
          <w:rFonts w:ascii="Times New Roman" w:hAnsi="Times New Roman" w:cs="Times New Roman"/>
          <w:lang w:val="en-CA"/>
        </w:rPr>
        <w:sym w:font="Symbol" w:char="F0B1"/>
      </w:r>
      <w:r w:rsidR="00F77C0F">
        <w:rPr>
          <w:rFonts w:ascii="Times New Roman" w:hAnsi="Times New Roman" w:cs="Times New Roman"/>
          <w:lang w:val="en-CA"/>
        </w:rPr>
        <w:t xml:space="preserve"> 0.6 ng/g, n= 6 ) and </w:t>
      </w:r>
      <w:r w:rsidR="00F77C0F">
        <w:rPr>
          <w:rFonts w:ascii="Times New Roman" w:hAnsi="Times New Roman" w:cs="Times New Roman"/>
          <w:i/>
          <w:iCs/>
          <w:lang w:val="en-CA"/>
        </w:rPr>
        <w:t xml:space="preserve">Fair </w:t>
      </w:r>
      <w:r w:rsidR="00F77C0F">
        <w:rPr>
          <w:rFonts w:ascii="Times New Roman" w:hAnsi="Times New Roman" w:cs="Times New Roman"/>
          <w:lang w:val="en-CA"/>
        </w:rPr>
        <w:t xml:space="preserve">(0.6 </w:t>
      </w:r>
      <w:r w:rsidR="00F77C0F">
        <w:rPr>
          <w:rFonts w:ascii="Times New Roman" w:hAnsi="Times New Roman" w:cs="Times New Roman"/>
          <w:lang w:val="en-CA"/>
        </w:rPr>
        <w:sym w:font="Symbol" w:char="F0B1"/>
      </w:r>
      <w:r w:rsidR="00F77C0F">
        <w:rPr>
          <w:rFonts w:ascii="Times New Roman" w:hAnsi="Times New Roman" w:cs="Times New Roman"/>
          <w:lang w:val="en-CA"/>
        </w:rPr>
        <w:t xml:space="preserve"> 0.7 ng/g, n= 7) body conditions (Kruskal-Wallis </w:t>
      </w:r>
      <w:r w:rsidR="00F77C0F" w:rsidRPr="00F77C0F">
        <w:rPr>
          <w:rFonts w:ascii="Times New Roman" w:hAnsi="Times New Roman" w:cs="Times New Roman"/>
          <w:lang w:val="en-CA"/>
        </w:rPr>
        <w:t>chi-squared = 0.</w:t>
      </w:r>
      <w:r w:rsidR="00F77C0F">
        <w:rPr>
          <w:rFonts w:ascii="Times New Roman" w:hAnsi="Times New Roman" w:cs="Times New Roman"/>
          <w:lang w:val="en-CA"/>
        </w:rPr>
        <w:t>9,</w:t>
      </w:r>
      <w:r w:rsidR="00F77C0F" w:rsidRPr="00F77C0F">
        <w:rPr>
          <w:rFonts w:ascii="Times New Roman" w:hAnsi="Times New Roman" w:cs="Times New Roman"/>
          <w:lang w:val="en-CA"/>
        </w:rPr>
        <w:t xml:space="preserve"> df = 2, p-value = 0.</w:t>
      </w:r>
      <w:r w:rsidR="00F77C0F">
        <w:rPr>
          <w:rFonts w:ascii="Times New Roman" w:hAnsi="Times New Roman" w:cs="Times New Roman"/>
          <w:lang w:val="en-CA"/>
        </w:rPr>
        <w:t>6).</w:t>
      </w:r>
    </w:p>
    <w:p w14:paraId="05FA586A" w14:textId="36DB1C40" w:rsidR="00F77C0F" w:rsidRDefault="00F77C0F" w:rsidP="00F77C0F">
      <w:pPr>
        <w:spacing w:line="276" w:lineRule="auto"/>
        <w:ind w:left="360"/>
        <w:jc w:val="both"/>
        <w:rPr>
          <w:rFonts w:ascii="Times New Roman" w:hAnsi="Times New Roman" w:cs="Times New Roman"/>
          <w:lang w:val="en-CA"/>
        </w:rPr>
      </w:pPr>
      <w:r>
        <w:rPr>
          <w:rFonts w:ascii="Times New Roman" w:hAnsi="Times New Roman" w:cs="Times New Roman"/>
          <w:lang w:val="en-CA"/>
        </w:rPr>
        <w:lastRenderedPageBreak/>
        <w:t xml:space="preserve">Mean aldosterone concentration was </w:t>
      </w:r>
      <w:r w:rsidR="00687340">
        <w:rPr>
          <w:rFonts w:ascii="Times New Roman" w:hAnsi="Times New Roman" w:cs="Times New Roman"/>
          <w:lang w:val="en-CA"/>
        </w:rPr>
        <w:t>lowest</w:t>
      </w:r>
      <w:r>
        <w:rPr>
          <w:rFonts w:ascii="Times New Roman" w:hAnsi="Times New Roman" w:cs="Times New Roman"/>
          <w:lang w:val="en-CA"/>
        </w:rPr>
        <w:t xml:space="preserve"> in samples with </w:t>
      </w:r>
      <w:r w:rsidR="00687340">
        <w:rPr>
          <w:rFonts w:ascii="Times New Roman" w:hAnsi="Times New Roman" w:cs="Times New Roman"/>
          <w:i/>
          <w:iCs/>
          <w:lang w:val="en-CA"/>
        </w:rPr>
        <w:t>Fair</w:t>
      </w:r>
      <w:r>
        <w:rPr>
          <w:rFonts w:ascii="Times New Roman" w:hAnsi="Times New Roman" w:cs="Times New Roman"/>
          <w:i/>
          <w:iCs/>
          <w:lang w:val="en-CA"/>
        </w:rPr>
        <w:t xml:space="preserve"> </w:t>
      </w:r>
      <w:r>
        <w:rPr>
          <w:rFonts w:ascii="Times New Roman" w:hAnsi="Times New Roman" w:cs="Times New Roman"/>
          <w:lang w:val="en-CA"/>
        </w:rPr>
        <w:t>body condition (</w:t>
      </w:r>
      <w:r w:rsidR="00687340">
        <w:rPr>
          <w:rFonts w:ascii="Times New Roman" w:hAnsi="Times New Roman" w:cs="Times New Roman"/>
          <w:lang w:val="en-CA"/>
        </w:rPr>
        <w:t xml:space="preserve"> 0.2</w:t>
      </w:r>
      <w:r>
        <w:rPr>
          <w:rFonts w:ascii="Times New Roman" w:hAnsi="Times New Roman" w:cs="Times New Roman"/>
          <w:lang w:val="en-CA"/>
        </w:rPr>
        <w:t xml:space="preserve"> </w:t>
      </w:r>
      <w:r>
        <w:rPr>
          <w:rFonts w:ascii="Times New Roman" w:hAnsi="Times New Roman" w:cs="Times New Roman"/>
          <w:lang w:val="en-CA"/>
        </w:rPr>
        <w:sym w:font="Symbol" w:char="F0B1"/>
      </w:r>
      <w:r>
        <w:rPr>
          <w:rFonts w:ascii="Times New Roman" w:hAnsi="Times New Roman" w:cs="Times New Roman"/>
          <w:lang w:val="en-CA"/>
        </w:rPr>
        <w:t xml:space="preserve"> </w:t>
      </w:r>
      <w:r w:rsidR="00687340">
        <w:rPr>
          <w:rFonts w:ascii="Times New Roman" w:hAnsi="Times New Roman" w:cs="Times New Roman"/>
          <w:lang w:val="en-CA"/>
        </w:rPr>
        <w:t>0.09</w:t>
      </w:r>
      <w:r>
        <w:rPr>
          <w:rFonts w:ascii="Times New Roman" w:hAnsi="Times New Roman" w:cs="Times New Roman"/>
          <w:lang w:val="en-CA"/>
        </w:rPr>
        <w:t xml:space="preserve"> ng/g, n= </w:t>
      </w:r>
      <w:r w:rsidR="00687340">
        <w:rPr>
          <w:rFonts w:ascii="Times New Roman" w:hAnsi="Times New Roman" w:cs="Times New Roman"/>
          <w:lang w:val="en-CA"/>
        </w:rPr>
        <w:t>7</w:t>
      </w:r>
      <w:r>
        <w:rPr>
          <w:rFonts w:ascii="Times New Roman" w:hAnsi="Times New Roman" w:cs="Times New Roman"/>
          <w:lang w:val="en-CA"/>
        </w:rPr>
        <w:t xml:space="preserve">), but it was not statistically significant from that from samples with </w:t>
      </w:r>
      <w:r>
        <w:rPr>
          <w:rFonts w:ascii="Times New Roman" w:hAnsi="Times New Roman" w:cs="Times New Roman"/>
          <w:i/>
          <w:iCs/>
          <w:lang w:val="en-CA"/>
        </w:rPr>
        <w:t xml:space="preserve">Good </w:t>
      </w:r>
      <w:r>
        <w:rPr>
          <w:rFonts w:ascii="Times New Roman" w:hAnsi="Times New Roman" w:cs="Times New Roman"/>
          <w:lang w:val="en-CA"/>
        </w:rPr>
        <w:t>(0.</w:t>
      </w:r>
      <w:r w:rsidR="00687340">
        <w:rPr>
          <w:rFonts w:ascii="Times New Roman" w:hAnsi="Times New Roman" w:cs="Times New Roman"/>
          <w:lang w:val="en-CA"/>
        </w:rPr>
        <w:t>4</w:t>
      </w:r>
      <w:r>
        <w:rPr>
          <w:rFonts w:ascii="Times New Roman" w:hAnsi="Times New Roman" w:cs="Times New Roman"/>
          <w:lang w:val="en-CA"/>
        </w:rPr>
        <w:t xml:space="preserve"> </w:t>
      </w:r>
      <w:r>
        <w:rPr>
          <w:rFonts w:ascii="Times New Roman" w:hAnsi="Times New Roman" w:cs="Times New Roman"/>
          <w:lang w:val="en-CA"/>
        </w:rPr>
        <w:sym w:font="Symbol" w:char="F0B1"/>
      </w:r>
      <w:r>
        <w:rPr>
          <w:rFonts w:ascii="Times New Roman" w:hAnsi="Times New Roman" w:cs="Times New Roman"/>
          <w:lang w:val="en-CA"/>
        </w:rPr>
        <w:t xml:space="preserve"> 0.</w:t>
      </w:r>
      <w:r w:rsidR="00687340">
        <w:rPr>
          <w:rFonts w:ascii="Times New Roman" w:hAnsi="Times New Roman" w:cs="Times New Roman"/>
          <w:lang w:val="en-CA"/>
        </w:rPr>
        <w:t>3</w:t>
      </w:r>
      <w:r>
        <w:rPr>
          <w:rFonts w:ascii="Times New Roman" w:hAnsi="Times New Roman" w:cs="Times New Roman"/>
          <w:lang w:val="en-CA"/>
        </w:rPr>
        <w:t xml:space="preserve"> ng/g, n= 6 ) and </w:t>
      </w:r>
      <w:r w:rsidR="00687340">
        <w:rPr>
          <w:rFonts w:ascii="Times New Roman" w:hAnsi="Times New Roman" w:cs="Times New Roman"/>
          <w:i/>
          <w:iCs/>
          <w:lang w:val="en-CA"/>
        </w:rPr>
        <w:t>Poor</w:t>
      </w:r>
      <w:r>
        <w:rPr>
          <w:rFonts w:ascii="Times New Roman" w:hAnsi="Times New Roman" w:cs="Times New Roman"/>
          <w:i/>
          <w:iCs/>
          <w:lang w:val="en-CA"/>
        </w:rPr>
        <w:t xml:space="preserve"> </w:t>
      </w:r>
      <w:r>
        <w:rPr>
          <w:rFonts w:ascii="Times New Roman" w:hAnsi="Times New Roman" w:cs="Times New Roman"/>
          <w:lang w:val="en-CA"/>
        </w:rPr>
        <w:t>(0.</w:t>
      </w:r>
      <w:r w:rsidR="00687340">
        <w:rPr>
          <w:rFonts w:ascii="Times New Roman" w:hAnsi="Times New Roman" w:cs="Times New Roman"/>
          <w:lang w:val="en-CA"/>
        </w:rPr>
        <w:t>4</w:t>
      </w:r>
      <w:r>
        <w:rPr>
          <w:rFonts w:ascii="Times New Roman" w:hAnsi="Times New Roman" w:cs="Times New Roman"/>
          <w:lang w:val="en-CA"/>
        </w:rPr>
        <w:t xml:space="preserve"> </w:t>
      </w:r>
      <w:r>
        <w:rPr>
          <w:rFonts w:ascii="Times New Roman" w:hAnsi="Times New Roman" w:cs="Times New Roman"/>
          <w:lang w:val="en-CA"/>
        </w:rPr>
        <w:sym w:font="Symbol" w:char="F0B1"/>
      </w:r>
      <w:r>
        <w:rPr>
          <w:rFonts w:ascii="Times New Roman" w:hAnsi="Times New Roman" w:cs="Times New Roman"/>
          <w:lang w:val="en-CA"/>
        </w:rPr>
        <w:t xml:space="preserve"> 0.7 ng/g, n= </w:t>
      </w:r>
      <w:r w:rsidR="00687340">
        <w:rPr>
          <w:rFonts w:ascii="Times New Roman" w:hAnsi="Times New Roman" w:cs="Times New Roman"/>
          <w:lang w:val="en-CA"/>
        </w:rPr>
        <w:t>14</w:t>
      </w:r>
      <w:r>
        <w:rPr>
          <w:rFonts w:ascii="Times New Roman" w:hAnsi="Times New Roman" w:cs="Times New Roman"/>
          <w:lang w:val="en-CA"/>
        </w:rPr>
        <w:t xml:space="preserve">) body conditions (Kruskal-Wallis </w:t>
      </w:r>
      <w:r w:rsidRPr="00F77C0F">
        <w:rPr>
          <w:rFonts w:ascii="Times New Roman" w:hAnsi="Times New Roman" w:cs="Times New Roman"/>
          <w:lang w:val="en-CA"/>
        </w:rPr>
        <w:t>chi-squared = 0.</w:t>
      </w:r>
      <w:r w:rsidR="00687340">
        <w:rPr>
          <w:rFonts w:ascii="Times New Roman" w:hAnsi="Times New Roman" w:cs="Times New Roman"/>
          <w:lang w:val="en-CA"/>
        </w:rPr>
        <w:t>8</w:t>
      </w:r>
      <w:r>
        <w:rPr>
          <w:rFonts w:ascii="Times New Roman" w:hAnsi="Times New Roman" w:cs="Times New Roman"/>
          <w:lang w:val="en-CA"/>
        </w:rPr>
        <w:t>,</w:t>
      </w:r>
      <w:r w:rsidRPr="00F77C0F">
        <w:rPr>
          <w:rFonts w:ascii="Times New Roman" w:hAnsi="Times New Roman" w:cs="Times New Roman"/>
          <w:lang w:val="en-CA"/>
        </w:rPr>
        <w:t xml:space="preserve"> df = 2, p-value = 0.</w:t>
      </w:r>
      <w:r>
        <w:rPr>
          <w:rFonts w:ascii="Times New Roman" w:hAnsi="Times New Roman" w:cs="Times New Roman"/>
          <w:lang w:val="en-CA"/>
        </w:rPr>
        <w:t>6</w:t>
      </w:r>
      <w:r w:rsidR="00687340">
        <w:rPr>
          <w:rFonts w:ascii="Times New Roman" w:hAnsi="Times New Roman" w:cs="Times New Roman"/>
          <w:lang w:val="en-CA"/>
        </w:rPr>
        <w:t>, Fig 4</w:t>
      </w:r>
      <w:r>
        <w:rPr>
          <w:rFonts w:ascii="Times New Roman" w:hAnsi="Times New Roman" w:cs="Times New Roman"/>
          <w:lang w:val="en-CA"/>
        </w:rPr>
        <w:t>).</w:t>
      </w:r>
    </w:p>
    <w:p w14:paraId="29B257C8" w14:textId="698A718F" w:rsidR="008149EE" w:rsidRPr="007A13BA" w:rsidRDefault="008149EE" w:rsidP="00F77C0F">
      <w:pPr>
        <w:spacing w:line="276" w:lineRule="auto"/>
        <w:ind w:left="360"/>
        <w:jc w:val="both"/>
        <w:rPr>
          <w:rFonts w:ascii="Times New Roman" w:hAnsi="Times New Roman" w:cs="Times New Roman"/>
          <w:lang w:val="en-CA"/>
        </w:rPr>
      </w:pPr>
      <w:r>
        <w:rPr>
          <w:rFonts w:ascii="Times New Roman" w:hAnsi="Times New Roman" w:cs="Times New Roman"/>
          <w:lang w:val="en-CA"/>
        </w:rPr>
        <w:t>No significantly difference was found in lipid content among body conditions (</w:t>
      </w:r>
      <w:r w:rsidRPr="008149EE">
        <w:rPr>
          <w:rFonts w:ascii="Times New Roman" w:hAnsi="Times New Roman" w:cs="Times New Roman"/>
          <w:lang w:val="en-CA"/>
        </w:rPr>
        <w:t>Kruskal-Wallis chi-squared = 4.</w:t>
      </w:r>
      <w:r>
        <w:rPr>
          <w:rFonts w:ascii="Times New Roman" w:hAnsi="Times New Roman" w:cs="Times New Roman"/>
          <w:lang w:val="en-CA"/>
        </w:rPr>
        <w:t>1</w:t>
      </w:r>
      <w:r w:rsidRPr="008149EE">
        <w:rPr>
          <w:rFonts w:ascii="Times New Roman" w:hAnsi="Times New Roman" w:cs="Times New Roman"/>
          <w:lang w:val="en-CA"/>
        </w:rPr>
        <w:t>, df = 2, p-value = 0.1</w:t>
      </w:r>
      <w:r>
        <w:rPr>
          <w:rFonts w:ascii="Times New Roman" w:hAnsi="Times New Roman" w:cs="Times New Roman"/>
          <w:lang w:val="en-CA"/>
        </w:rPr>
        <w:t>3).</w:t>
      </w:r>
    </w:p>
    <w:p w14:paraId="19FFD0CF" w14:textId="77777777" w:rsidR="00F77C0F" w:rsidRPr="007A13BA" w:rsidRDefault="00F77C0F" w:rsidP="008149EE">
      <w:pPr>
        <w:spacing w:line="276" w:lineRule="auto"/>
        <w:jc w:val="both"/>
        <w:rPr>
          <w:rFonts w:ascii="Times New Roman" w:hAnsi="Times New Roman" w:cs="Times New Roman"/>
          <w:lang w:val="en-CA"/>
        </w:rPr>
      </w:pPr>
    </w:p>
    <w:p w14:paraId="450DEFE5" w14:textId="77777777" w:rsidR="00DE0675" w:rsidRDefault="00DE0675" w:rsidP="00B14EAC">
      <w:pPr>
        <w:spacing w:line="276" w:lineRule="auto"/>
        <w:ind w:left="360"/>
        <w:jc w:val="both"/>
        <w:rPr>
          <w:rFonts w:ascii="Times New Roman" w:hAnsi="Times New Roman" w:cs="Times New Roman"/>
          <w:lang w:val="en-CA"/>
        </w:rPr>
      </w:pPr>
    </w:p>
    <w:p w14:paraId="7B457260" w14:textId="77777777" w:rsidR="00201E89" w:rsidRDefault="00DE0675" w:rsidP="00201E89">
      <w:pPr>
        <w:keepNext/>
        <w:spacing w:line="276" w:lineRule="auto"/>
        <w:ind w:left="360"/>
        <w:jc w:val="both"/>
      </w:pPr>
      <w:r>
        <w:rPr>
          <w:rFonts w:ascii="Times New Roman" w:hAnsi="Times New Roman" w:cs="Times New Roman"/>
          <w:noProof/>
          <w:lang w:val="en-CA"/>
        </w:rPr>
        <w:drawing>
          <wp:inline distT="0" distB="0" distL="0" distR="0" wp14:anchorId="148424CE" wp14:editId="41986F98">
            <wp:extent cx="5582540" cy="4319451"/>
            <wp:effectExtent l="0" t="0" r="5715" b="0"/>
            <wp:docPr id="848577020" name="Picture 1" descr="A graph of different types of bl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7020" name="Picture 1" descr="A graph of different types of bloo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23265" cy="4350962"/>
                    </a:xfrm>
                    <a:prstGeom prst="rect">
                      <a:avLst/>
                    </a:prstGeom>
                  </pic:spPr>
                </pic:pic>
              </a:graphicData>
            </a:graphic>
          </wp:inline>
        </w:drawing>
      </w:r>
    </w:p>
    <w:p w14:paraId="4FED53F2" w14:textId="3817D160" w:rsidR="00DE0675" w:rsidRPr="00DE0675" w:rsidRDefault="00201E89" w:rsidP="00201E89">
      <w:pPr>
        <w:pStyle w:val="Caption"/>
        <w:jc w:val="both"/>
        <w:rPr>
          <w:rFonts w:ascii="Times New Roman" w:hAnsi="Times New Roman" w:cs="Times New Roman"/>
          <w:lang w:val="en-CA"/>
        </w:rPr>
      </w:pPr>
      <w:r>
        <w:t>Figure</w:t>
      </w:r>
      <w:r w:rsidR="00144694">
        <w:t xml:space="preserve"> 4</w:t>
      </w:r>
      <w:r>
        <w:t>: Hormone concentrations and lipid content in relation to body conditions</w:t>
      </w:r>
    </w:p>
    <w:p w14:paraId="3A429CFB" w14:textId="77777777" w:rsidR="003E7AC9" w:rsidRPr="00B05921" w:rsidRDefault="003E7AC9" w:rsidP="00753993">
      <w:pPr>
        <w:spacing w:line="276" w:lineRule="auto"/>
        <w:jc w:val="both"/>
        <w:rPr>
          <w:rFonts w:ascii="Times New Roman" w:hAnsi="Times New Roman" w:cs="Times New Roman"/>
          <w:lang w:val="en-CA"/>
        </w:rPr>
      </w:pPr>
    </w:p>
    <w:p w14:paraId="2CB9EC1F" w14:textId="3FBB4E7C" w:rsidR="00B2729E" w:rsidRPr="00D62E80" w:rsidRDefault="00B2729E" w:rsidP="00B2729E">
      <w:pPr>
        <w:pStyle w:val="ListParagraph"/>
        <w:numPr>
          <w:ilvl w:val="1"/>
          <w:numId w:val="2"/>
        </w:numPr>
        <w:spacing w:line="276" w:lineRule="auto"/>
        <w:jc w:val="both"/>
        <w:rPr>
          <w:rFonts w:ascii="Times New Roman" w:eastAsia="Times New Roman" w:hAnsi="Times New Roman" w:cs="Times New Roman"/>
          <w:b/>
          <w:bCs/>
          <w:i/>
          <w:iCs/>
          <w:color w:val="000000" w:themeColor="text1"/>
          <w:lang w:val="en-CA"/>
        </w:rPr>
      </w:pPr>
      <w:r>
        <w:rPr>
          <w:rFonts w:ascii="Times New Roman" w:eastAsia="Times New Roman" w:hAnsi="Times New Roman" w:cs="Times New Roman"/>
          <w:b/>
          <w:bCs/>
          <w:i/>
          <w:iCs/>
          <w:color w:val="000000" w:themeColor="text1"/>
          <w:lang w:val="en-CA"/>
        </w:rPr>
        <w:t>Analysis of hormone concentrations and lipid content in relation to age class and sex</w:t>
      </w:r>
    </w:p>
    <w:p w14:paraId="0C14B3D4" w14:textId="77777777" w:rsidR="00630C25" w:rsidRDefault="00630C25" w:rsidP="00630C25">
      <w:pPr>
        <w:pStyle w:val="ListParagraph"/>
        <w:spacing w:line="276" w:lineRule="auto"/>
        <w:ind w:left="792"/>
        <w:jc w:val="both"/>
        <w:rPr>
          <w:rFonts w:ascii="Times New Roman" w:hAnsi="Times New Roman" w:cs="Times New Roman"/>
          <w:lang w:val="en-CA"/>
        </w:rPr>
      </w:pPr>
    </w:p>
    <w:p w14:paraId="175E5DC7" w14:textId="3EC11029" w:rsidR="003E7AC9" w:rsidRDefault="00A42D58" w:rsidP="00496E6E">
      <w:pPr>
        <w:pStyle w:val="ListParagraph"/>
        <w:spacing w:line="276" w:lineRule="auto"/>
        <w:ind w:left="792"/>
        <w:jc w:val="both"/>
        <w:rPr>
          <w:rFonts w:ascii="Times New Roman" w:hAnsi="Times New Roman" w:cs="Times New Roman"/>
          <w:lang w:val="en-CA"/>
        </w:rPr>
      </w:pPr>
      <w:r>
        <w:rPr>
          <w:rFonts w:ascii="Times New Roman" w:hAnsi="Times New Roman" w:cs="Times New Roman"/>
          <w:lang w:val="en-CA"/>
        </w:rPr>
        <w:t>The model including the interaction of sex and age class</w:t>
      </w:r>
      <w:r w:rsidR="008149EE">
        <w:rPr>
          <w:rFonts w:ascii="Times New Roman" w:hAnsi="Times New Roman" w:cs="Times New Roman"/>
          <w:lang w:val="en-CA"/>
        </w:rPr>
        <w:t xml:space="preserve"> as predictors</w:t>
      </w:r>
      <w:r>
        <w:rPr>
          <w:rFonts w:ascii="Times New Roman" w:hAnsi="Times New Roman" w:cs="Times New Roman"/>
          <w:lang w:val="en-CA"/>
        </w:rPr>
        <w:t xml:space="preserve"> was found as the best model to explain cortisol concentrations</w:t>
      </w:r>
      <w:r w:rsidR="00346D90">
        <w:rPr>
          <w:rFonts w:ascii="Times New Roman" w:hAnsi="Times New Roman" w:cs="Times New Roman"/>
          <w:lang w:val="en-CA"/>
        </w:rPr>
        <w:t xml:space="preserve"> (AICc= </w:t>
      </w:r>
      <w:r w:rsidR="00346D90" w:rsidRPr="00346D90">
        <w:rPr>
          <w:rFonts w:ascii="Times New Roman" w:hAnsi="Times New Roman" w:cs="Times New Roman"/>
          <w:lang w:val="en-CA"/>
        </w:rPr>
        <w:t>233.23</w:t>
      </w:r>
      <w:r w:rsidR="00346D90">
        <w:rPr>
          <w:rFonts w:ascii="Times New Roman" w:hAnsi="Times New Roman" w:cs="Times New Roman"/>
          <w:lang w:val="en-CA"/>
        </w:rPr>
        <w:t>)</w:t>
      </w:r>
      <w:r>
        <w:rPr>
          <w:rFonts w:ascii="Times New Roman" w:hAnsi="Times New Roman" w:cs="Times New Roman"/>
          <w:lang w:val="en-CA"/>
        </w:rPr>
        <w:t xml:space="preserve">. </w:t>
      </w:r>
      <w:r w:rsidR="00630C25">
        <w:rPr>
          <w:rFonts w:ascii="Times New Roman" w:hAnsi="Times New Roman" w:cs="Times New Roman"/>
          <w:lang w:val="en-CA"/>
        </w:rPr>
        <w:t>Mean</w:t>
      </w:r>
      <w:r w:rsidR="00FD2A78">
        <w:rPr>
          <w:rFonts w:ascii="Times New Roman" w:hAnsi="Times New Roman" w:cs="Times New Roman"/>
          <w:lang w:val="en-CA"/>
        </w:rPr>
        <w:t xml:space="preserve"> (</w:t>
      </w:r>
      <w:r w:rsidR="00FD2A78" w:rsidRPr="005C7B72">
        <w:rPr>
          <w:rFonts w:ascii="Times New Roman" w:hAnsi="Times New Roman" w:cs="Times New Roman"/>
          <w:lang w:val="en-CA"/>
        </w:rPr>
        <w:sym w:font="Symbol" w:char="F0B1"/>
      </w:r>
      <w:r w:rsidR="00FD2A78">
        <w:rPr>
          <w:rFonts w:ascii="Times New Roman" w:hAnsi="Times New Roman" w:cs="Times New Roman"/>
          <w:lang w:val="en-CA"/>
        </w:rPr>
        <w:t xml:space="preserve"> sd)</w:t>
      </w:r>
      <w:r w:rsidR="00630C25">
        <w:rPr>
          <w:rFonts w:ascii="Times New Roman" w:hAnsi="Times New Roman" w:cs="Times New Roman"/>
          <w:lang w:val="en-CA"/>
        </w:rPr>
        <w:t xml:space="preserve"> cortisol concentrations were </w:t>
      </w:r>
      <w:r>
        <w:rPr>
          <w:rFonts w:ascii="Times New Roman" w:hAnsi="Times New Roman" w:cs="Times New Roman"/>
          <w:lang w:val="en-CA"/>
        </w:rPr>
        <w:t xml:space="preserve">significantly </w:t>
      </w:r>
      <w:r w:rsidR="00630C25">
        <w:rPr>
          <w:rFonts w:ascii="Times New Roman" w:hAnsi="Times New Roman" w:cs="Times New Roman"/>
          <w:lang w:val="en-CA"/>
        </w:rPr>
        <w:t xml:space="preserve">elevated in immature </w:t>
      </w:r>
      <w:r w:rsidR="00346D90">
        <w:rPr>
          <w:rFonts w:ascii="Times New Roman" w:hAnsi="Times New Roman" w:cs="Times New Roman"/>
          <w:lang w:val="en-CA"/>
        </w:rPr>
        <w:t xml:space="preserve">females </w:t>
      </w:r>
      <w:r w:rsidR="00630C25">
        <w:rPr>
          <w:rFonts w:ascii="Times New Roman" w:hAnsi="Times New Roman" w:cs="Times New Roman"/>
          <w:lang w:val="en-CA"/>
        </w:rPr>
        <w:t>(1</w:t>
      </w:r>
      <w:r w:rsidR="00346D90">
        <w:rPr>
          <w:rFonts w:ascii="Times New Roman" w:hAnsi="Times New Roman" w:cs="Times New Roman"/>
          <w:lang w:val="en-CA"/>
        </w:rPr>
        <w:t>7.3</w:t>
      </w:r>
      <w:r w:rsidR="00630C25">
        <w:rPr>
          <w:rFonts w:ascii="Times New Roman" w:hAnsi="Times New Roman" w:cs="Times New Roman"/>
          <w:lang w:val="en-CA"/>
        </w:rPr>
        <w:t xml:space="preserve"> </w:t>
      </w:r>
      <w:r w:rsidR="00630C25">
        <w:rPr>
          <w:rFonts w:ascii="Times New Roman" w:hAnsi="Times New Roman" w:cs="Times New Roman"/>
          <w:lang w:val="en-CA"/>
        </w:rPr>
        <w:sym w:font="Symbol" w:char="F0B1"/>
      </w:r>
      <w:r w:rsidR="00346D90">
        <w:rPr>
          <w:rFonts w:ascii="Times New Roman" w:hAnsi="Times New Roman" w:cs="Times New Roman"/>
          <w:lang w:val="en-CA"/>
        </w:rPr>
        <w:t xml:space="preserve"> 14.5</w:t>
      </w:r>
      <w:r w:rsidR="00630C25">
        <w:rPr>
          <w:rFonts w:ascii="Times New Roman" w:hAnsi="Times New Roman" w:cs="Times New Roman"/>
          <w:lang w:val="en-CA"/>
        </w:rPr>
        <w:t xml:space="preserve"> ng/g, n=</w:t>
      </w:r>
      <w:r w:rsidR="00346D90">
        <w:rPr>
          <w:rFonts w:ascii="Times New Roman" w:hAnsi="Times New Roman" w:cs="Times New Roman"/>
          <w:lang w:val="en-CA"/>
        </w:rPr>
        <w:t>8</w:t>
      </w:r>
      <w:r w:rsidR="00630C25">
        <w:rPr>
          <w:rFonts w:ascii="Times New Roman" w:hAnsi="Times New Roman" w:cs="Times New Roman"/>
          <w:lang w:val="en-CA"/>
        </w:rPr>
        <w:t xml:space="preserve">) compared to adult </w:t>
      </w:r>
      <w:r w:rsidR="00346D90">
        <w:rPr>
          <w:rFonts w:ascii="Times New Roman" w:hAnsi="Times New Roman" w:cs="Times New Roman"/>
          <w:lang w:val="en-CA"/>
        </w:rPr>
        <w:t xml:space="preserve">females </w:t>
      </w:r>
      <w:r w:rsidR="00630C25">
        <w:rPr>
          <w:rFonts w:ascii="Times New Roman" w:hAnsi="Times New Roman" w:cs="Times New Roman"/>
          <w:lang w:val="en-CA"/>
        </w:rPr>
        <w:t>(</w:t>
      </w:r>
      <w:r w:rsidR="00346D90">
        <w:rPr>
          <w:rFonts w:ascii="Times New Roman" w:hAnsi="Times New Roman" w:cs="Times New Roman"/>
          <w:lang w:val="en-CA"/>
        </w:rPr>
        <w:t>4.6</w:t>
      </w:r>
      <w:r w:rsidR="00630C25">
        <w:rPr>
          <w:rFonts w:ascii="Times New Roman" w:hAnsi="Times New Roman" w:cs="Times New Roman"/>
          <w:lang w:val="en-CA"/>
        </w:rPr>
        <w:t xml:space="preserve"> </w:t>
      </w:r>
      <w:r w:rsidR="00630C25">
        <w:rPr>
          <w:rFonts w:ascii="Times New Roman" w:hAnsi="Times New Roman" w:cs="Times New Roman"/>
          <w:lang w:val="en-CA"/>
        </w:rPr>
        <w:sym w:font="Symbol" w:char="F0B1"/>
      </w:r>
      <w:r w:rsidR="00630C25">
        <w:rPr>
          <w:rFonts w:ascii="Times New Roman" w:hAnsi="Times New Roman" w:cs="Times New Roman"/>
          <w:lang w:val="en-CA"/>
        </w:rPr>
        <w:t xml:space="preserve"> 3.</w:t>
      </w:r>
      <w:r w:rsidR="00346D90">
        <w:rPr>
          <w:rFonts w:ascii="Times New Roman" w:hAnsi="Times New Roman" w:cs="Times New Roman"/>
          <w:lang w:val="en-CA"/>
        </w:rPr>
        <w:t xml:space="preserve">6 </w:t>
      </w:r>
      <w:r w:rsidR="00630C25">
        <w:rPr>
          <w:rFonts w:ascii="Times New Roman" w:hAnsi="Times New Roman" w:cs="Times New Roman"/>
          <w:lang w:val="en-CA"/>
        </w:rPr>
        <w:t>ng/g, n=1</w:t>
      </w:r>
      <w:r w:rsidR="00346D90">
        <w:rPr>
          <w:rFonts w:ascii="Times New Roman" w:hAnsi="Times New Roman" w:cs="Times New Roman"/>
          <w:lang w:val="en-CA"/>
        </w:rPr>
        <w:t>1</w:t>
      </w:r>
      <w:r w:rsidR="00630C25">
        <w:rPr>
          <w:rFonts w:ascii="Times New Roman" w:hAnsi="Times New Roman" w:cs="Times New Roman"/>
          <w:lang w:val="en-CA"/>
        </w:rPr>
        <w:t xml:space="preserve">) whales. However, this difference was </w:t>
      </w:r>
      <w:r w:rsidR="00346D90">
        <w:rPr>
          <w:rFonts w:ascii="Times New Roman" w:hAnsi="Times New Roman" w:cs="Times New Roman"/>
          <w:lang w:val="en-CA"/>
        </w:rPr>
        <w:t xml:space="preserve">driven by the two outliers with concentrations higher than 30 ng/g, both measured in immature females. When those were removed, the model including age class became the </w:t>
      </w:r>
      <w:r w:rsidR="00346D90">
        <w:rPr>
          <w:rFonts w:ascii="Times New Roman" w:hAnsi="Times New Roman" w:cs="Times New Roman"/>
          <w:lang w:val="en-CA"/>
        </w:rPr>
        <w:lastRenderedPageBreak/>
        <w:t>best model (lowest AICs</w:t>
      </w:r>
      <w:r w:rsidR="00496E6E">
        <w:rPr>
          <w:rFonts w:ascii="Times New Roman" w:hAnsi="Times New Roman" w:cs="Times New Roman"/>
          <w:lang w:val="en-CA"/>
        </w:rPr>
        <w:t xml:space="preserve">) and </w:t>
      </w:r>
      <w:r w:rsidR="0006518A">
        <w:rPr>
          <w:rFonts w:ascii="Times New Roman" w:hAnsi="Times New Roman" w:cs="Times New Roman"/>
          <w:lang w:val="en-CA"/>
        </w:rPr>
        <w:t xml:space="preserve">a weak </w:t>
      </w:r>
      <w:r w:rsidR="00496E6E">
        <w:rPr>
          <w:rFonts w:ascii="Times New Roman" w:hAnsi="Times New Roman" w:cs="Times New Roman"/>
          <w:lang w:val="en-CA"/>
        </w:rPr>
        <w:t xml:space="preserve">statistically significant difference was found in cortisol concentrations between immature and adult individuals (EMMeans t(28)= -2.1, p= 0.05). </w:t>
      </w:r>
    </w:p>
    <w:p w14:paraId="6B4381EF" w14:textId="23DDC0F4" w:rsidR="003E7AC9" w:rsidRPr="00B05921" w:rsidRDefault="003E7AC9" w:rsidP="00753993">
      <w:pPr>
        <w:pStyle w:val="ListParagraph"/>
        <w:spacing w:line="276" w:lineRule="auto"/>
        <w:jc w:val="both"/>
        <w:rPr>
          <w:rFonts w:ascii="Times New Roman" w:hAnsi="Times New Roman" w:cs="Times New Roman"/>
          <w:lang w:val="en-CA"/>
        </w:rPr>
      </w:pPr>
    </w:p>
    <w:p w14:paraId="46A2C91B" w14:textId="5948A313" w:rsidR="00201E89" w:rsidRDefault="008E6B74" w:rsidP="00201E89">
      <w:pPr>
        <w:pStyle w:val="ListParagraph"/>
        <w:keepNext/>
        <w:spacing w:line="276" w:lineRule="auto"/>
        <w:jc w:val="both"/>
      </w:pPr>
      <w:r>
        <w:rPr>
          <w:noProof/>
        </w:rPr>
        <w:drawing>
          <wp:inline distT="0" distB="0" distL="0" distR="0" wp14:anchorId="52A4FE0C" wp14:editId="10C4BB4A">
            <wp:extent cx="5943600" cy="3435985"/>
            <wp:effectExtent l="0" t="0" r="0" b="5715"/>
            <wp:docPr id="158674768"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768" name="Picture 1" descr="A graph showing different types of data&#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435985"/>
                    </a:xfrm>
                    <a:prstGeom prst="rect">
                      <a:avLst/>
                    </a:prstGeom>
                  </pic:spPr>
                </pic:pic>
              </a:graphicData>
            </a:graphic>
          </wp:inline>
        </w:drawing>
      </w:r>
    </w:p>
    <w:p w14:paraId="6982A5BE" w14:textId="5BCDB9B8" w:rsidR="00201E89" w:rsidRDefault="00201E89" w:rsidP="00853E23">
      <w:pPr>
        <w:pStyle w:val="Caption"/>
        <w:ind w:firstLine="720"/>
        <w:jc w:val="both"/>
        <w:rPr>
          <w:lang w:val="en-CA"/>
        </w:rPr>
      </w:pPr>
      <w:r>
        <w:t>Figure</w:t>
      </w:r>
      <w:r w:rsidR="00842941">
        <w:t xml:space="preserve"> 5</w:t>
      </w:r>
      <w:r>
        <w:t>: hormone concentrations and lipid content in relation to age class</w:t>
      </w:r>
    </w:p>
    <w:p w14:paraId="4CCAF624" w14:textId="063D90F5" w:rsidR="005C7B72" w:rsidRDefault="00786785" w:rsidP="005C7B72">
      <w:pPr>
        <w:pStyle w:val="ListParagraph"/>
        <w:spacing w:line="276" w:lineRule="auto"/>
        <w:ind w:left="792"/>
        <w:jc w:val="both"/>
        <w:rPr>
          <w:rFonts w:ascii="Times New Roman" w:hAnsi="Times New Roman" w:cs="Times New Roman"/>
          <w:lang w:val="en-CA"/>
        </w:rPr>
      </w:pPr>
      <w:r w:rsidRPr="005C7B72">
        <w:rPr>
          <w:rFonts w:ascii="Times New Roman" w:hAnsi="Times New Roman" w:cs="Times New Roman"/>
          <w:lang w:val="en-CA"/>
        </w:rPr>
        <w:t>For corticosterone, one outlier with concentration &gt; 20 ng/g was identified from an immature female</w:t>
      </w:r>
      <w:r w:rsidR="00EE06EA">
        <w:rPr>
          <w:rFonts w:ascii="Times New Roman" w:hAnsi="Times New Roman" w:cs="Times New Roman"/>
          <w:lang w:val="en-CA"/>
        </w:rPr>
        <w:t xml:space="preserve">. Based on AICc, the model with </w:t>
      </w:r>
      <w:r w:rsidR="00EE06EA">
        <w:rPr>
          <w:rFonts w:ascii="Times New Roman" w:hAnsi="Times New Roman" w:cs="Times New Roman"/>
          <w:i/>
          <w:iCs/>
          <w:lang w:val="en-CA"/>
        </w:rPr>
        <w:t xml:space="preserve">Age class </w:t>
      </w:r>
      <w:r w:rsidR="00EE06EA">
        <w:rPr>
          <w:rFonts w:ascii="Times New Roman" w:hAnsi="Times New Roman" w:cs="Times New Roman"/>
          <w:lang w:val="en-CA"/>
        </w:rPr>
        <w:t>as explanatory variable was identified as the best model (AICc=</w:t>
      </w:r>
      <w:r w:rsidR="006F275B">
        <w:rPr>
          <w:rFonts w:ascii="Times New Roman" w:hAnsi="Times New Roman" w:cs="Times New Roman"/>
          <w:lang w:val="en-CA"/>
        </w:rPr>
        <w:t xml:space="preserve">182.3). Mean corticosterone was 3.5 </w:t>
      </w:r>
      <w:r w:rsidR="006F275B" w:rsidRPr="005C7B72">
        <w:rPr>
          <w:rFonts w:ascii="Times New Roman" w:hAnsi="Times New Roman" w:cs="Times New Roman"/>
          <w:lang w:val="en-CA"/>
        </w:rPr>
        <w:sym w:font="Symbol" w:char="F0B1"/>
      </w:r>
      <w:r w:rsidR="006F275B" w:rsidRPr="005C7B72">
        <w:rPr>
          <w:rFonts w:ascii="Times New Roman" w:hAnsi="Times New Roman" w:cs="Times New Roman"/>
          <w:lang w:val="en-CA"/>
        </w:rPr>
        <w:t xml:space="preserve"> </w:t>
      </w:r>
      <w:r w:rsidR="006F275B">
        <w:rPr>
          <w:rFonts w:ascii="Times New Roman" w:hAnsi="Times New Roman" w:cs="Times New Roman"/>
          <w:lang w:val="en-CA"/>
        </w:rPr>
        <w:t>5.6 ng/g</w:t>
      </w:r>
      <w:r w:rsidR="00FD2A78">
        <w:rPr>
          <w:rFonts w:ascii="Times New Roman" w:hAnsi="Times New Roman" w:cs="Times New Roman"/>
          <w:lang w:val="en-CA"/>
        </w:rPr>
        <w:t xml:space="preserve"> in Immature individuals (n=13) and 1.3 </w:t>
      </w:r>
      <w:r w:rsidR="00FD2A78" w:rsidRPr="005C7B72">
        <w:rPr>
          <w:rFonts w:ascii="Times New Roman" w:hAnsi="Times New Roman" w:cs="Times New Roman"/>
          <w:lang w:val="en-CA"/>
        </w:rPr>
        <w:sym w:font="Symbol" w:char="F0B1"/>
      </w:r>
      <w:r w:rsidR="00FD2A78" w:rsidRPr="005C7B72">
        <w:rPr>
          <w:rFonts w:ascii="Times New Roman" w:hAnsi="Times New Roman" w:cs="Times New Roman"/>
          <w:lang w:val="en-CA"/>
        </w:rPr>
        <w:t xml:space="preserve"> </w:t>
      </w:r>
      <w:r w:rsidR="00FD2A78">
        <w:rPr>
          <w:rFonts w:ascii="Times New Roman" w:hAnsi="Times New Roman" w:cs="Times New Roman"/>
          <w:lang w:val="en-CA"/>
        </w:rPr>
        <w:t xml:space="preserve">2.0 ng/g in adults (n=19). However, the difference was not statistically significant (p=0.11). </w:t>
      </w:r>
      <w:r w:rsidR="00141898">
        <w:rPr>
          <w:rFonts w:ascii="Times New Roman" w:hAnsi="Times New Roman" w:cs="Times New Roman"/>
          <w:lang w:val="en-CA"/>
        </w:rPr>
        <w:t xml:space="preserve">When the outlier was removed </w:t>
      </w:r>
      <w:r w:rsidRPr="005C7B72">
        <w:rPr>
          <w:rFonts w:ascii="Times New Roman" w:hAnsi="Times New Roman" w:cs="Times New Roman"/>
          <w:lang w:val="en-CA"/>
        </w:rPr>
        <w:t xml:space="preserve">the model including </w:t>
      </w:r>
      <w:r w:rsidRPr="005C7B72">
        <w:rPr>
          <w:rFonts w:ascii="Times New Roman" w:hAnsi="Times New Roman" w:cs="Times New Roman"/>
          <w:i/>
          <w:iCs/>
          <w:lang w:val="en-CA"/>
        </w:rPr>
        <w:t xml:space="preserve">Sex </w:t>
      </w:r>
      <w:r w:rsidRPr="005C7B72">
        <w:rPr>
          <w:rFonts w:ascii="Times New Roman" w:hAnsi="Times New Roman" w:cs="Times New Roman"/>
          <w:lang w:val="en-CA"/>
        </w:rPr>
        <w:t>as explanatory variable was identified as the best model</w:t>
      </w:r>
      <w:r w:rsidR="00EE06EA">
        <w:rPr>
          <w:rFonts w:ascii="Times New Roman" w:hAnsi="Times New Roman" w:cs="Times New Roman"/>
          <w:lang w:val="en-CA"/>
        </w:rPr>
        <w:t xml:space="preserve"> (AICc</w:t>
      </w:r>
      <w:r w:rsidR="00FD2A78">
        <w:rPr>
          <w:rFonts w:ascii="Times New Roman" w:hAnsi="Times New Roman" w:cs="Times New Roman"/>
          <w:lang w:val="en-CA"/>
        </w:rPr>
        <w:t>= 128.3</w:t>
      </w:r>
      <w:r w:rsidR="00EE06EA">
        <w:rPr>
          <w:rFonts w:ascii="Times New Roman" w:hAnsi="Times New Roman" w:cs="Times New Roman"/>
          <w:lang w:val="en-CA"/>
        </w:rPr>
        <w:t>)</w:t>
      </w:r>
      <w:r w:rsidRPr="005C7B72">
        <w:rPr>
          <w:rFonts w:ascii="Times New Roman" w:hAnsi="Times New Roman" w:cs="Times New Roman"/>
          <w:lang w:val="en-CA"/>
        </w:rPr>
        <w:t xml:space="preserve">. </w:t>
      </w:r>
      <w:r w:rsidR="0052000A" w:rsidRPr="005C7B72">
        <w:rPr>
          <w:rFonts w:ascii="Times New Roman" w:hAnsi="Times New Roman" w:cs="Times New Roman"/>
          <w:lang w:val="en-CA"/>
        </w:rPr>
        <w:t xml:space="preserve">Mean corticosterone </w:t>
      </w:r>
      <w:r w:rsidR="005C7B72" w:rsidRPr="005C7B72">
        <w:rPr>
          <w:rFonts w:ascii="Times New Roman" w:hAnsi="Times New Roman" w:cs="Times New Roman"/>
          <w:lang w:val="en-CA"/>
        </w:rPr>
        <w:t xml:space="preserve">concentrations were elevated in females (1.9 </w:t>
      </w:r>
      <w:r w:rsidR="005C7B72" w:rsidRPr="005C7B72">
        <w:rPr>
          <w:rFonts w:ascii="Times New Roman" w:hAnsi="Times New Roman" w:cs="Times New Roman"/>
          <w:lang w:val="en-CA"/>
        </w:rPr>
        <w:sym w:font="Symbol" w:char="F0B1"/>
      </w:r>
      <w:r w:rsidR="005C7B72" w:rsidRPr="005C7B72">
        <w:rPr>
          <w:rFonts w:ascii="Times New Roman" w:hAnsi="Times New Roman" w:cs="Times New Roman"/>
          <w:lang w:val="en-CA"/>
        </w:rPr>
        <w:t xml:space="preserve"> 2.1 ng/g, n=19) than in males ((1.0 </w:t>
      </w:r>
      <w:r w:rsidR="005C7B72" w:rsidRPr="005C7B72">
        <w:rPr>
          <w:rFonts w:ascii="Times New Roman" w:hAnsi="Times New Roman" w:cs="Times New Roman"/>
          <w:lang w:val="en-CA"/>
        </w:rPr>
        <w:sym w:font="Symbol" w:char="F0B1"/>
      </w:r>
      <w:r w:rsidR="005C7B72" w:rsidRPr="005C7B72">
        <w:rPr>
          <w:rFonts w:ascii="Times New Roman" w:hAnsi="Times New Roman" w:cs="Times New Roman"/>
          <w:lang w:val="en-CA"/>
        </w:rPr>
        <w:t xml:space="preserve"> 1.2 ng/g, n=12) but this difference was not statistically significant ((EMMeans t(29)= 1.5, p= 0.15). </w:t>
      </w:r>
    </w:p>
    <w:p w14:paraId="44E3C029" w14:textId="7D382E8D" w:rsidR="008149EE" w:rsidRPr="008149EE" w:rsidRDefault="005C7B72" w:rsidP="008149EE">
      <w:pPr>
        <w:pStyle w:val="ListParagraph"/>
        <w:spacing w:line="276" w:lineRule="auto"/>
        <w:ind w:left="792"/>
        <w:jc w:val="both"/>
        <w:rPr>
          <w:rFonts w:ascii="Times New Roman" w:hAnsi="Times New Roman" w:cs="Times New Roman"/>
          <w:lang w:val="en-CA"/>
        </w:rPr>
      </w:pPr>
      <w:r w:rsidRPr="005C7B72">
        <w:rPr>
          <w:rFonts w:ascii="Times New Roman" w:hAnsi="Times New Roman" w:cs="Times New Roman"/>
          <w:lang w:val="en-CA"/>
        </w:rPr>
        <w:t xml:space="preserve">For </w:t>
      </w:r>
      <w:r>
        <w:rPr>
          <w:rFonts w:ascii="Times New Roman" w:hAnsi="Times New Roman" w:cs="Times New Roman"/>
          <w:lang w:val="en-CA"/>
        </w:rPr>
        <w:t>aldosterone</w:t>
      </w:r>
      <w:r w:rsidRPr="005C7B72">
        <w:rPr>
          <w:rFonts w:ascii="Times New Roman" w:hAnsi="Times New Roman" w:cs="Times New Roman"/>
          <w:lang w:val="en-CA"/>
        </w:rPr>
        <w:t xml:space="preserve">, one outlier with concentration &gt; </w:t>
      </w:r>
      <w:r>
        <w:rPr>
          <w:rFonts w:ascii="Times New Roman" w:hAnsi="Times New Roman" w:cs="Times New Roman"/>
          <w:lang w:val="en-CA"/>
        </w:rPr>
        <w:t>1</w:t>
      </w:r>
      <w:r w:rsidRPr="005C7B72">
        <w:rPr>
          <w:rFonts w:ascii="Times New Roman" w:hAnsi="Times New Roman" w:cs="Times New Roman"/>
          <w:lang w:val="en-CA"/>
        </w:rPr>
        <w:t xml:space="preserve">0 ng/g was identified from an </w:t>
      </w:r>
      <w:r w:rsidR="005132CA">
        <w:rPr>
          <w:rFonts w:ascii="Times New Roman" w:hAnsi="Times New Roman" w:cs="Times New Roman"/>
          <w:lang w:val="en-CA"/>
        </w:rPr>
        <w:t xml:space="preserve">adult </w:t>
      </w:r>
      <w:r w:rsidRPr="005C7B72">
        <w:rPr>
          <w:rFonts w:ascii="Times New Roman" w:hAnsi="Times New Roman" w:cs="Times New Roman"/>
          <w:lang w:val="en-CA"/>
        </w:rPr>
        <w:t>female</w:t>
      </w:r>
      <w:r w:rsidR="00141898">
        <w:rPr>
          <w:rFonts w:ascii="Times New Roman" w:hAnsi="Times New Roman" w:cs="Times New Roman"/>
          <w:lang w:val="en-CA"/>
        </w:rPr>
        <w:t xml:space="preserve">. </w:t>
      </w:r>
      <w:r w:rsidRPr="00141898">
        <w:rPr>
          <w:rFonts w:ascii="Times New Roman" w:hAnsi="Times New Roman" w:cs="Times New Roman"/>
          <w:lang w:val="en-CA"/>
        </w:rPr>
        <w:t xml:space="preserve">Based on AICc, the model including </w:t>
      </w:r>
      <w:r w:rsidR="00141898">
        <w:rPr>
          <w:rFonts w:ascii="Times New Roman" w:hAnsi="Times New Roman" w:cs="Times New Roman"/>
          <w:i/>
          <w:iCs/>
          <w:lang w:val="en-CA"/>
        </w:rPr>
        <w:t>Age class</w:t>
      </w:r>
      <w:r w:rsidRPr="00141898">
        <w:rPr>
          <w:rFonts w:ascii="Times New Roman" w:hAnsi="Times New Roman" w:cs="Times New Roman"/>
          <w:i/>
          <w:iCs/>
          <w:lang w:val="en-CA"/>
        </w:rPr>
        <w:t xml:space="preserve"> </w:t>
      </w:r>
      <w:r w:rsidRPr="00141898">
        <w:rPr>
          <w:rFonts w:ascii="Times New Roman" w:hAnsi="Times New Roman" w:cs="Times New Roman"/>
          <w:lang w:val="en-CA"/>
        </w:rPr>
        <w:t>as explanatory variable was identified as the best model</w:t>
      </w:r>
      <w:r w:rsidR="00141898">
        <w:rPr>
          <w:rFonts w:ascii="Times New Roman" w:hAnsi="Times New Roman" w:cs="Times New Roman"/>
          <w:lang w:val="en-CA"/>
        </w:rPr>
        <w:t xml:space="preserve"> (AICc=42.31)</w:t>
      </w:r>
      <w:r w:rsidRPr="00141898">
        <w:rPr>
          <w:rFonts w:ascii="Times New Roman" w:hAnsi="Times New Roman" w:cs="Times New Roman"/>
          <w:lang w:val="en-CA"/>
        </w:rPr>
        <w:t xml:space="preserve">. Mean </w:t>
      </w:r>
      <w:r w:rsidR="00141898">
        <w:rPr>
          <w:rFonts w:ascii="Times New Roman" w:hAnsi="Times New Roman" w:cs="Times New Roman"/>
          <w:lang w:val="en-CA"/>
        </w:rPr>
        <w:t>aldosterone</w:t>
      </w:r>
      <w:r w:rsidRPr="00141898">
        <w:rPr>
          <w:rFonts w:ascii="Times New Roman" w:hAnsi="Times New Roman" w:cs="Times New Roman"/>
          <w:lang w:val="en-CA"/>
        </w:rPr>
        <w:t xml:space="preserve"> concentrations were elevated </w:t>
      </w:r>
      <w:r w:rsidR="00141898">
        <w:rPr>
          <w:rFonts w:ascii="Times New Roman" w:hAnsi="Times New Roman" w:cs="Times New Roman"/>
          <w:lang w:val="en-CA"/>
        </w:rPr>
        <w:t xml:space="preserve">significantly higher in whales categorized as adult </w:t>
      </w:r>
      <w:r w:rsidRPr="00141898">
        <w:rPr>
          <w:rFonts w:ascii="Times New Roman" w:hAnsi="Times New Roman" w:cs="Times New Roman"/>
          <w:lang w:val="en-CA"/>
        </w:rPr>
        <w:t>(</w:t>
      </w:r>
      <w:r w:rsidR="00141898">
        <w:rPr>
          <w:rFonts w:ascii="Times New Roman" w:hAnsi="Times New Roman" w:cs="Times New Roman"/>
          <w:lang w:val="en-CA"/>
        </w:rPr>
        <w:t>0</w:t>
      </w:r>
      <w:r w:rsidRPr="00141898">
        <w:rPr>
          <w:rFonts w:ascii="Times New Roman" w:hAnsi="Times New Roman" w:cs="Times New Roman"/>
          <w:lang w:val="en-CA"/>
        </w:rPr>
        <w:t xml:space="preserve">.9 </w:t>
      </w:r>
      <w:r w:rsidRPr="005C7B72">
        <w:rPr>
          <w:lang w:val="en-CA"/>
        </w:rPr>
        <w:sym w:font="Symbol" w:char="F0B1"/>
      </w:r>
      <w:r w:rsidRPr="00141898">
        <w:rPr>
          <w:rFonts w:ascii="Times New Roman" w:hAnsi="Times New Roman" w:cs="Times New Roman"/>
          <w:lang w:val="en-CA"/>
        </w:rPr>
        <w:t xml:space="preserve"> </w:t>
      </w:r>
      <w:r w:rsidR="00141898">
        <w:rPr>
          <w:rFonts w:ascii="Times New Roman" w:hAnsi="Times New Roman" w:cs="Times New Roman"/>
          <w:lang w:val="en-CA"/>
        </w:rPr>
        <w:t>3</w:t>
      </w:r>
      <w:r w:rsidRPr="00141898">
        <w:rPr>
          <w:rFonts w:ascii="Times New Roman" w:hAnsi="Times New Roman" w:cs="Times New Roman"/>
          <w:lang w:val="en-CA"/>
        </w:rPr>
        <w:t>.</w:t>
      </w:r>
      <w:r w:rsidR="00141898">
        <w:rPr>
          <w:rFonts w:ascii="Times New Roman" w:hAnsi="Times New Roman" w:cs="Times New Roman"/>
          <w:lang w:val="en-CA"/>
        </w:rPr>
        <w:t>3</w:t>
      </w:r>
      <w:r w:rsidRPr="00141898">
        <w:rPr>
          <w:rFonts w:ascii="Times New Roman" w:hAnsi="Times New Roman" w:cs="Times New Roman"/>
          <w:lang w:val="en-CA"/>
        </w:rPr>
        <w:t xml:space="preserve"> ng/g, n=19) than </w:t>
      </w:r>
      <w:r w:rsidR="00141898">
        <w:rPr>
          <w:rFonts w:ascii="Times New Roman" w:hAnsi="Times New Roman" w:cs="Times New Roman"/>
          <w:lang w:val="en-CA"/>
        </w:rPr>
        <w:t>immature</w:t>
      </w:r>
      <w:r w:rsidRPr="00141898">
        <w:rPr>
          <w:rFonts w:ascii="Times New Roman" w:hAnsi="Times New Roman" w:cs="Times New Roman"/>
          <w:lang w:val="en-CA"/>
        </w:rPr>
        <w:t xml:space="preserve"> (</w:t>
      </w:r>
      <w:r w:rsidR="00141898">
        <w:rPr>
          <w:rFonts w:ascii="Times New Roman" w:hAnsi="Times New Roman" w:cs="Times New Roman"/>
          <w:lang w:val="en-CA"/>
        </w:rPr>
        <w:t>0.6</w:t>
      </w:r>
      <w:r w:rsidRPr="00141898">
        <w:rPr>
          <w:rFonts w:ascii="Times New Roman" w:hAnsi="Times New Roman" w:cs="Times New Roman"/>
          <w:lang w:val="en-CA"/>
        </w:rPr>
        <w:t xml:space="preserve"> </w:t>
      </w:r>
      <w:r w:rsidRPr="005C7B72">
        <w:rPr>
          <w:lang w:val="en-CA"/>
        </w:rPr>
        <w:sym w:font="Symbol" w:char="F0B1"/>
      </w:r>
      <w:r w:rsidRPr="00141898">
        <w:rPr>
          <w:rFonts w:ascii="Times New Roman" w:hAnsi="Times New Roman" w:cs="Times New Roman"/>
          <w:lang w:val="en-CA"/>
        </w:rPr>
        <w:t xml:space="preserve"> </w:t>
      </w:r>
      <w:r w:rsidR="00141898">
        <w:rPr>
          <w:rFonts w:ascii="Times New Roman" w:hAnsi="Times New Roman" w:cs="Times New Roman"/>
          <w:lang w:val="en-CA"/>
        </w:rPr>
        <w:t>0.7</w:t>
      </w:r>
      <w:r w:rsidRPr="00141898">
        <w:rPr>
          <w:rFonts w:ascii="Times New Roman" w:hAnsi="Times New Roman" w:cs="Times New Roman"/>
          <w:lang w:val="en-CA"/>
        </w:rPr>
        <w:t xml:space="preserve"> ng/g, n=1</w:t>
      </w:r>
      <w:r w:rsidR="00141898">
        <w:rPr>
          <w:rFonts w:ascii="Times New Roman" w:hAnsi="Times New Roman" w:cs="Times New Roman"/>
          <w:lang w:val="en-CA"/>
        </w:rPr>
        <w:t xml:space="preserve">3; </w:t>
      </w:r>
      <w:r w:rsidRPr="00141898">
        <w:rPr>
          <w:rFonts w:ascii="Times New Roman" w:hAnsi="Times New Roman" w:cs="Times New Roman"/>
          <w:lang w:val="en-CA"/>
        </w:rPr>
        <w:t xml:space="preserve">EMMeans t(29)= </w:t>
      </w:r>
      <w:r w:rsidR="00141898">
        <w:rPr>
          <w:rFonts w:ascii="Times New Roman" w:hAnsi="Times New Roman" w:cs="Times New Roman"/>
          <w:lang w:val="en-CA"/>
        </w:rPr>
        <w:t>-2.8</w:t>
      </w:r>
      <w:r w:rsidRPr="00141898">
        <w:rPr>
          <w:rFonts w:ascii="Times New Roman" w:hAnsi="Times New Roman" w:cs="Times New Roman"/>
          <w:lang w:val="en-CA"/>
        </w:rPr>
        <w:t>, p= 0.</w:t>
      </w:r>
      <w:r w:rsidR="00141898">
        <w:rPr>
          <w:rFonts w:ascii="Times New Roman" w:hAnsi="Times New Roman" w:cs="Times New Roman"/>
          <w:lang w:val="en-CA"/>
        </w:rPr>
        <w:t>01</w:t>
      </w:r>
      <w:r w:rsidRPr="00141898">
        <w:rPr>
          <w:rFonts w:ascii="Times New Roman" w:hAnsi="Times New Roman" w:cs="Times New Roman"/>
          <w:lang w:val="en-CA"/>
        </w:rPr>
        <w:t xml:space="preserve">). </w:t>
      </w:r>
      <w:r w:rsidR="00141898">
        <w:rPr>
          <w:rFonts w:ascii="Times New Roman" w:hAnsi="Times New Roman" w:cs="Times New Roman"/>
          <w:lang w:val="en-CA"/>
        </w:rPr>
        <w:t>When the outlier was removed, the best model became the one including the inter</w:t>
      </w:r>
      <w:r w:rsidR="00EE06EA">
        <w:rPr>
          <w:rFonts w:ascii="Times New Roman" w:hAnsi="Times New Roman" w:cs="Times New Roman"/>
          <w:lang w:val="en-CA"/>
        </w:rPr>
        <w:t xml:space="preserve">action of </w:t>
      </w:r>
      <w:r w:rsidR="00EE06EA">
        <w:rPr>
          <w:rFonts w:ascii="Times New Roman" w:hAnsi="Times New Roman" w:cs="Times New Roman"/>
          <w:i/>
          <w:iCs/>
          <w:lang w:val="en-CA"/>
        </w:rPr>
        <w:t xml:space="preserve">Age class </w:t>
      </w:r>
      <w:r w:rsidR="00EE06EA">
        <w:rPr>
          <w:rFonts w:ascii="Times New Roman" w:hAnsi="Times New Roman" w:cs="Times New Roman"/>
          <w:lang w:val="en-CA"/>
        </w:rPr>
        <w:t xml:space="preserve">and </w:t>
      </w:r>
      <w:r w:rsidR="00EE06EA">
        <w:rPr>
          <w:rFonts w:ascii="Times New Roman" w:hAnsi="Times New Roman" w:cs="Times New Roman"/>
          <w:i/>
          <w:iCs/>
          <w:lang w:val="en-CA"/>
        </w:rPr>
        <w:t xml:space="preserve">Sex </w:t>
      </w:r>
      <w:r w:rsidR="00EE06EA">
        <w:rPr>
          <w:rFonts w:ascii="Times New Roman" w:hAnsi="Times New Roman" w:cs="Times New Roman"/>
          <w:lang w:val="en-CA"/>
        </w:rPr>
        <w:t xml:space="preserve">as explanatory variable (AICc= 39.2). Aldosterone concentrations were significantly different between immature and adult females (p= 0.01), and between immature females and immature and adult males (p= 0.03 and 0.01 respectively, Fig.5). </w:t>
      </w:r>
      <w:r w:rsidR="008149EE">
        <w:rPr>
          <w:rFonts w:ascii="Times New Roman" w:hAnsi="Times New Roman" w:cs="Times New Roman"/>
          <w:lang w:val="en-CA"/>
        </w:rPr>
        <w:t xml:space="preserve">Age class was found </w:t>
      </w:r>
      <w:r w:rsidR="008149EE">
        <w:rPr>
          <w:rFonts w:ascii="Times New Roman" w:hAnsi="Times New Roman" w:cs="Times New Roman"/>
          <w:lang w:val="en-CA"/>
        </w:rPr>
        <w:lastRenderedPageBreak/>
        <w:t xml:space="preserve">as a predictor also for lipid content, but the difference was not significant between </w:t>
      </w:r>
      <w:r w:rsidR="008149EE">
        <w:rPr>
          <w:rFonts w:ascii="Times New Roman" w:hAnsi="Times New Roman" w:cs="Times New Roman"/>
          <w:i/>
          <w:iCs/>
          <w:lang w:val="en-CA"/>
        </w:rPr>
        <w:t xml:space="preserve">Immature </w:t>
      </w:r>
      <w:r w:rsidR="008149EE">
        <w:rPr>
          <w:rFonts w:ascii="Times New Roman" w:hAnsi="Times New Roman" w:cs="Times New Roman"/>
          <w:lang w:val="en-CA"/>
        </w:rPr>
        <w:t xml:space="preserve">and </w:t>
      </w:r>
      <w:r w:rsidR="008149EE">
        <w:rPr>
          <w:rFonts w:ascii="Times New Roman" w:hAnsi="Times New Roman" w:cs="Times New Roman"/>
          <w:i/>
          <w:iCs/>
          <w:lang w:val="en-CA"/>
        </w:rPr>
        <w:t>Adult</w:t>
      </w:r>
      <w:r w:rsidR="008149EE">
        <w:rPr>
          <w:rFonts w:ascii="Times New Roman" w:hAnsi="Times New Roman" w:cs="Times New Roman"/>
          <w:lang w:val="en-CA"/>
        </w:rPr>
        <w:t xml:space="preserve"> whales (</w:t>
      </w:r>
      <w:r w:rsidR="00A65B1B">
        <w:rPr>
          <w:rFonts w:ascii="Times New Roman" w:hAnsi="Times New Roman" w:cs="Times New Roman"/>
          <w:lang w:val="en-CA"/>
        </w:rPr>
        <w:t>p=0.2).</w:t>
      </w:r>
    </w:p>
    <w:p w14:paraId="12BA13D3" w14:textId="704FCD31" w:rsidR="005C7B72" w:rsidRDefault="005C7B72" w:rsidP="00141898">
      <w:pPr>
        <w:pStyle w:val="ListParagraph"/>
        <w:spacing w:line="276" w:lineRule="auto"/>
        <w:ind w:left="792"/>
        <w:jc w:val="both"/>
        <w:rPr>
          <w:rFonts w:ascii="Times New Roman" w:hAnsi="Times New Roman" w:cs="Times New Roman"/>
          <w:lang w:val="en-CA"/>
        </w:rPr>
      </w:pPr>
    </w:p>
    <w:p w14:paraId="2645B0E7" w14:textId="0F0B7066" w:rsidR="008149EE" w:rsidRPr="008149EE" w:rsidRDefault="008149EE" w:rsidP="008149EE">
      <w:pPr>
        <w:rPr>
          <w:rFonts w:ascii="Times New Roman" w:hAnsi="Times New Roman" w:cs="Times New Roman"/>
          <w:lang w:val="en-CA"/>
        </w:rPr>
      </w:pPr>
      <w:r>
        <w:rPr>
          <w:rFonts w:ascii="Times New Roman" w:hAnsi="Times New Roman" w:cs="Times New Roman"/>
          <w:lang w:val="en-CA"/>
        </w:rPr>
        <w:br w:type="page"/>
      </w:r>
    </w:p>
    <w:p w14:paraId="7B1293B9" w14:textId="77777777" w:rsidR="005C7B72" w:rsidRPr="005C7B72" w:rsidRDefault="005C7B72" w:rsidP="005C7B72">
      <w:pPr>
        <w:pStyle w:val="ListParagraph"/>
        <w:spacing w:line="276" w:lineRule="auto"/>
        <w:ind w:left="792"/>
        <w:jc w:val="both"/>
        <w:rPr>
          <w:rFonts w:ascii="Times New Roman" w:hAnsi="Times New Roman" w:cs="Times New Roman"/>
          <w:lang w:val="en-CA"/>
        </w:rPr>
      </w:pPr>
    </w:p>
    <w:p w14:paraId="6FDBA2BB" w14:textId="2151A1D4" w:rsidR="00201E89" w:rsidRPr="00786785" w:rsidRDefault="00201E89" w:rsidP="00201E89">
      <w:pPr>
        <w:pStyle w:val="ListParagraph"/>
        <w:spacing w:line="276" w:lineRule="auto"/>
        <w:jc w:val="both"/>
        <w:rPr>
          <w:lang w:val="en-CA"/>
        </w:rPr>
      </w:pPr>
    </w:p>
    <w:p w14:paraId="5F599EAD" w14:textId="77777777" w:rsidR="005C7B72" w:rsidRDefault="005C7B72" w:rsidP="00201E89">
      <w:pPr>
        <w:pStyle w:val="ListParagraph"/>
        <w:spacing w:line="276" w:lineRule="auto"/>
        <w:jc w:val="both"/>
        <w:rPr>
          <w:rFonts w:ascii="Times New Roman" w:hAnsi="Times New Roman" w:cs="Times New Roman"/>
          <w:u w:val="single"/>
          <w:lang w:val="en-CA"/>
        </w:rPr>
      </w:pPr>
    </w:p>
    <w:p w14:paraId="271F1A03" w14:textId="77777777" w:rsidR="005C7B72" w:rsidRDefault="005C7B72" w:rsidP="00201E89">
      <w:pPr>
        <w:pStyle w:val="ListParagraph"/>
        <w:spacing w:line="276" w:lineRule="auto"/>
        <w:jc w:val="both"/>
        <w:rPr>
          <w:rFonts w:ascii="Times New Roman" w:hAnsi="Times New Roman" w:cs="Times New Roman"/>
          <w:u w:val="single"/>
          <w:lang w:val="en-CA"/>
        </w:rPr>
      </w:pPr>
    </w:p>
    <w:p w14:paraId="76E59BF0" w14:textId="77777777" w:rsidR="005C7B72" w:rsidRDefault="005C7B72" w:rsidP="00201E89">
      <w:pPr>
        <w:pStyle w:val="ListParagraph"/>
        <w:spacing w:line="276" w:lineRule="auto"/>
        <w:jc w:val="both"/>
        <w:rPr>
          <w:rFonts w:ascii="Times New Roman" w:hAnsi="Times New Roman" w:cs="Times New Roman"/>
          <w:u w:val="single"/>
          <w:lang w:val="en-CA"/>
        </w:rPr>
      </w:pPr>
    </w:p>
    <w:p w14:paraId="5A422F8C" w14:textId="2A1CA139" w:rsidR="000921A1" w:rsidRPr="00B05921" w:rsidRDefault="000921A1" w:rsidP="00753993">
      <w:pPr>
        <w:spacing w:line="276" w:lineRule="auto"/>
        <w:jc w:val="both"/>
        <w:rPr>
          <w:rFonts w:ascii="Times New Roman" w:hAnsi="Times New Roman" w:cs="Times New Roman"/>
          <w:lang w:val="en-CA"/>
        </w:rPr>
      </w:pPr>
    </w:p>
    <w:p w14:paraId="666D0376" w14:textId="2761C1A1" w:rsidR="000921A1" w:rsidRPr="00B05921" w:rsidRDefault="000921A1" w:rsidP="00753993">
      <w:pPr>
        <w:spacing w:line="276" w:lineRule="auto"/>
        <w:jc w:val="both"/>
        <w:rPr>
          <w:rFonts w:ascii="Times New Roman" w:hAnsi="Times New Roman" w:cs="Times New Roman"/>
          <w:lang w:val="en-CA"/>
        </w:rPr>
      </w:pPr>
    </w:p>
    <w:p w14:paraId="254885DF" w14:textId="12A4CEA4" w:rsidR="000921A1" w:rsidRPr="00B05921" w:rsidRDefault="000921A1" w:rsidP="00753993">
      <w:pPr>
        <w:spacing w:line="276" w:lineRule="auto"/>
        <w:rPr>
          <w:rFonts w:ascii="Times New Roman" w:hAnsi="Times New Roman" w:cs="Times New Roman"/>
          <w:lang w:val="en-CA"/>
        </w:rPr>
      </w:pPr>
      <w:r w:rsidRPr="00B05921">
        <w:rPr>
          <w:rFonts w:ascii="Times New Roman" w:hAnsi="Times New Roman" w:cs="Times New Roman"/>
          <w:lang w:val="en-CA"/>
        </w:rPr>
        <w:br w:type="page"/>
      </w:r>
    </w:p>
    <w:p w14:paraId="660FD462" w14:textId="77777777" w:rsidR="000921A1" w:rsidRPr="00B05921" w:rsidRDefault="000921A1" w:rsidP="00753993">
      <w:pPr>
        <w:spacing w:line="276" w:lineRule="auto"/>
        <w:jc w:val="both"/>
        <w:rPr>
          <w:rFonts w:ascii="Times New Roman" w:hAnsi="Times New Roman" w:cs="Times New Roman"/>
          <w:lang w:val="en-CA"/>
        </w:rPr>
      </w:pPr>
    </w:p>
    <w:p w14:paraId="13154FC9" w14:textId="7F3815A9" w:rsidR="00042472" w:rsidRPr="00B05921" w:rsidDel="00F443B7" w:rsidRDefault="00042472" w:rsidP="00753993">
      <w:pPr>
        <w:pStyle w:val="ListParagraph"/>
        <w:numPr>
          <w:ilvl w:val="0"/>
          <w:numId w:val="4"/>
        </w:numPr>
        <w:spacing w:line="276" w:lineRule="auto"/>
        <w:jc w:val="both"/>
        <w:rPr>
          <w:del w:id="5" w:author="Valentina Melica" w:date="2024-09-08T20:59:00Z" w16du:dateUtc="2024-09-09T03:59:00Z"/>
          <w:rFonts w:ascii="Times New Roman" w:hAnsi="Times New Roman" w:cs="Times New Roman"/>
          <w:lang w:val="en-CA"/>
        </w:rPr>
      </w:pPr>
      <w:del w:id="6" w:author="Valentina Melica" w:date="2024-09-08T20:59:00Z" w16du:dateUtc="2024-09-09T03:59:00Z">
        <w:r w:rsidRPr="00B05921" w:rsidDel="00F443B7">
          <w:rPr>
            <w:rFonts w:ascii="Times New Roman" w:hAnsi="Times New Roman" w:cs="Times New Roman"/>
            <w:lang w:val="en-CA"/>
          </w:rPr>
          <w:delText>Gray whale</w:delText>
        </w:r>
      </w:del>
    </w:p>
    <w:p w14:paraId="49380B90" w14:textId="25A3F20D" w:rsidR="0036056C" w:rsidRPr="00B05921" w:rsidDel="00F443B7" w:rsidRDefault="0036056C" w:rsidP="00753993">
      <w:pPr>
        <w:spacing w:line="276" w:lineRule="auto"/>
        <w:ind w:left="360"/>
        <w:jc w:val="both"/>
        <w:rPr>
          <w:del w:id="7" w:author="Valentina Melica" w:date="2024-09-08T20:59:00Z" w16du:dateUtc="2024-09-09T03:59:00Z"/>
          <w:rFonts w:ascii="Times New Roman" w:hAnsi="Times New Roman" w:cs="Times New Roman"/>
          <w:lang w:val="en-CA"/>
        </w:rPr>
      </w:pPr>
    </w:p>
    <w:p w14:paraId="388F1544" w14:textId="595E3DB9" w:rsidR="00EB4CAB" w:rsidRPr="00B05921" w:rsidDel="00F443B7" w:rsidRDefault="00EB4CAB" w:rsidP="00753993">
      <w:pPr>
        <w:spacing w:line="276" w:lineRule="auto"/>
        <w:jc w:val="both"/>
        <w:rPr>
          <w:del w:id="8" w:author="Valentina Melica" w:date="2024-09-08T20:59:00Z" w16du:dateUtc="2024-09-09T03:59:00Z"/>
          <w:rFonts w:ascii="Times New Roman" w:hAnsi="Times New Roman" w:cs="Times New Roman"/>
          <w:lang w:val="en-CA"/>
        </w:rPr>
      </w:pPr>
      <w:del w:id="9" w:author="Valentina Melica" w:date="2024-09-08T20:59:00Z" w16du:dateUtc="2024-09-09T03:59:00Z">
        <w:r w:rsidRPr="00B05921" w:rsidDel="00F443B7">
          <w:rPr>
            <w:rFonts w:ascii="Times New Roman" w:hAnsi="Times New Roman" w:cs="Times New Roman"/>
            <w:lang w:val="en-CA"/>
          </w:rPr>
          <w:delText xml:space="preserve">Mena cortisol was higher in “stressed” (9.3 ng/g) than in “healthy” whales (0.7 ng/g; </w:delText>
        </w:r>
        <w:r w:rsidR="00292633" w:rsidRPr="00B05921" w:rsidDel="00F443B7">
          <w:rPr>
            <w:rFonts w:ascii="Times New Roman" w:hAnsi="Times New Roman" w:cs="Times New Roman"/>
            <w:lang w:val="en-CA"/>
          </w:rPr>
          <w:delText>W= 115, p &lt; 0.001</w:delText>
        </w:r>
        <w:r w:rsidRPr="00B05921" w:rsidDel="00F443B7">
          <w:rPr>
            <w:rFonts w:ascii="Times New Roman" w:hAnsi="Times New Roman" w:cs="Times New Roman"/>
            <w:lang w:val="en-CA"/>
          </w:rPr>
          <w:delText>)</w:delText>
        </w:r>
        <w:r w:rsidR="00292633" w:rsidRPr="00B05921" w:rsidDel="00F443B7">
          <w:rPr>
            <w:rFonts w:ascii="Times New Roman" w:hAnsi="Times New Roman" w:cs="Times New Roman"/>
            <w:lang w:val="en-CA"/>
          </w:rPr>
          <w:delText xml:space="preserve">. However, cortisol concentrations showed high variability in stressed whales, ranging from </w:delText>
        </w:r>
        <w:r w:rsidRPr="00B05921" w:rsidDel="00F443B7">
          <w:rPr>
            <w:rFonts w:ascii="Times New Roman" w:hAnsi="Times New Roman" w:cs="Times New Roman"/>
            <w:lang w:val="en-CA"/>
          </w:rPr>
          <w:delText>0.1 ng/g and 34.7 ng/</w:delText>
        </w:r>
        <w:r w:rsidR="00292633" w:rsidRPr="00B05921" w:rsidDel="00F443B7">
          <w:rPr>
            <w:rFonts w:ascii="Times New Roman" w:hAnsi="Times New Roman" w:cs="Times New Roman"/>
            <w:lang w:val="en-CA"/>
          </w:rPr>
          <w:delText>g.</w:delText>
        </w:r>
      </w:del>
    </w:p>
    <w:p w14:paraId="1EAE59FD" w14:textId="4BA522D7" w:rsidR="003043DC" w:rsidRPr="00B05921" w:rsidDel="00F443B7" w:rsidRDefault="003043DC" w:rsidP="00753993">
      <w:pPr>
        <w:spacing w:line="276" w:lineRule="auto"/>
        <w:ind w:firstLine="720"/>
        <w:jc w:val="both"/>
        <w:rPr>
          <w:del w:id="10" w:author="Valentina Melica" w:date="2024-09-08T20:59:00Z" w16du:dateUtc="2024-09-09T03:59:00Z"/>
          <w:rFonts w:ascii="Times New Roman" w:eastAsia="Times New Roman" w:hAnsi="Times New Roman" w:cs="Times New Roman"/>
          <w:color w:val="000000" w:themeColor="text1"/>
          <w:lang w:val="en-CA"/>
        </w:rPr>
      </w:pPr>
      <w:del w:id="11" w:author="Valentina Melica" w:date="2024-09-08T20:59:00Z" w16du:dateUtc="2024-09-09T03:59:00Z">
        <w:r w:rsidRPr="00B05921" w:rsidDel="00F443B7">
          <w:rPr>
            <w:rFonts w:ascii="Times New Roman" w:eastAsia="Times New Roman" w:hAnsi="Times New Roman" w:cs="Times New Roman"/>
            <w:color w:val="000000" w:themeColor="text1"/>
            <w:lang w:val="en-CA"/>
          </w:rPr>
          <w:delText xml:space="preserve">Corticosterone concentrations were detected in 108 samples from “healthy” animals (68 females and 40 males) and in </w:delText>
        </w:r>
      </w:del>
      <w:del w:id="12" w:author="Valentina Melica" w:date="2024-09-08T20:57:00Z" w16du:dateUtc="2024-09-09T03:57:00Z">
        <w:r w:rsidRPr="00B05921" w:rsidDel="00583EA7">
          <w:rPr>
            <w:rFonts w:ascii="Times New Roman" w:eastAsia="Times New Roman" w:hAnsi="Times New Roman" w:cs="Times New Roman"/>
            <w:color w:val="000000" w:themeColor="text1"/>
            <w:lang w:val="en-CA"/>
          </w:rPr>
          <w:delText>37</w:delText>
        </w:r>
      </w:del>
      <w:del w:id="13" w:author="Valentina Melica" w:date="2024-09-08T20:59:00Z" w16du:dateUtc="2024-09-09T03:59:00Z">
        <w:r w:rsidRPr="00B05921" w:rsidDel="00F443B7">
          <w:rPr>
            <w:rFonts w:ascii="Times New Roman" w:eastAsia="Times New Roman" w:hAnsi="Times New Roman" w:cs="Times New Roman"/>
            <w:color w:val="000000" w:themeColor="text1"/>
            <w:lang w:val="en-CA"/>
          </w:rPr>
          <w:delText xml:space="preserve"> samples from stranded whales (24 females and 13 males). The two-way ANOVA results showed a significant difference in concentrations between “healthy” and “stressed” whales (ANOVA: </w:delText>
        </w:r>
        <w:r w:rsidRPr="00B05921" w:rsidDel="00F443B7">
          <w:rPr>
            <w:rFonts w:ascii="Times New Roman" w:eastAsia="Times New Roman" w:hAnsi="Times New Roman" w:cs="Times New Roman"/>
            <w:i/>
            <w:iCs/>
            <w:color w:val="000000" w:themeColor="text1"/>
            <w:lang w:val="en-CA"/>
          </w:rPr>
          <w:delText>F</w:delText>
        </w:r>
        <w:r w:rsidRPr="00B05921" w:rsidDel="00F443B7">
          <w:rPr>
            <w:rFonts w:ascii="Times New Roman" w:eastAsia="Times New Roman" w:hAnsi="Times New Roman" w:cs="Times New Roman"/>
            <w:color w:val="000000" w:themeColor="text1"/>
            <w:lang w:val="en-CA"/>
          </w:rPr>
          <w:delText xml:space="preserve">= 20.5,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xml:space="preserve">= 1,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1.27x10</w:delText>
        </w:r>
        <w:r w:rsidRPr="00B05921" w:rsidDel="00F443B7">
          <w:rPr>
            <w:rFonts w:ascii="Times New Roman" w:eastAsia="Times New Roman" w:hAnsi="Times New Roman" w:cs="Times New Roman"/>
            <w:color w:val="000000" w:themeColor="text1"/>
            <w:vertAlign w:val="superscript"/>
            <w:lang w:val="en-CA"/>
          </w:rPr>
          <w:delText>-5</w:delText>
        </w:r>
        <w:r w:rsidRPr="00B05921" w:rsidDel="00F443B7">
          <w:rPr>
            <w:rFonts w:ascii="Times New Roman" w:eastAsia="Times New Roman" w:hAnsi="Times New Roman" w:cs="Times New Roman"/>
            <w:color w:val="000000" w:themeColor="text1"/>
            <w:lang w:val="en-CA"/>
          </w:rPr>
          <w:delText xml:space="preserve">) and between females and males (ANOVA: </w:delText>
        </w:r>
        <w:r w:rsidRPr="00B05921" w:rsidDel="00F443B7">
          <w:rPr>
            <w:rFonts w:ascii="Times New Roman" w:eastAsia="Times New Roman" w:hAnsi="Times New Roman" w:cs="Times New Roman"/>
            <w:i/>
            <w:iCs/>
            <w:color w:val="000000" w:themeColor="text1"/>
            <w:lang w:val="en-CA"/>
          </w:rPr>
          <w:delText>F</w:delText>
        </w:r>
        <w:r w:rsidRPr="00B05921" w:rsidDel="00F443B7">
          <w:rPr>
            <w:rFonts w:ascii="Times New Roman" w:eastAsia="Times New Roman" w:hAnsi="Times New Roman" w:cs="Times New Roman"/>
            <w:color w:val="000000" w:themeColor="text1"/>
            <w:lang w:val="en-CA"/>
          </w:rPr>
          <w:delText xml:space="preserve">= 9.9,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1,</w:delText>
        </w:r>
        <w:r w:rsidRPr="00B05921" w:rsidDel="00F443B7">
          <w:rPr>
            <w:rFonts w:ascii="Times New Roman" w:eastAsia="Times New Roman" w:hAnsi="Times New Roman" w:cs="Times New Roman"/>
            <w:i/>
            <w:iCs/>
            <w:color w:val="000000" w:themeColor="text1"/>
            <w:lang w:val="en-CA"/>
          </w:rPr>
          <w:delText xml:space="preserve"> p</w:delText>
        </w:r>
        <w:r w:rsidRPr="00B05921" w:rsidDel="00F443B7">
          <w:rPr>
            <w:rFonts w:ascii="Times New Roman" w:eastAsia="Times New Roman" w:hAnsi="Times New Roman" w:cs="Times New Roman"/>
            <w:color w:val="000000" w:themeColor="text1"/>
            <w:lang w:val="en-CA"/>
          </w:rPr>
          <w:delText xml:space="preserve">= 0.002), but the interaction of both factors was not significant (ANOVA: </w:delText>
        </w:r>
        <w:r w:rsidRPr="00B05921" w:rsidDel="00F443B7">
          <w:rPr>
            <w:rFonts w:ascii="Times New Roman" w:eastAsia="Times New Roman" w:hAnsi="Times New Roman" w:cs="Times New Roman"/>
            <w:i/>
            <w:iCs/>
            <w:color w:val="000000" w:themeColor="text1"/>
            <w:lang w:val="en-CA"/>
          </w:rPr>
          <w:delText>F</w:delText>
        </w:r>
        <w:r w:rsidRPr="00B05921" w:rsidDel="00F443B7">
          <w:rPr>
            <w:rFonts w:ascii="Times New Roman" w:eastAsia="Times New Roman" w:hAnsi="Times New Roman" w:cs="Times New Roman"/>
            <w:color w:val="000000" w:themeColor="text1"/>
            <w:lang w:val="en-CA"/>
          </w:rPr>
          <w:delText xml:space="preserve"> = 0.01,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xml:space="preserve">= 1,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0.96). “Healthy” whales (mean (range)= 0.6 (0.02 – 2.7) ng/g) had significantly lower corticosterone concentrations than “stressed” whales (mean (range) = 2.1 (0.1 – 21.7) ng/g) (</w:delText>
        </w:r>
        <w:r w:rsidRPr="00B05921" w:rsidDel="00F443B7">
          <w:rPr>
            <w:rFonts w:ascii="Times New Roman" w:eastAsia="Times New Roman" w:hAnsi="Times New Roman" w:cs="Times New Roman"/>
            <w:i/>
            <w:iCs/>
            <w:color w:val="000000" w:themeColor="text1"/>
            <w:lang w:val="en-CA"/>
          </w:rPr>
          <w:delText xml:space="preserve">p </w:delText>
        </w:r>
        <w:r w:rsidRPr="00B05921" w:rsidDel="00F443B7">
          <w:rPr>
            <w:rFonts w:ascii="Times New Roman" w:eastAsia="Times New Roman" w:hAnsi="Times New Roman" w:cs="Times New Roman"/>
            <w:color w:val="000000" w:themeColor="text1"/>
            <w:lang w:val="en-CA"/>
          </w:rPr>
          <w:delText>&lt;0.0001) and females (mean (range)= 1.2 (0.02 – 21.7) ng/g) had significantly higher corticosterone than males (mean (range)= 0.6 (0.03 – 3.6) ng/g)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0.002). Finally, aldosterone concentrations were measured in 17 (10 females and 7 males) healthy whales and in 35 (23 females and 12 males) stranded animals. Concentrations were not statistically significant between the two groups (</w:delText>
        </w:r>
        <w:r w:rsidRPr="00B05921" w:rsidDel="00F443B7">
          <w:rPr>
            <w:rFonts w:ascii="Times New Roman" w:eastAsia="Times New Roman" w:hAnsi="Times New Roman" w:cs="Times New Roman"/>
            <w:i/>
            <w:iCs/>
            <w:color w:val="000000" w:themeColor="text1"/>
            <w:lang w:val="en-CA"/>
          </w:rPr>
          <w:delText>t</w:delText>
        </w:r>
        <w:r w:rsidRPr="00B05921" w:rsidDel="00F443B7">
          <w:rPr>
            <w:rFonts w:ascii="Times New Roman" w:eastAsia="Times New Roman" w:hAnsi="Times New Roman" w:cs="Times New Roman"/>
            <w:color w:val="000000" w:themeColor="text1"/>
            <w:lang w:val="en-CA"/>
          </w:rPr>
          <w:delText xml:space="preserve">= 0.2, </w:delText>
        </w:r>
        <w:r w:rsidRPr="00B05921" w:rsidDel="00F443B7">
          <w:rPr>
            <w:rFonts w:ascii="Times New Roman" w:eastAsia="Times New Roman" w:hAnsi="Times New Roman" w:cs="Times New Roman"/>
            <w:i/>
            <w:iCs/>
            <w:color w:val="000000" w:themeColor="text1"/>
            <w:lang w:val="en-CA"/>
          </w:rPr>
          <w:delText>df</w:delText>
        </w:r>
        <w:r w:rsidRPr="00B05921" w:rsidDel="00F443B7">
          <w:rPr>
            <w:rFonts w:ascii="Times New Roman" w:eastAsia="Times New Roman" w:hAnsi="Times New Roman" w:cs="Times New Roman"/>
            <w:color w:val="000000" w:themeColor="text1"/>
            <w:lang w:val="en-CA"/>
          </w:rPr>
          <w:delText xml:space="preserve">= 50,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0.8), with mean (range) equal to 0.4 (0.02 – 2.2) ng/g in biopsies from healthy animals and 0.7 (0.03 – 14.5) ng/g in stranded whales.</w:delText>
        </w:r>
      </w:del>
    </w:p>
    <w:p w14:paraId="39D7DE6D" w14:textId="60C0E4D1" w:rsidR="003043DC" w:rsidRPr="00B05921" w:rsidDel="00F443B7" w:rsidRDefault="003043DC" w:rsidP="00753993">
      <w:pPr>
        <w:spacing w:line="276" w:lineRule="auto"/>
        <w:ind w:firstLine="720"/>
        <w:jc w:val="both"/>
        <w:rPr>
          <w:del w:id="14" w:author="Valentina Melica" w:date="2024-09-08T20:59:00Z" w16du:dateUtc="2024-09-09T03:59:00Z"/>
          <w:rFonts w:ascii="Times New Roman" w:eastAsia="Times New Roman" w:hAnsi="Times New Roman" w:cs="Times New Roman"/>
          <w:color w:val="000000" w:themeColor="text1"/>
          <w:lang w:val="en-CA"/>
        </w:rPr>
      </w:pPr>
      <w:del w:id="15" w:author="Valentina Melica" w:date="2024-09-08T20:59:00Z" w16du:dateUtc="2024-09-09T03:59:00Z">
        <w:r w:rsidRPr="00B05921" w:rsidDel="00F443B7">
          <w:rPr>
            <w:rFonts w:ascii="Times New Roman" w:eastAsia="Times New Roman" w:hAnsi="Times New Roman" w:cs="Times New Roman"/>
            <w:color w:val="000000" w:themeColor="text1"/>
            <w:lang w:val="en-CA"/>
          </w:rPr>
          <w:delText>Corticosteroid concentrations were also graphed to compare presumably “healthy” animals and carcasses with different COD (Fig. 3.4) using one-way ANOVA followed by a Tukey post-hoc test. Cortisol concentrations were statistically different between healthy and animals that perished from nutritional stress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 trauma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 and UME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 but not between healthy whales and whales that died in entanglement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0.1) or hunt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0.38) events. Significant differences were also found within the stranded animals, based on COD. Specifically, cortisol concentrations were significantly higher in animals that died due trauma than those that that were hunted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0.0005), or perished in the UME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0.0001), and in carcasses showing signs of nutritional stress compared to hunted animals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0.007) or UME mortalities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0.009). Similarly, corticosterone concentrations were significantly lower in healthy animals compared to whales that perished due to trauma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0.003) or nutritional stress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0.004), but not different from concentrations of animals that stranded during the UME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0.18) or that died due to entanglement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0.63) or hunt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0.98). Among the COD groups for stranded animals, corticosterone concentrations were slightly lower in animals that were hunted compared to those that perished due to nutritional stress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0.05) and trauma (</w:delText>
        </w:r>
        <w:r w:rsidRPr="00B05921" w:rsidDel="00F443B7">
          <w:rPr>
            <w:rFonts w:ascii="Times New Roman" w:eastAsia="Times New Roman" w:hAnsi="Times New Roman" w:cs="Times New Roman"/>
            <w:i/>
            <w:iCs/>
            <w:color w:val="000000" w:themeColor="text1"/>
            <w:lang w:val="en-CA"/>
          </w:rPr>
          <w:delText>p</w:delText>
        </w:r>
        <w:r w:rsidRPr="00B05921" w:rsidDel="00F443B7">
          <w:rPr>
            <w:rFonts w:ascii="Times New Roman" w:eastAsia="Times New Roman" w:hAnsi="Times New Roman" w:cs="Times New Roman"/>
            <w:color w:val="000000" w:themeColor="text1"/>
            <w:lang w:val="en-CA"/>
          </w:rPr>
          <w:delText xml:space="preserve">= 0.05) (Fig. 3.4). </w:delText>
        </w:r>
      </w:del>
    </w:p>
    <w:p w14:paraId="68533555" w14:textId="6316FE31" w:rsidR="00177AB9" w:rsidRPr="00B05921" w:rsidDel="00F443B7" w:rsidRDefault="00177AB9" w:rsidP="00753993">
      <w:pPr>
        <w:spacing w:line="276" w:lineRule="auto"/>
        <w:ind w:firstLine="720"/>
        <w:jc w:val="both"/>
        <w:rPr>
          <w:del w:id="16" w:author="Valentina Melica" w:date="2024-09-08T20:59:00Z" w16du:dateUtc="2024-09-09T03:59:00Z"/>
          <w:rFonts w:ascii="Times New Roman" w:hAnsi="Times New Roman" w:cs="Times New Roman"/>
          <w:lang w:val="en-CA"/>
        </w:rPr>
      </w:pPr>
    </w:p>
    <w:p w14:paraId="163324A0" w14:textId="04227698" w:rsidR="00042472" w:rsidRPr="00B05921" w:rsidDel="00F443B7" w:rsidRDefault="00042472" w:rsidP="00753993">
      <w:pPr>
        <w:spacing w:line="276" w:lineRule="auto"/>
        <w:jc w:val="both"/>
        <w:rPr>
          <w:del w:id="17" w:author="Valentina Melica" w:date="2024-09-08T20:59:00Z" w16du:dateUtc="2024-09-09T03:59:00Z"/>
          <w:rFonts w:ascii="Times New Roman" w:hAnsi="Times New Roman" w:cs="Times New Roman"/>
          <w:lang w:val="en-CA"/>
        </w:rPr>
      </w:pPr>
    </w:p>
    <w:p w14:paraId="78421B34" w14:textId="77777777" w:rsidR="00053A56" w:rsidRPr="00B05921" w:rsidRDefault="00053A56" w:rsidP="00753993">
      <w:pPr>
        <w:spacing w:line="276" w:lineRule="auto"/>
        <w:jc w:val="both"/>
        <w:rPr>
          <w:rFonts w:ascii="Times New Roman" w:hAnsi="Times New Roman" w:cs="Times New Roman"/>
          <w:lang w:val="en-CA"/>
        </w:rPr>
      </w:pPr>
    </w:p>
    <w:sectPr w:rsidR="00053A56" w:rsidRPr="00B05921" w:rsidSect="00B461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ie Huggins" w:date="2024-03-21T15:05:00Z" w:initials="JLH">
    <w:p w14:paraId="791157C6" w14:textId="77777777" w:rsidR="00A65B1B" w:rsidRDefault="00A65B1B" w:rsidP="00A65B1B">
      <w:pPr>
        <w:pStyle w:val="CommentText"/>
      </w:pPr>
      <w:r>
        <w:rPr>
          <w:rStyle w:val="CommentReference"/>
        </w:rPr>
        <w:annotationRef/>
      </w:r>
      <w:r>
        <w:t>Would be good to clarify if this correlation was for all whales sampled, or only the poor nutritional condition whales?</w:t>
      </w:r>
    </w:p>
  </w:comment>
  <w:comment w:id="1" w:author="Valentina Melica" w:date="2024-03-21T19:41:00Z" w:initials="VM">
    <w:p w14:paraId="29613D65" w14:textId="77777777" w:rsidR="00A65B1B" w:rsidRDefault="00A65B1B" w:rsidP="00A65B1B">
      <w:r>
        <w:rPr>
          <w:rStyle w:val="CommentReference"/>
        </w:rPr>
        <w:annotationRef/>
      </w:r>
      <w:r>
        <w:rPr>
          <w:color w:val="000000"/>
          <w:sz w:val="20"/>
          <w:szCs w:val="20"/>
        </w:rPr>
        <w:t>agree and I plan to run this analysis</w:t>
      </w:r>
    </w:p>
    <w:p w14:paraId="127D05EA" w14:textId="77777777" w:rsidR="00A65B1B" w:rsidRDefault="00A65B1B" w:rsidP="00A65B1B"/>
  </w:comment>
  <w:comment w:id="2" w:author="Valentina Melica" w:date="2024-09-04T06:35:00Z" w:initials="VM">
    <w:p w14:paraId="5677AC3B" w14:textId="77777777" w:rsidR="003D1DCE" w:rsidRDefault="003D1DCE" w:rsidP="003D1DCE">
      <w:r>
        <w:rPr>
          <w:rStyle w:val="CommentReference"/>
        </w:rPr>
        <w:annotationRef/>
      </w:r>
      <w:r>
        <w:rPr>
          <w:color w:val="000000"/>
          <w:kern w:val="2"/>
          <w:sz w:val="20"/>
          <w:szCs w:val="20"/>
          <w14:ligatures w14:val="standardContextual"/>
        </w:rPr>
        <w:t>VM to check</w:t>
      </w:r>
    </w:p>
  </w:comment>
  <w:comment w:id="3" w:author="Valentina Melica" w:date="2025-02-15T13:50:00Z" w:initials="VM">
    <w:p w14:paraId="019582F1" w14:textId="77777777" w:rsidR="00163941" w:rsidRDefault="00163941" w:rsidP="00163941">
      <w:r>
        <w:rPr>
          <w:rStyle w:val="CommentReference"/>
        </w:rPr>
        <w:annotationRef/>
      </w:r>
      <w:r>
        <w:rPr>
          <w:color w:val="000000"/>
          <w:kern w:val="2"/>
          <w:sz w:val="20"/>
          <w:szCs w:val="20"/>
          <w14:ligatures w14:val="standardContextual"/>
        </w:rPr>
        <w:t>check the biopsy dataset for the validation of aldosterone</w:t>
      </w:r>
    </w:p>
    <w:p w14:paraId="3A50946A" w14:textId="77777777" w:rsidR="00163941" w:rsidRDefault="00163941" w:rsidP="00163941"/>
  </w:comment>
  <w:comment w:id="4" w:author="Valentina Melica" w:date="2025-02-24T19:35:00Z" w:initials="VM">
    <w:p w14:paraId="1BAB6499" w14:textId="77777777" w:rsidR="006E2B1E" w:rsidRDefault="006E2B1E" w:rsidP="006E2B1E">
      <w:r>
        <w:rPr>
          <w:rStyle w:val="CommentReference"/>
        </w:rPr>
        <w:annotationRef/>
      </w:r>
      <w:r>
        <w:rPr>
          <w:color w:val="000000"/>
          <w:kern w:val="2"/>
          <w:sz w:val="20"/>
          <w:szCs w:val="20"/>
          <w14:ligatures w14:val="standardContextual"/>
        </w:rPr>
        <w:t>to add more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1157C6" w15:done="1"/>
  <w15:commentEx w15:paraId="127D05EA" w15:paraIdParent="791157C6" w15:done="1"/>
  <w15:commentEx w15:paraId="5677AC3B" w15:done="0"/>
  <w15:commentEx w15:paraId="3A50946A" w15:done="0"/>
  <w15:commentEx w15:paraId="1BAB6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6CB2F" w16cex:dateUtc="2024-03-21T22:05:00Z">
    <w16cex:extLst>
      <w16:ext w16:uri="{CE6994B0-6A32-4C9F-8C6B-6E91EDA988CE}">
        <cr:reactions xmlns:cr="http://schemas.microsoft.com/office/comments/2020/reactions">
          <cr:reaction reactionType="1">
            <cr:reactionInfo dateUtc="2024-03-22T02:41:22Z">
              <cr:user userId="43b3cdc4eddb01d8" userProvider="Windows Live" userName="Valentina Melica"/>
            </cr:reactionInfo>
          </cr:reaction>
        </cr:reactions>
      </w16:ext>
    </w16cex:extLst>
  </w16cex:commentExtensible>
  <w16cex:commentExtensible w16cex:durableId="5A972E00" w16cex:dateUtc="2024-03-22T02:41:00Z"/>
  <w16cex:commentExtensible w16cex:durableId="627E6D51" w16cex:dateUtc="2024-09-04T13:35:00Z"/>
  <w16cex:commentExtensible w16cex:durableId="22F5EE3D" w16cex:dateUtc="2025-02-15T21:50:00Z"/>
  <w16cex:commentExtensible w16cex:durableId="08C20E7F" w16cex:dateUtc="2025-02-25T0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1157C6" w16cid:durableId="29A6CB2F"/>
  <w16cid:commentId w16cid:paraId="127D05EA" w16cid:durableId="5A972E00"/>
  <w16cid:commentId w16cid:paraId="5677AC3B" w16cid:durableId="627E6D51"/>
  <w16cid:commentId w16cid:paraId="3A50946A" w16cid:durableId="22F5EE3D"/>
  <w16cid:commentId w16cid:paraId="1BAB6499" w16cid:durableId="08C20E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8FC8B" w14:textId="77777777" w:rsidR="00E17075" w:rsidRDefault="00E17075" w:rsidP="00634B9D">
      <w:r>
        <w:separator/>
      </w:r>
    </w:p>
  </w:endnote>
  <w:endnote w:type="continuationSeparator" w:id="0">
    <w:p w14:paraId="1BBBB26A" w14:textId="77777777" w:rsidR="00E17075" w:rsidRDefault="00E17075" w:rsidP="00634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8DE4" w14:textId="77777777" w:rsidR="00E17075" w:rsidRDefault="00E17075" w:rsidP="00634B9D">
      <w:r>
        <w:separator/>
      </w:r>
    </w:p>
  </w:footnote>
  <w:footnote w:type="continuationSeparator" w:id="0">
    <w:p w14:paraId="67D27677" w14:textId="77777777" w:rsidR="00E17075" w:rsidRDefault="00E17075" w:rsidP="00634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D5"/>
    <w:multiLevelType w:val="hybridMultilevel"/>
    <w:tmpl w:val="271CB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B2C1A"/>
    <w:multiLevelType w:val="multilevel"/>
    <w:tmpl w:val="397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B064F"/>
    <w:multiLevelType w:val="hybridMultilevel"/>
    <w:tmpl w:val="CD04A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426AC"/>
    <w:multiLevelType w:val="multilevel"/>
    <w:tmpl w:val="448E49D0"/>
    <w:lvl w:ilvl="0">
      <w:start w:val="1"/>
      <w:numFmt w:val="decimal"/>
      <w:lvlText w:val="%1."/>
      <w:lvlJc w:val="left"/>
      <w:pPr>
        <w:ind w:left="720" w:hanging="360"/>
      </w:pPr>
      <w:rPr>
        <w:rFonts w:hint="default"/>
      </w:rPr>
    </w:lvl>
    <w:lvl w:ilvl="1">
      <w:start w:val="1"/>
      <w:numFmt w:val="decimal"/>
      <w:lvlText w:val="%1.%2."/>
      <w:lvlJc w:val="left"/>
      <w:pPr>
        <w:ind w:left="792" w:hanging="432"/>
      </w:pPr>
    </w:lvl>
    <w:lvl w:ilvl="2">
      <w:start w:val="1"/>
      <w:numFmt w:val="decimal"/>
      <w:lvlText w:val="%3."/>
      <w:lvlJc w:val="left"/>
      <w:pPr>
        <w:ind w:left="72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2F68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1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F924E4"/>
    <w:multiLevelType w:val="hybridMultilevel"/>
    <w:tmpl w:val="3A16B53E"/>
    <w:lvl w:ilvl="0" w:tplc="67D25D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731DC"/>
    <w:multiLevelType w:val="hybridMultilevel"/>
    <w:tmpl w:val="4EE63870"/>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35781"/>
    <w:multiLevelType w:val="hybridMultilevel"/>
    <w:tmpl w:val="7A4E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C00FB0"/>
    <w:multiLevelType w:val="hybridMultilevel"/>
    <w:tmpl w:val="7F4A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416FE5"/>
    <w:multiLevelType w:val="hybridMultilevel"/>
    <w:tmpl w:val="D00CE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2353329"/>
    <w:multiLevelType w:val="hybridMultilevel"/>
    <w:tmpl w:val="D8C6A874"/>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B124E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1708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88538393">
    <w:abstractNumId w:val="1"/>
  </w:num>
  <w:num w:numId="2" w16cid:durableId="365445177">
    <w:abstractNumId w:val="11"/>
  </w:num>
  <w:num w:numId="3" w16cid:durableId="461071621">
    <w:abstractNumId w:val="2"/>
  </w:num>
  <w:num w:numId="4" w16cid:durableId="1703628351">
    <w:abstractNumId w:val="7"/>
  </w:num>
  <w:num w:numId="5" w16cid:durableId="1820488670">
    <w:abstractNumId w:val="9"/>
  </w:num>
  <w:num w:numId="6" w16cid:durableId="681203545">
    <w:abstractNumId w:val="5"/>
  </w:num>
  <w:num w:numId="7" w16cid:durableId="1921525763">
    <w:abstractNumId w:val="8"/>
  </w:num>
  <w:num w:numId="8" w16cid:durableId="324093943">
    <w:abstractNumId w:val="0"/>
  </w:num>
  <w:num w:numId="9" w16cid:durableId="1433630016">
    <w:abstractNumId w:val="3"/>
  </w:num>
  <w:num w:numId="10" w16cid:durableId="1072653612">
    <w:abstractNumId w:val="4"/>
  </w:num>
  <w:num w:numId="11" w16cid:durableId="1849519608">
    <w:abstractNumId w:val="6"/>
  </w:num>
  <w:num w:numId="12" w16cid:durableId="1607423634">
    <w:abstractNumId w:val="10"/>
  </w:num>
  <w:num w:numId="13" w16cid:durableId="106673092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e Huggins">
    <w15:presenceInfo w15:providerId="None" w15:userId="Jessie Huggins"/>
  </w15:person>
  <w15:person w15:author="Valentina Melica">
    <w15:presenceInfo w15:providerId="Windows Live" w15:userId="43b3cdc4eddb0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2B"/>
    <w:rsid w:val="00042472"/>
    <w:rsid w:val="00042CD0"/>
    <w:rsid w:val="00044F53"/>
    <w:rsid w:val="00053A56"/>
    <w:rsid w:val="00061DB4"/>
    <w:rsid w:val="0006493D"/>
    <w:rsid w:val="0006518A"/>
    <w:rsid w:val="00067EDC"/>
    <w:rsid w:val="000921A1"/>
    <w:rsid w:val="000F150E"/>
    <w:rsid w:val="001002E8"/>
    <w:rsid w:val="00107C5F"/>
    <w:rsid w:val="0011098D"/>
    <w:rsid w:val="00111C02"/>
    <w:rsid w:val="00134BBD"/>
    <w:rsid w:val="0013610E"/>
    <w:rsid w:val="00136D41"/>
    <w:rsid w:val="00141898"/>
    <w:rsid w:val="00144694"/>
    <w:rsid w:val="00147CC0"/>
    <w:rsid w:val="00163941"/>
    <w:rsid w:val="00173ADC"/>
    <w:rsid w:val="00176F7F"/>
    <w:rsid w:val="00177AB9"/>
    <w:rsid w:val="00186162"/>
    <w:rsid w:val="00192264"/>
    <w:rsid w:val="001A24F1"/>
    <w:rsid w:val="001C13F2"/>
    <w:rsid w:val="001C41B1"/>
    <w:rsid w:val="001D1176"/>
    <w:rsid w:val="001D615A"/>
    <w:rsid w:val="001F5422"/>
    <w:rsid w:val="00201E89"/>
    <w:rsid w:val="00207385"/>
    <w:rsid w:val="002272EC"/>
    <w:rsid w:val="00236156"/>
    <w:rsid w:val="002515CD"/>
    <w:rsid w:val="00253CC2"/>
    <w:rsid w:val="002770A1"/>
    <w:rsid w:val="00284619"/>
    <w:rsid w:val="00290C1D"/>
    <w:rsid w:val="00292633"/>
    <w:rsid w:val="002C0E3B"/>
    <w:rsid w:val="002E2393"/>
    <w:rsid w:val="003043DC"/>
    <w:rsid w:val="00324DC7"/>
    <w:rsid w:val="00331FD7"/>
    <w:rsid w:val="00346D90"/>
    <w:rsid w:val="00350F89"/>
    <w:rsid w:val="0035477C"/>
    <w:rsid w:val="0036056C"/>
    <w:rsid w:val="00376E69"/>
    <w:rsid w:val="00383B3F"/>
    <w:rsid w:val="003D1DCE"/>
    <w:rsid w:val="003E2574"/>
    <w:rsid w:val="003E7AC9"/>
    <w:rsid w:val="003E7C0E"/>
    <w:rsid w:val="00434E00"/>
    <w:rsid w:val="00450F5E"/>
    <w:rsid w:val="00496E6E"/>
    <w:rsid w:val="004A4210"/>
    <w:rsid w:val="004B487B"/>
    <w:rsid w:val="004C77E9"/>
    <w:rsid w:val="004F5793"/>
    <w:rsid w:val="00504673"/>
    <w:rsid w:val="00507344"/>
    <w:rsid w:val="005132CA"/>
    <w:rsid w:val="005165BE"/>
    <w:rsid w:val="0052000A"/>
    <w:rsid w:val="0052219E"/>
    <w:rsid w:val="00532FE7"/>
    <w:rsid w:val="005536E2"/>
    <w:rsid w:val="00566248"/>
    <w:rsid w:val="005726FA"/>
    <w:rsid w:val="00575E1B"/>
    <w:rsid w:val="005806EF"/>
    <w:rsid w:val="00583EA7"/>
    <w:rsid w:val="005946DA"/>
    <w:rsid w:val="005C7B72"/>
    <w:rsid w:val="005D54FB"/>
    <w:rsid w:val="005F624E"/>
    <w:rsid w:val="00612156"/>
    <w:rsid w:val="00614AED"/>
    <w:rsid w:val="00620F15"/>
    <w:rsid w:val="00622321"/>
    <w:rsid w:val="006269FD"/>
    <w:rsid w:val="00630C25"/>
    <w:rsid w:val="00630F2B"/>
    <w:rsid w:val="00634B9D"/>
    <w:rsid w:val="0064451D"/>
    <w:rsid w:val="00666AC4"/>
    <w:rsid w:val="006703AB"/>
    <w:rsid w:val="00670BB1"/>
    <w:rsid w:val="00687340"/>
    <w:rsid w:val="006B2BC2"/>
    <w:rsid w:val="006D7F78"/>
    <w:rsid w:val="006E2B1E"/>
    <w:rsid w:val="006F275B"/>
    <w:rsid w:val="00722259"/>
    <w:rsid w:val="007301B2"/>
    <w:rsid w:val="00734E11"/>
    <w:rsid w:val="007472D5"/>
    <w:rsid w:val="007519EA"/>
    <w:rsid w:val="00753993"/>
    <w:rsid w:val="00771291"/>
    <w:rsid w:val="0078645D"/>
    <w:rsid w:val="00786785"/>
    <w:rsid w:val="0078706A"/>
    <w:rsid w:val="007A13BA"/>
    <w:rsid w:val="007A67C4"/>
    <w:rsid w:val="007B4D8F"/>
    <w:rsid w:val="007B6B60"/>
    <w:rsid w:val="007C5686"/>
    <w:rsid w:val="007C59B3"/>
    <w:rsid w:val="008149EE"/>
    <w:rsid w:val="008253E4"/>
    <w:rsid w:val="00842941"/>
    <w:rsid w:val="0084742E"/>
    <w:rsid w:val="00853E23"/>
    <w:rsid w:val="008614AF"/>
    <w:rsid w:val="00885BAA"/>
    <w:rsid w:val="008A431B"/>
    <w:rsid w:val="008C106A"/>
    <w:rsid w:val="008C1A79"/>
    <w:rsid w:val="008E6B74"/>
    <w:rsid w:val="00910C52"/>
    <w:rsid w:val="0093475A"/>
    <w:rsid w:val="009564B0"/>
    <w:rsid w:val="00977AEC"/>
    <w:rsid w:val="00986C1F"/>
    <w:rsid w:val="009A6B4E"/>
    <w:rsid w:val="009B1213"/>
    <w:rsid w:val="009B5020"/>
    <w:rsid w:val="009D6C58"/>
    <w:rsid w:val="009E3E30"/>
    <w:rsid w:val="009E7F2C"/>
    <w:rsid w:val="00A05F14"/>
    <w:rsid w:val="00A42D58"/>
    <w:rsid w:val="00A65B1B"/>
    <w:rsid w:val="00A82F26"/>
    <w:rsid w:val="00A908E1"/>
    <w:rsid w:val="00AB3FF7"/>
    <w:rsid w:val="00AB6AA4"/>
    <w:rsid w:val="00AD1A67"/>
    <w:rsid w:val="00B03D16"/>
    <w:rsid w:val="00B05921"/>
    <w:rsid w:val="00B10987"/>
    <w:rsid w:val="00B14EAC"/>
    <w:rsid w:val="00B2729E"/>
    <w:rsid w:val="00B46109"/>
    <w:rsid w:val="00B706F0"/>
    <w:rsid w:val="00B73154"/>
    <w:rsid w:val="00B775C3"/>
    <w:rsid w:val="00B820C6"/>
    <w:rsid w:val="00B85F5F"/>
    <w:rsid w:val="00B86590"/>
    <w:rsid w:val="00BF7EB7"/>
    <w:rsid w:val="00C575DF"/>
    <w:rsid w:val="00C677F2"/>
    <w:rsid w:val="00CA4B58"/>
    <w:rsid w:val="00CD369F"/>
    <w:rsid w:val="00CE50E2"/>
    <w:rsid w:val="00CE576E"/>
    <w:rsid w:val="00CF00E4"/>
    <w:rsid w:val="00CF27F6"/>
    <w:rsid w:val="00D034F1"/>
    <w:rsid w:val="00D037C4"/>
    <w:rsid w:val="00D14AED"/>
    <w:rsid w:val="00D249AD"/>
    <w:rsid w:val="00D26762"/>
    <w:rsid w:val="00D42C70"/>
    <w:rsid w:val="00D551E8"/>
    <w:rsid w:val="00D62E80"/>
    <w:rsid w:val="00D63C3F"/>
    <w:rsid w:val="00D77A69"/>
    <w:rsid w:val="00DB20DA"/>
    <w:rsid w:val="00DC49F7"/>
    <w:rsid w:val="00DD22C1"/>
    <w:rsid w:val="00DE0675"/>
    <w:rsid w:val="00DE5C75"/>
    <w:rsid w:val="00DE6C83"/>
    <w:rsid w:val="00DF6BB3"/>
    <w:rsid w:val="00E15C81"/>
    <w:rsid w:val="00E16F7E"/>
    <w:rsid w:val="00E17075"/>
    <w:rsid w:val="00E5287E"/>
    <w:rsid w:val="00E60F35"/>
    <w:rsid w:val="00EB4CAB"/>
    <w:rsid w:val="00ED2709"/>
    <w:rsid w:val="00ED3D06"/>
    <w:rsid w:val="00EE06EA"/>
    <w:rsid w:val="00EE06F8"/>
    <w:rsid w:val="00EE449B"/>
    <w:rsid w:val="00EF0833"/>
    <w:rsid w:val="00EF6E4F"/>
    <w:rsid w:val="00F13909"/>
    <w:rsid w:val="00F174E7"/>
    <w:rsid w:val="00F25ADC"/>
    <w:rsid w:val="00F443B7"/>
    <w:rsid w:val="00F56FA2"/>
    <w:rsid w:val="00F77C0F"/>
    <w:rsid w:val="00FA638D"/>
    <w:rsid w:val="00FA696F"/>
    <w:rsid w:val="00FC617E"/>
    <w:rsid w:val="00FD2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13CF"/>
  <w15:chartTrackingRefBased/>
  <w15:docId w15:val="{C6C605DD-A0F2-8D47-889F-4AB99C43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04247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472"/>
    <w:pPr>
      <w:ind w:left="720"/>
      <w:contextualSpacing/>
    </w:pPr>
  </w:style>
  <w:style w:type="character" w:customStyle="1" w:styleId="Heading3Char">
    <w:name w:val="Heading 3 Char"/>
    <w:basedOn w:val="DefaultParagraphFont"/>
    <w:link w:val="Heading3"/>
    <w:uiPriority w:val="9"/>
    <w:rsid w:val="00042472"/>
    <w:rPr>
      <w:rFonts w:asciiTheme="majorHAnsi" w:eastAsiaTheme="majorEastAsia" w:hAnsiTheme="majorHAnsi" w:cstheme="majorBidi"/>
      <w:color w:val="1F3763" w:themeColor="accent1" w:themeShade="7F"/>
    </w:rPr>
  </w:style>
  <w:style w:type="character" w:customStyle="1" w:styleId="FootnoteTextChar">
    <w:name w:val="Footnote Text Char"/>
    <w:basedOn w:val="DefaultParagraphFont"/>
    <w:link w:val="FootnoteText"/>
    <w:uiPriority w:val="99"/>
    <w:semiHidden/>
    <w:rsid w:val="00634B9D"/>
    <w:rPr>
      <w:sz w:val="20"/>
      <w:szCs w:val="20"/>
    </w:rPr>
  </w:style>
  <w:style w:type="paragraph" w:styleId="FootnoteText">
    <w:name w:val="footnote text"/>
    <w:basedOn w:val="Normal"/>
    <w:link w:val="FootnoteTextChar"/>
    <w:uiPriority w:val="99"/>
    <w:semiHidden/>
    <w:unhideWhenUsed/>
    <w:rsid w:val="00634B9D"/>
    <w:rPr>
      <w:sz w:val="20"/>
      <w:szCs w:val="20"/>
    </w:rPr>
  </w:style>
  <w:style w:type="character" w:customStyle="1" w:styleId="FootnoteTextChar1">
    <w:name w:val="Footnote Text Char1"/>
    <w:basedOn w:val="DefaultParagraphFont"/>
    <w:uiPriority w:val="99"/>
    <w:semiHidden/>
    <w:rsid w:val="00634B9D"/>
    <w:rPr>
      <w:sz w:val="20"/>
      <w:szCs w:val="20"/>
    </w:rPr>
  </w:style>
  <w:style w:type="character" w:styleId="FootnoteReference">
    <w:name w:val="footnote reference"/>
    <w:basedOn w:val="DefaultParagraphFont"/>
    <w:uiPriority w:val="99"/>
    <w:semiHidden/>
    <w:unhideWhenUsed/>
    <w:rsid w:val="00634B9D"/>
    <w:rPr>
      <w:vertAlign w:val="superscript"/>
    </w:rPr>
  </w:style>
  <w:style w:type="character" w:styleId="Hyperlink">
    <w:name w:val="Hyperlink"/>
    <w:basedOn w:val="DefaultParagraphFont"/>
    <w:uiPriority w:val="99"/>
    <w:unhideWhenUsed/>
    <w:rsid w:val="00D42C70"/>
    <w:rPr>
      <w:color w:val="0563C1" w:themeColor="hyperlink"/>
      <w:u w:val="single"/>
    </w:rPr>
  </w:style>
  <w:style w:type="paragraph" w:customStyle="1" w:styleId="Default">
    <w:name w:val="Default"/>
    <w:rsid w:val="009D6C58"/>
    <w:pPr>
      <w:autoSpaceDE w:val="0"/>
      <w:autoSpaceDN w:val="0"/>
      <w:adjustRightInd w:val="0"/>
    </w:pPr>
    <w:rPr>
      <w:rFonts w:ascii="Arial" w:hAnsi="Arial" w:cs="Arial"/>
      <w:color w:val="000000"/>
    </w:rPr>
  </w:style>
  <w:style w:type="table" w:styleId="TableGrid">
    <w:name w:val="Table Grid"/>
    <w:basedOn w:val="TableNormal"/>
    <w:uiPriority w:val="39"/>
    <w:rsid w:val="00E16F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73154"/>
    <w:rPr>
      <w:sz w:val="16"/>
      <w:szCs w:val="16"/>
    </w:rPr>
  </w:style>
  <w:style w:type="paragraph" w:styleId="CommentText">
    <w:name w:val="annotation text"/>
    <w:basedOn w:val="Normal"/>
    <w:link w:val="CommentTextChar"/>
    <w:uiPriority w:val="99"/>
    <w:unhideWhenUsed/>
    <w:rsid w:val="00B73154"/>
    <w:rPr>
      <w:kern w:val="2"/>
      <w:sz w:val="20"/>
      <w:szCs w:val="20"/>
      <w14:ligatures w14:val="standardContextual"/>
    </w:rPr>
  </w:style>
  <w:style w:type="character" w:customStyle="1" w:styleId="CommentTextChar">
    <w:name w:val="Comment Text Char"/>
    <w:basedOn w:val="DefaultParagraphFont"/>
    <w:link w:val="CommentText"/>
    <w:uiPriority w:val="99"/>
    <w:rsid w:val="00B73154"/>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73154"/>
    <w:rPr>
      <w:b/>
      <w:bCs/>
      <w:kern w:val="0"/>
      <w14:ligatures w14:val="none"/>
    </w:rPr>
  </w:style>
  <w:style w:type="character" w:customStyle="1" w:styleId="CommentSubjectChar">
    <w:name w:val="Comment Subject Char"/>
    <w:basedOn w:val="CommentTextChar"/>
    <w:link w:val="CommentSubject"/>
    <w:uiPriority w:val="99"/>
    <w:semiHidden/>
    <w:rsid w:val="00B73154"/>
    <w:rPr>
      <w:b/>
      <w:bCs/>
      <w:kern w:val="2"/>
      <w:sz w:val="20"/>
      <w:szCs w:val="20"/>
      <w14:ligatures w14:val="standardContextual"/>
    </w:rPr>
  </w:style>
  <w:style w:type="paragraph" w:styleId="Revision">
    <w:name w:val="Revision"/>
    <w:hidden/>
    <w:uiPriority w:val="99"/>
    <w:semiHidden/>
    <w:rsid w:val="00583EA7"/>
  </w:style>
  <w:style w:type="paragraph" w:styleId="Caption">
    <w:name w:val="caption"/>
    <w:basedOn w:val="Normal"/>
    <w:next w:val="Normal"/>
    <w:uiPriority w:val="35"/>
    <w:unhideWhenUsed/>
    <w:qFormat/>
    <w:rsid w:val="006B2BC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0800">
      <w:bodyDiv w:val="1"/>
      <w:marLeft w:val="0"/>
      <w:marRight w:val="0"/>
      <w:marTop w:val="0"/>
      <w:marBottom w:val="0"/>
      <w:divBdr>
        <w:top w:val="none" w:sz="0" w:space="0" w:color="auto"/>
        <w:left w:val="none" w:sz="0" w:space="0" w:color="auto"/>
        <w:bottom w:val="none" w:sz="0" w:space="0" w:color="auto"/>
        <w:right w:val="none" w:sz="0" w:space="0" w:color="auto"/>
      </w:divBdr>
    </w:div>
    <w:div w:id="408382569">
      <w:bodyDiv w:val="1"/>
      <w:marLeft w:val="0"/>
      <w:marRight w:val="0"/>
      <w:marTop w:val="0"/>
      <w:marBottom w:val="0"/>
      <w:divBdr>
        <w:top w:val="none" w:sz="0" w:space="0" w:color="auto"/>
        <w:left w:val="none" w:sz="0" w:space="0" w:color="auto"/>
        <w:bottom w:val="none" w:sz="0" w:space="0" w:color="auto"/>
        <w:right w:val="none" w:sz="0" w:space="0" w:color="auto"/>
      </w:divBdr>
    </w:div>
    <w:div w:id="442191612">
      <w:bodyDiv w:val="1"/>
      <w:marLeft w:val="0"/>
      <w:marRight w:val="0"/>
      <w:marTop w:val="0"/>
      <w:marBottom w:val="0"/>
      <w:divBdr>
        <w:top w:val="none" w:sz="0" w:space="0" w:color="auto"/>
        <w:left w:val="none" w:sz="0" w:space="0" w:color="auto"/>
        <w:bottom w:val="none" w:sz="0" w:space="0" w:color="auto"/>
        <w:right w:val="none" w:sz="0" w:space="0" w:color="auto"/>
      </w:divBdr>
    </w:div>
    <w:div w:id="213956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15</Pages>
  <Words>26342</Words>
  <Characters>150151</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Melica</dc:creator>
  <cp:keywords/>
  <dc:description/>
  <cp:lastModifiedBy>Valentina Melica</cp:lastModifiedBy>
  <cp:revision>18</cp:revision>
  <dcterms:created xsi:type="dcterms:W3CDTF">2024-09-04T13:38:00Z</dcterms:created>
  <dcterms:modified xsi:type="dcterms:W3CDTF">2026-05-06T16:09:00Z</dcterms:modified>
</cp:coreProperties>
</file>