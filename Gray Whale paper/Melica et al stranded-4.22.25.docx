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907DD" w14:textId="6743533C" w:rsidR="009F36B8" w:rsidRPr="00DD00E7" w:rsidRDefault="009F36B8" w:rsidP="00DD00E7">
      <w:pPr>
        <w:spacing w:line="360" w:lineRule="auto"/>
        <w:ind w:firstLine="288"/>
        <w:jc w:val="center"/>
        <w:rPr>
          <w:color w:val="000000" w:themeColor="text1"/>
          <w:sz w:val="22"/>
          <w:szCs w:val="22"/>
          <w:lang w:val="en-CA"/>
        </w:rPr>
      </w:pPr>
      <w:r w:rsidRPr="00DD00E7">
        <w:rPr>
          <w:color w:val="000000" w:themeColor="text1"/>
          <w:sz w:val="22"/>
          <w:szCs w:val="22"/>
          <w:lang w:val="en-CA"/>
        </w:rPr>
        <w:t xml:space="preserve">Effects of </w:t>
      </w:r>
      <w:r w:rsidR="00957F6C" w:rsidRPr="00DD00E7">
        <w:rPr>
          <w:color w:val="000000" w:themeColor="text1"/>
          <w:sz w:val="22"/>
          <w:szCs w:val="22"/>
          <w:lang w:val="en-CA"/>
        </w:rPr>
        <w:t xml:space="preserve">sex, age class, </w:t>
      </w:r>
      <w:r w:rsidRPr="00DD00E7">
        <w:rPr>
          <w:color w:val="000000" w:themeColor="text1"/>
          <w:sz w:val="22"/>
          <w:szCs w:val="22"/>
          <w:lang w:val="en-CA"/>
        </w:rPr>
        <w:t>decomposition, sampling depth, body condition</w:t>
      </w:r>
      <w:r w:rsidR="00957F6C" w:rsidRPr="00DD00E7">
        <w:rPr>
          <w:color w:val="000000" w:themeColor="text1"/>
          <w:sz w:val="22"/>
          <w:szCs w:val="22"/>
          <w:lang w:val="en-CA"/>
        </w:rPr>
        <w:t>, and cause of death?</w:t>
      </w:r>
      <w:r w:rsidRPr="00DD00E7">
        <w:rPr>
          <w:color w:val="000000" w:themeColor="text1"/>
          <w:sz w:val="22"/>
          <w:szCs w:val="22"/>
          <w:lang w:val="en-CA"/>
        </w:rPr>
        <w:t xml:space="preserve"> on biomarkers that reflect </w:t>
      </w:r>
      <w:r w:rsidR="00957F6C" w:rsidRPr="00DD00E7">
        <w:rPr>
          <w:color w:val="000000" w:themeColor="text1"/>
          <w:sz w:val="22"/>
          <w:szCs w:val="22"/>
          <w:lang w:val="en-CA"/>
        </w:rPr>
        <w:t xml:space="preserve">a </w:t>
      </w:r>
      <w:r w:rsidRPr="00DD00E7">
        <w:rPr>
          <w:color w:val="000000" w:themeColor="text1"/>
          <w:sz w:val="22"/>
          <w:szCs w:val="22"/>
          <w:lang w:val="en-CA"/>
        </w:rPr>
        <w:t>stress</w:t>
      </w:r>
      <w:r w:rsidR="00957F6C" w:rsidRPr="00DD00E7">
        <w:rPr>
          <w:color w:val="000000" w:themeColor="text1"/>
          <w:sz w:val="22"/>
          <w:szCs w:val="22"/>
          <w:lang w:val="en-CA"/>
        </w:rPr>
        <w:t xml:space="preserve"> response</w:t>
      </w:r>
      <w:r w:rsidRPr="00DD00E7">
        <w:rPr>
          <w:color w:val="000000" w:themeColor="text1"/>
          <w:sz w:val="22"/>
          <w:szCs w:val="22"/>
          <w:lang w:val="en-CA"/>
        </w:rPr>
        <w:t xml:space="preserve"> in blubber of stranded gray whales</w:t>
      </w:r>
    </w:p>
    <w:p w14:paraId="405F5D49" w14:textId="77777777" w:rsidR="009F36B8" w:rsidRPr="00DD00E7" w:rsidRDefault="009F36B8" w:rsidP="00DD00E7">
      <w:pPr>
        <w:spacing w:line="360" w:lineRule="auto"/>
        <w:ind w:firstLine="288"/>
        <w:rPr>
          <w:color w:val="000000" w:themeColor="text1"/>
          <w:sz w:val="22"/>
          <w:szCs w:val="22"/>
          <w:lang w:val="en-CA"/>
        </w:rPr>
      </w:pPr>
    </w:p>
    <w:p w14:paraId="258A959C" w14:textId="77777777" w:rsidR="009F36B8" w:rsidRPr="00DD00E7" w:rsidRDefault="009F36B8" w:rsidP="00DD00E7">
      <w:pPr>
        <w:spacing w:line="360" w:lineRule="auto"/>
        <w:ind w:firstLine="288"/>
        <w:rPr>
          <w:color w:val="000000" w:themeColor="text1"/>
          <w:sz w:val="22"/>
          <w:szCs w:val="22"/>
          <w:lang w:val="en-CA"/>
        </w:rPr>
      </w:pPr>
      <w:commentRangeStart w:id="0"/>
      <w:r w:rsidRPr="00DD00E7">
        <w:rPr>
          <w:color w:val="000000" w:themeColor="text1"/>
          <w:sz w:val="22"/>
          <w:szCs w:val="22"/>
          <w:lang w:val="en-CA"/>
        </w:rPr>
        <w:t>Valentina Melica</w:t>
      </w:r>
      <w:r w:rsidRPr="00DD00E7">
        <w:rPr>
          <w:color w:val="000000" w:themeColor="text1"/>
          <w:sz w:val="22"/>
          <w:szCs w:val="22"/>
          <w:vertAlign w:val="superscript"/>
          <w:lang w:val="en-CA"/>
        </w:rPr>
        <w:t>1</w:t>
      </w:r>
      <w:r w:rsidRPr="00DD00E7">
        <w:rPr>
          <w:color w:val="000000" w:themeColor="text1"/>
          <w:sz w:val="22"/>
          <w:szCs w:val="22"/>
          <w:lang w:val="en-CA"/>
        </w:rPr>
        <w:t>, Shannon Atkinson</w:t>
      </w:r>
      <w:r w:rsidRPr="00DD00E7">
        <w:rPr>
          <w:color w:val="000000" w:themeColor="text1"/>
          <w:sz w:val="22"/>
          <w:szCs w:val="22"/>
          <w:vertAlign w:val="superscript"/>
          <w:lang w:val="en-CA"/>
        </w:rPr>
        <w:t>1</w:t>
      </w:r>
      <w:r w:rsidRPr="00DD00E7">
        <w:rPr>
          <w:color w:val="000000" w:themeColor="text1"/>
          <w:sz w:val="22"/>
          <w:szCs w:val="22"/>
          <w:lang w:val="en-CA"/>
        </w:rPr>
        <w:t>, Jessica Huggins</w:t>
      </w:r>
      <w:r w:rsidRPr="00DD00E7">
        <w:rPr>
          <w:color w:val="000000" w:themeColor="text1"/>
          <w:sz w:val="22"/>
          <w:szCs w:val="22"/>
          <w:vertAlign w:val="superscript"/>
          <w:lang w:val="en-CA"/>
        </w:rPr>
        <w:t>2</w:t>
      </w:r>
      <w:r w:rsidRPr="00DD00E7">
        <w:rPr>
          <w:color w:val="000000" w:themeColor="text1"/>
          <w:sz w:val="22"/>
          <w:szCs w:val="22"/>
          <w:lang w:val="en-CA"/>
        </w:rPr>
        <w:t>, Matthew Rogers</w:t>
      </w:r>
      <w:r w:rsidRPr="00DD00E7">
        <w:rPr>
          <w:color w:val="000000" w:themeColor="text1"/>
          <w:sz w:val="22"/>
          <w:szCs w:val="22"/>
          <w:vertAlign w:val="superscript"/>
          <w:lang w:val="en-CA"/>
        </w:rPr>
        <w:t>3</w:t>
      </w:r>
      <w:r w:rsidRPr="00DD00E7">
        <w:rPr>
          <w:color w:val="000000" w:themeColor="text1"/>
          <w:sz w:val="22"/>
          <w:szCs w:val="22"/>
          <w:lang w:val="en-CA"/>
        </w:rPr>
        <w:t>, Bryan Cormack</w:t>
      </w:r>
      <w:r w:rsidRPr="00DD00E7">
        <w:rPr>
          <w:color w:val="000000" w:themeColor="text1"/>
          <w:sz w:val="22"/>
          <w:szCs w:val="22"/>
          <w:vertAlign w:val="superscript"/>
          <w:lang w:val="en-CA"/>
        </w:rPr>
        <w:t>3</w:t>
      </w:r>
      <w:r w:rsidRPr="00DD00E7">
        <w:rPr>
          <w:color w:val="000000" w:themeColor="text1"/>
          <w:sz w:val="22"/>
          <w:szCs w:val="22"/>
          <w:lang w:val="en-CA"/>
        </w:rPr>
        <w:t xml:space="preserve">, </w:t>
      </w:r>
      <w:r w:rsidRPr="00DD00E7">
        <w:rPr>
          <w:color w:val="000000" w:themeColor="text1"/>
          <w:sz w:val="22"/>
          <w:szCs w:val="22"/>
          <w:shd w:val="clear" w:color="auto" w:fill="FFFFFF"/>
          <w:lang w:val="en-CA"/>
        </w:rPr>
        <w:t>Debbie Duffield</w:t>
      </w:r>
      <w:r w:rsidRPr="00DD00E7">
        <w:rPr>
          <w:color w:val="000000" w:themeColor="text1"/>
          <w:sz w:val="22"/>
          <w:szCs w:val="22"/>
          <w:shd w:val="clear" w:color="auto" w:fill="FFFFFF"/>
          <w:vertAlign w:val="superscript"/>
          <w:lang w:val="en-CA"/>
        </w:rPr>
        <w:t>4</w:t>
      </w:r>
      <w:r w:rsidRPr="00DD00E7">
        <w:rPr>
          <w:color w:val="000000" w:themeColor="text1"/>
          <w:sz w:val="22"/>
          <w:szCs w:val="22"/>
          <w:shd w:val="clear" w:color="auto" w:fill="FFFFFF"/>
          <w:lang w:val="en-CA"/>
        </w:rPr>
        <w:t>, Dalin D'Alessandro</w:t>
      </w:r>
      <w:r w:rsidRPr="00DD00E7">
        <w:rPr>
          <w:color w:val="000000" w:themeColor="text1"/>
          <w:sz w:val="22"/>
          <w:szCs w:val="22"/>
          <w:shd w:val="clear" w:color="auto" w:fill="FFFFFF"/>
          <w:vertAlign w:val="superscript"/>
          <w:lang w:val="en-CA"/>
        </w:rPr>
        <w:t>4</w:t>
      </w:r>
      <w:r w:rsidRPr="00DD00E7">
        <w:rPr>
          <w:color w:val="000000" w:themeColor="text1"/>
          <w:sz w:val="22"/>
          <w:szCs w:val="22"/>
          <w:shd w:val="clear" w:color="auto" w:fill="FFFFFF"/>
          <w:lang w:val="en-CA"/>
        </w:rPr>
        <w:t xml:space="preserve"> and John Calambokidis</w:t>
      </w:r>
      <w:r w:rsidRPr="00DD00E7">
        <w:rPr>
          <w:color w:val="000000" w:themeColor="text1"/>
          <w:sz w:val="22"/>
          <w:szCs w:val="22"/>
          <w:vertAlign w:val="superscript"/>
          <w:lang w:val="en-CA"/>
        </w:rPr>
        <w:t>2</w:t>
      </w:r>
      <w:r w:rsidRPr="00DD00E7">
        <w:rPr>
          <w:color w:val="000000" w:themeColor="text1"/>
          <w:sz w:val="22"/>
          <w:szCs w:val="22"/>
          <w:shd w:val="clear" w:color="auto" w:fill="FFFFFF"/>
          <w:lang w:val="en-CA"/>
        </w:rPr>
        <w:t xml:space="preserve"> </w:t>
      </w:r>
      <w:commentRangeEnd w:id="0"/>
      <w:r w:rsidR="00957F6C" w:rsidRPr="00DD00E7">
        <w:rPr>
          <w:rStyle w:val="CommentReference"/>
          <w:color w:val="000000" w:themeColor="text1"/>
          <w:sz w:val="22"/>
          <w:szCs w:val="22"/>
          <w:lang w:val="en-CA"/>
        </w:rPr>
        <w:commentReference w:id="0"/>
      </w:r>
    </w:p>
    <w:p w14:paraId="509A3E37" w14:textId="77777777" w:rsidR="009F36B8" w:rsidRPr="00DD00E7" w:rsidRDefault="009F36B8" w:rsidP="00DD00E7">
      <w:pPr>
        <w:pStyle w:val="Default"/>
        <w:spacing w:line="360" w:lineRule="auto"/>
        <w:ind w:firstLine="288"/>
        <w:jc w:val="both"/>
        <w:rPr>
          <w:rFonts w:ascii="Times New Roman" w:hAnsi="Times New Roman" w:cs="Times New Roman"/>
          <w:color w:val="000000" w:themeColor="text1"/>
          <w:sz w:val="22"/>
          <w:szCs w:val="22"/>
          <w:vertAlign w:val="superscript"/>
          <w:lang w:val="en-CA"/>
        </w:rPr>
      </w:pPr>
    </w:p>
    <w:p w14:paraId="485194D4" w14:textId="77777777" w:rsidR="009F36B8" w:rsidRPr="00DD00E7" w:rsidRDefault="009F36B8" w:rsidP="00DD00E7">
      <w:pPr>
        <w:pStyle w:val="Default"/>
        <w:spacing w:line="360" w:lineRule="auto"/>
        <w:ind w:firstLine="288"/>
        <w:jc w:val="both"/>
        <w:rPr>
          <w:rFonts w:ascii="Times New Roman" w:hAnsi="Times New Roman" w:cs="Times New Roman"/>
          <w:color w:val="000000" w:themeColor="text1"/>
          <w:sz w:val="22"/>
          <w:szCs w:val="22"/>
          <w:lang w:val="en-CA"/>
        </w:rPr>
      </w:pPr>
      <w:r w:rsidRPr="00DD00E7">
        <w:rPr>
          <w:rFonts w:ascii="Times New Roman" w:hAnsi="Times New Roman" w:cs="Times New Roman"/>
          <w:color w:val="000000" w:themeColor="text1"/>
          <w:sz w:val="22"/>
          <w:szCs w:val="22"/>
          <w:vertAlign w:val="superscript"/>
          <w:lang w:val="en-CA"/>
        </w:rPr>
        <w:t xml:space="preserve">1 </w:t>
      </w:r>
      <w:r w:rsidRPr="00DD00E7">
        <w:rPr>
          <w:rFonts w:ascii="Times New Roman" w:hAnsi="Times New Roman" w:cs="Times New Roman"/>
          <w:color w:val="000000" w:themeColor="text1"/>
          <w:sz w:val="22"/>
          <w:szCs w:val="22"/>
          <w:lang w:val="en-CA"/>
        </w:rPr>
        <w:t xml:space="preserve">University of Alaska Fairbanks, College of Fisheries and Ocean Sciences, Fisheries Department, Juneau, USA. </w:t>
      </w:r>
    </w:p>
    <w:p w14:paraId="7CC7627A" w14:textId="77777777" w:rsidR="009F36B8" w:rsidRPr="00DD00E7" w:rsidRDefault="009F36B8" w:rsidP="00DD00E7">
      <w:pPr>
        <w:pStyle w:val="Default"/>
        <w:spacing w:line="360" w:lineRule="auto"/>
        <w:ind w:firstLine="288"/>
        <w:jc w:val="both"/>
        <w:rPr>
          <w:rFonts w:ascii="Times New Roman" w:hAnsi="Times New Roman" w:cs="Times New Roman"/>
          <w:color w:val="000000" w:themeColor="text1"/>
          <w:sz w:val="22"/>
          <w:szCs w:val="22"/>
          <w:lang w:val="en-CA"/>
        </w:rPr>
      </w:pPr>
      <w:r w:rsidRPr="00DD00E7">
        <w:rPr>
          <w:rFonts w:ascii="Times New Roman" w:hAnsi="Times New Roman" w:cs="Times New Roman"/>
          <w:color w:val="000000" w:themeColor="text1"/>
          <w:sz w:val="22"/>
          <w:szCs w:val="22"/>
          <w:vertAlign w:val="superscript"/>
          <w:lang w:val="en-CA"/>
        </w:rPr>
        <w:t>2</w:t>
      </w:r>
      <w:r w:rsidRPr="00DD00E7">
        <w:rPr>
          <w:rFonts w:ascii="Times New Roman" w:hAnsi="Times New Roman" w:cs="Times New Roman"/>
          <w:color w:val="000000" w:themeColor="text1"/>
          <w:sz w:val="22"/>
          <w:szCs w:val="22"/>
          <w:lang w:val="en-CA"/>
        </w:rPr>
        <w:t xml:space="preserve"> Cascadia Research Collective, Olympia, USA.</w:t>
      </w:r>
    </w:p>
    <w:p w14:paraId="0819DDE1" w14:textId="77777777" w:rsidR="009F36B8" w:rsidRPr="00DD00E7" w:rsidRDefault="009F36B8" w:rsidP="00DD00E7">
      <w:pPr>
        <w:pStyle w:val="Default"/>
        <w:spacing w:line="360" w:lineRule="auto"/>
        <w:ind w:firstLine="288"/>
        <w:jc w:val="both"/>
        <w:rPr>
          <w:rFonts w:ascii="Times New Roman" w:hAnsi="Times New Roman" w:cs="Times New Roman"/>
          <w:color w:val="000000" w:themeColor="text1"/>
          <w:sz w:val="22"/>
          <w:szCs w:val="22"/>
          <w:lang w:val="en-CA"/>
        </w:rPr>
      </w:pPr>
      <w:r w:rsidRPr="00DD00E7">
        <w:rPr>
          <w:rFonts w:ascii="Times New Roman" w:hAnsi="Times New Roman" w:cs="Times New Roman"/>
          <w:color w:val="000000" w:themeColor="text1"/>
          <w:sz w:val="22"/>
          <w:szCs w:val="22"/>
          <w:vertAlign w:val="superscript"/>
          <w:lang w:val="en-CA"/>
        </w:rPr>
        <w:t>3</w:t>
      </w:r>
      <w:r w:rsidRPr="00DD00E7">
        <w:rPr>
          <w:rFonts w:ascii="Times New Roman" w:hAnsi="Times New Roman" w:cs="Times New Roman"/>
          <w:color w:val="000000" w:themeColor="text1"/>
          <w:sz w:val="22"/>
          <w:szCs w:val="22"/>
          <w:lang w:val="en-CA"/>
        </w:rPr>
        <w:t>Alaska Fisheries Science Center, NOAA; Juneau, USA</w:t>
      </w:r>
    </w:p>
    <w:p w14:paraId="6361C871" w14:textId="77777777" w:rsidR="009F36B8" w:rsidRPr="00DD00E7" w:rsidRDefault="009F36B8" w:rsidP="00DD00E7">
      <w:pPr>
        <w:pStyle w:val="Default"/>
        <w:spacing w:line="360" w:lineRule="auto"/>
        <w:ind w:firstLine="288"/>
        <w:jc w:val="both"/>
        <w:rPr>
          <w:rFonts w:ascii="Times New Roman" w:hAnsi="Times New Roman" w:cs="Times New Roman"/>
          <w:color w:val="000000" w:themeColor="text1"/>
          <w:sz w:val="22"/>
          <w:szCs w:val="22"/>
          <w:lang w:val="en-CA"/>
        </w:rPr>
      </w:pPr>
      <w:r w:rsidRPr="00DD00E7">
        <w:rPr>
          <w:rFonts w:ascii="Times New Roman" w:hAnsi="Times New Roman" w:cs="Times New Roman"/>
          <w:color w:val="000000" w:themeColor="text1"/>
          <w:sz w:val="22"/>
          <w:szCs w:val="22"/>
          <w:vertAlign w:val="superscript"/>
          <w:lang w:val="en-CA"/>
        </w:rPr>
        <w:t>4</w:t>
      </w:r>
      <w:r w:rsidRPr="00DD00E7">
        <w:rPr>
          <w:rFonts w:ascii="Times New Roman" w:hAnsi="Times New Roman" w:cs="Times New Roman"/>
          <w:color w:val="000000" w:themeColor="text1"/>
          <w:sz w:val="22"/>
          <w:szCs w:val="22"/>
          <w:lang w:val="en-CA"/>
        </w:rPr>
        <w:t>Portland State University, Biology Department, Portland, USA</w:t>
      </w:r>
    </w:p>
    <w:p w14:paraId="395390BC" w14:textId="77777777" w:rsidR="009F36B8" w:rsidRPr="00DD00E7" w:rsidRDefault="009F36B8" w:rsidP="00DD00E7">
      <w:pPr>
        <w:pStyle w:val="Default"/>
        <w:spacing w:line="360" w:lineRule="auto"/>
        <w:ind w:firstLine="288"/>
        <w:jc w:val="both"/>
        <w:rPr>
          <w:rFonts w:ascii="Times New Roman" w:hAnsi="Times New Roman" w:cs="Times New Roman"/>
          <w:color w:val="000000" w:themeColor="text1"/>
          <w:sz w:val="22"/>
          <w:szCs w:val="22"/>
          <w:lang w:val="en-CA"/>
        </w:rPr>
      </w:pPr>
    </w:p>
    <w:p w14:paraId="55E45589" w14:textId="77777777" w:rsidR="009F36B8" w:rsidRPr="00DD00E7" w:rsidRDefault="009F36B8" w:rsidP="00DD00E7">
      <w:pPr>
        <w:pStyle w:val="Default"/>
        <w:spacing w:line="360" w:lineRule="auto"/>
        <w:ind w:firstLine="288"/>
        <w:jc w:val="both"/>
        <w:rPr>
          <w:rFonts w:ascii="Times New Roman" w:hAnsi="Times New Roman" w:cs="Times New Roman"/>
          <w:color w:val="000000" w:themeColor="text1"/>
          <w:sz w:val="22"/>
          <w:szCs w:val="22"/>
          <w:lang w:val="en-CA"/>
        </w:rPr>
      </w:pPr>
      <w:r w:rsidRPr="00DD00E7">
        <w:rPr>
          <w:rFonts w:ascii="Times New Roman" w:hAnsi="Times New Roman" w:cs="Times New Roman"/>
          <w:color w:val="000000" w:themeColor="text1"/>
          <w:sz w:val="22"/>
          <w:szCs w:val="22"/>
          <w:lang w:val="en-CA"/>
        </w:rPr>
        <w:t>TO DISCUSS:</w:t>
      </w:r>
    </w:p>
    <w:p w14:paraId="33B24F6C" w14:textId="7C6B4854" w:rsidR="009F36B8" w:rsidRPr="00DD00E7" w:rsidRDefault="009F36B8" w:rsidP="00DD00E7">
      <w:pPr>
        <w:pStyle w:val="Default"/>
        <w:spacing w:line="360" w:lineRule="auto"/>
        <w:ind w:firstLine="288"/>
        <w:jc w:val="both"/>
        <w:rPr>
          <w:rFonts w:ascii="Times New Roman" w:hAnsi="Times New Roman" w:cs="Times New Roman"/>
          <w:color w:val="000000" w:themeColor="text1"/>
          <w:sz w:val="22"/>
          <w:szCs w:val="22"/>
          <w:lang w:val="en-CA"/>
        </w:rPr>
      </w:pPr>
      <w:r w:rsidRPr="00DD00E7">
        <w:rPr>
          <w:rFonts w:ascii="Times New Roman" w:hAnsi="Times New Roman" w:cs="Times New Roman"/>
          <w:color w:val="000000" w:themeColor="text1"/>
          <w:sz w:val="22"/>
          <w:szCs w:val="22"/>
          <w:lang w:val="en-CA"/>
        </w:rPr>
        <w:t>We are including the following variables:</w:t>
      </w:r>
    </w:p>
    <w:p w14:paraId="5A9DB63A" w14:textId="77777777" w:rsidR="009F36B8" w:rsidRPr="00DD00E7" w:rsidRDefault="009F36B8" w:rsidP="00DD00E7">
      <w:pPr>
        <w:pStyle w:val="Default"/>
        <w:numPr>
          <w:ilvl w:val="0"/>
          <w:numId w:val="13"/>
        </w:numPr>
        <w:spacing w:line="360" w:lineRule="auto"/>
        <w:ind w:firstLine="288"/>
        <w:jc w:val="both"/>
        <w:rPr>
          <w:rFonts w:ascii="Times New Roman" w:hAnsi="Times New Roman" w:cs="Times New Roman"/>
          <w:color w:val="000000" w:themeColor="text1"/>
          <w:sz w:val="22"/>
          <w:szCs w:val="22"/>
          <w:lang w:val="en-CA"/>
        </w:rPr>
      </w:pPr>
      <w:r w:rsidRPr="00DD00E7">
        <w:rPr>
          <w:rFonts w:ascii="Times New Roman" w:hAnsi="Times New Roman" w:cs="Times New Roman"/>
          <w:color w:val="000000" w:themeColor="text1"/>
          <w:sz w:val="22"/>
          <w:szCs w:val="22"/>
          <w:lang w:val="en-CA"/>
        </w:rPr>
        <w:t>Cortisol, Corticosterone</w:t>
      </w:r>
    </w:p>
    <w:p w14:paraId="6F64C0A9" w14:textId="77777777" w:rsidR="009F36B8" w:rsidRPr="00DD00E7" w:rsidRDefault="009F36B8" w:rsidP="00DD00E7">
      <w:pPr>
        <w:pStyle w:val="Default"/>
        <w:numPr>
          <w:ilvl w:val="0"/>
          <w:numId w:val="13"/>
        </w:numPr>
        <w:spacing w:line="360" w:lineRule="auto"/>
        <w:ind w:firstLine="288"/>
        <w:jc w:val="both"/>
        <w:rPr>
          <w:rFonts w:ascii="Times New Roman" w:hAnsi="Times New Roman" w:cs="Times New Roman"/>
          <w:color w:val="000000" w:themeColor="text1"/>
          <w:sz w:val="22"/>
          <w:szCs w:val="22"/>
          <w:lang w:val="en-CA"/>
        </w:rPr>
      </w:pPr>
      <w:r w:rsidRPr="00DD00E7">
        <w:rPr>
          <w:rFonts w:ascii="Times New Roman" w:hAnsi="Times New Roman" w:cs="Times New Roman"/>
          <w:color w:val="000000" w:themeColor="text1"/>
          <w:sz w:val="22"/>
          <w:szCs w:val="22"/>
          <w:lang w:val="en-CA"/>
        </w:rPr>
        <w:t xml:space="preserve">Aldosterone </w:t>
      </w:r>
    </w:p>
    <w:p w14:paraId="073FFB53" w14:textId="77777777" w:rsidR="009F36B8" w:rsidRPr="00DD00E7" w:rsidRDefault="009F36B8" w:rsidP="00DD00E7">
      <w:pPr>
        <w:pStyle w:val="Default"/>
        <w:numPr>
          <w:ilvl w:val="0"/>
          <w:numId w:val="13"/>
        </w:numPr>
        <w:spacing w:line="360" w:lineRule="auto"/>
        <w:ind w:firstLine="288"/>
        <w:jc w:val="both"/>
        <w:rPr>
          <w:rFonts w:ascii="Times New Roman" w:hAnsi="Times New Roman" w:cs="Times New Roman"/>
          <w:color w:val="000000" w:themeColor="text1"/>
          <w:sz w:val="22"/>
          <w:szCs w:val="22"/>
          <w:lang w:val="en-CA"/>
        </w:rPr>
      </w:pPr>
      <w:r w:rsidRPr="00DD00E7">
        <w:rPr>
          <w:rFonts w:ascii="Times New Roman" w:hAnsi="Times New Roman" w:cs="Times New Roman"/>
          <w:color w:val="000000" w:themeColor="text1"/>
          <w:sz w:val="22"/>
          <w:szCs w:val="22"/>
          <w:lang w:val="en-CA"/>
        </w:rPr>
        <w:t xml:space="preserve">Lipid % </w:t>
      </w:r>
    </w:p>
    <w:p w14:paraId="3C99503B" w14:textId="77777777" w:rsidR="009F36B8" w:rsidRPr="00DD00E7" w:rsidRDefault="009F36B8" w:rsidP="00DD00E7">
      <w:pPr>
        <w:pStyle w:val="Default"/>
        <w:spacing w:line="360" w:lineRule="auto"/>
        <w:ind w:firstLine="288"/>
        <w:jc w:val="both"/>
        <w:rPr>
          <w:rFonts w:ascii="Times New Roman" w:hAnsi="Times New Roman" w:cs="Times New Roman"/>
          <w:color w:val="000000" w:themeColor="text1"/>
          <w:sz w:val="22"/>
          <w:szCs w:val="22"/>
          <w:lang w:val="en-CA"/>
        </w:rPr>
      </w:pPr>
      <w:r w:rsidRPr="00DD00E7">
        <w:rPr>
          <w:rFonts w:ascii="Times New Roman" w:hAnsi="Times New Roman" w:cs="Times New Roman"/>
          <w:color w:val="000000" w:themeColor="text1"/>
          <w:sz w:val="22"/>
          <w:szCs w:val="22"/>
          <w:lang w:val="en-CA"/>
        </w:rPr>
        <w:t>In relation to:</w:t>
      </w:r>
    </w:p>
    <w:p w14:paraId="60A7C04C" w14:textId="77777777" w:rsidR="009F36B8" w:rsidRPr="00DD00E7" w:rsidRDefault="009F36B8" w:rsidP="00DD00E7">
      <w:pPr>
        <w:pStyle w:val="Default"/>
        <w:numPr>
          <w:ilvl w:val="0"/>
          <w:numId w:val="12"/>
        </w:numPr>
        <w:spacing w:line="360" w:lineRule="auto"/>
        <w:ind w:firstLine="288"/>
        <w:jc w:val="both"/>
        <w:rPr>
          <w:rFonts w:ascii="Times New Roman" w:hAnsi="Times New Roman" w:cs="Times New Roman"/>
          <w:color w:val="000000" w:themeColor="text1"/>
          <w:sz w:val="22"/>
          <w:szCs w:val="22"/>
          <w:u w:val="single"/>
          <w:lang w:val="en-CA"/>
        </w:rPr>
      </w:pPr>
      <w:r w:rsidRPr="00DD00E7">
        <w:rPr>
          <w:rFonts w:ascii="Times New Roman" w:hAnsi="Times New Roman" w:cs="Times New Roman"/>
          <w:color w:val="000000" w:themeColor="text1"/>
          <w:sz w:val="22"/>
          <w:szCs w:val="22"/>
          <w:u w:val="single"/>
          <w:lang w:val="en-CA"/>
        </w:rPr>
        <w:t>Blubber depth (1, 2, 3)</w:t>
      </w:r>
    </w:p>
    <w:p w14:paraId="1E890DC9" w14:textId="77777777" w:rsidR="009F36B8" w:rsidRPr="00DD00E7" w:rsidRDefault="009F36B8" w:rsidP="00DD00E7">
      <w:pPr>
        <w:pStyle w:val="Default"/>
        <w:numPr>
          <w:ilvl w:val="0"/>
          <w:numId w:val="12"/>
        </w:numPr>
        <w:spacing w:line="360" w:lineRule="auto"/>
        <w:ind w:firstLine="288"/>
        <w:jc w:val="both"/>
        <w:rPr>
          <w:rFonts w:ascii="Times New Roman" w:hAnsi="Times New Roman" w:cs="Times New Roman"/>
          <w:color w:val="000000" w:themeColor="text1"/>
          <w:sz w:val="22"/>
          <w:szCs w:val="22"/>
          <w:u w:val="single"/>
          <w:lang w:val="en-CA"/>
        </w:rPr>
      </w:pPr>
      <w:r w:rsidRPr="00DD00E7">
        <w:rPr>
          <w:rFonts w:ascii="Times New Roman" w:hAnsi="Times New Roman" w:cs="Times New Roman"/>
          <w:color w:val="000000" w:themeColor="text1"/>
          <w:sz w:val="22"/>
          <w:szCs w:val="22"/>
          <w:u w:val="single"/>
          <w:lang w:val="en-CA"/>
        </w:rPr>
        <w:t>COD ( 1,2)</w:t>
      </w:r>
    </w:p>
    <w:p w14:paraId="0AE29A42" w14:textId="77777777" w:rsidR="009F36B8" w:rsidRPr="00DD00E7" w:rsidRDefault="009F36B8" w:rsidP="00DD00E7">
      <w:pPr>
        <w:pStyle w:val="Default"/>
        <w:numPr>
          <w:ilvl w:val="0"/>
          <w:numId w:val="12"/>
        </w:numPr>
        <w:spacing w:line="360" w:lineRule="auto"/>
        <w:ind w:firstLine="288"/>
        <w:jc w:val="both"/>
        <w:rPr>
          <w:rFonts w:ascii="Times New Roman" w:hAnsi="Times New Roman" w:cs="Times New Roman"/>
          <w:color w:val="000000" w:themeColor="text1"/>
          <w:sz w:val="22"/>
          <w:szCs w:val="22"/>
          <w:lang w:val="en-CA"/>
        </w:rPr>
      </w:pPr>
      <w:r w:rsidRPr="00DD00E7">
        <w:rPr>
          <w:rFonts w:ascii="Times New Roman" w:hAnsi="Times New Roman" w:cs="Times New Roman"/>
          <w:color w:val="000000" w:themeColor="text1"/>
          <w:sz w:val="22"/>
          <w:szCs w:val="22"/>
          <w:lang w:val="en-CA"/>
        </w:rPr>
        <w:t>Body condition (1,2,3)</w:t>
      </w:r>
    </w:p>
    <w:p w14:paraId="32449F55" w14:textId="77777777" w:rsidR="009F36B8" w:rsidRPr="00DD00E7" w:rsidRDefault="009F36B8" w:rsidP="00DD00E7">
      <w:pPr>
        <w:pStyle w:val="Default"/>
        <w:numPr>
          <w:ilvl w:val="0"/>
          <w:numId w:val="12"/>
        </w:numPr>
        <w:spacing w:line="360" w:lineRule="auto"/>
        <w:ind w:firstLine="288"/>
        <w:jc w:val="both"/>
        <w:rPr>
          <w:rFonts w:ascii="Times New Roman" w:hAnsi="Times New Roman" w:cs="Times New Roman"/>
          <w:color w:val="000000" w:themeColor="text1"/>
          <w:sz w:val="22"/>
          <w:szCs w:val="22"/>
          <w:lang w:val="en-CA"/>
        </w:rPr>
      </w:pPr>
      <w:r w:rsidRPr="00DD00E7">
        <w:rPr>
          <w:rFonts w:ascii="Times New Roman" w:hAnsi="Times New Roman" w:cs="Times New Roman"/>
          <w:color w:val="000000" w:themeColor="text1"/>
          <w:sz w:val="22"/>
          <w:szCs w:val="22"/>
          <w:lang w:val="en-CA"/>
        </w:rPr>
        <w:t>Age and sex (1,2, 3)</w:t>
      </w:r>
    </w:p>
    <w:p w14:paraId="0DA1530D" w14:textId="77777777" w:rsidR="009F36B8" w:rsidRPr="00DD00E7" w:rsidRDefault="009F36B8" w:rsidP="00DD00E7">
      <w:pPr>
        <w:pStyle w:val="Default"/>
        <w:spacing w:line="360" w:lineRule="auto"/>
        <w:ind w:firstLine="288"/>
        <w:jc w:val="both"/>
        <w:rPr>
          <w:rFonts w:ascii="Times New Roman" w:hAnsi="Times New Roman" w:cs="Times New Roman"/>
          <w:color w:val="000000" w:themeColor="text1"/>
          <w:sz w:val="22"/>
          <w:szCs w:val="22"/>
          <w:lang w:val="en-CA"/>
        </w:rPr>
      </w:pPr>
    </w:p>
    <w:p w14:paraId="00FBE508" w14:textId="77777777" w:rsidR="009F36B8" w:rsidRPr="00DD00E7" w:rsidRDefault="009F36B8" w:rsidP="00DD00E7">
      <w:pPr>
        <w:pStyle w:val="Default"/>
        <w:spacing w:line="360" w:lineRule="auto"/>
        <w:ind w:firstLine="288"/>
        <w:jc w:val="both"/>
        <w:rPr>
          <w:rFonts w:ascii="Times New Roman" w:hAnsi="Times New Roman" w:cs="Times New Roman"/>
          <w:color w:val="000000" w:themeColor="text1"/>
          <w:sz w:val="22"/>
          <w:szCs w:val="22"/>
          <w:lang w:val="en-CA"/>
        </w:rPr>
      </w:pPr>
    </w:p>
    <w:p w14:paraId="5A8E0612" w14:textId="77777777" w:rsidR="009F36B8" w:rsidRPr="00DD00E7" w:rsidRDefault="009F36B8" w:rsidP="00DD00E7">
      <w:pPr>
        <w:pStyle w:val="Default"/>
        <w:spacing w:line="360" w:lineRule="auto"/>
        <w:ind w:firstLine="288"/>
        <w:jc w:val="both"/>
        <w:rPr>
          <w:rFonts w:ascii="Times New Roman" w:hAnsi="Times New Roman" w:cs="Times New Roman"/>
          <w:color w:val="000000" w:themeColor="text1"/>
          <w:sz w:val="22"/>
          <w:szCs w:val="22"/>
          <w:lang w:val="en-CA"/>
        </w:rPr>
      </w:pPr>
    </w:p>
    <w:p w14:paraId="158BDA27" w14:textId="77777777" w:rsidR="009F36B8" w:rsidRPr="00DD00E7" w:rsidRDefault="009F36B8" w:rsidP="00DD00E7">
      <w:pPr>
        <w:spacing w:line="360" w:lineRule="auto"/>
        <w:ind w:firstLine="288"/>
        <w:rPr>
          <w:color w:val="000000" w:themeColor="text1"/>
          <w:sz w:val="22"/>
          <w:szCs w:val="22"/>
          <w:lang w:val="en-CA"/>
        </w:rPr>
      </w:pPr>
      <w:r w:rsidRPr="00DD00E7">
        <w:rPr>
          <w:color w:val="000000" w:themeColor="text1"/>
          <w:sz w:val="22"/>
          <w:szCs w:val="22"/>
          <w:lang w:val="en-CA"/>
        </w:rPr>
        <w:br w:type="page"/>
      </w:r>
    </w:p>
    <w:p w14:paraId="313CC18B" w14:textId="77777777" w:rsidR="009F36B8" w:rsidRPr="00DD00E7" w:rsidRDefault="009F36B8" w:rsidP="00DD00E7">
      <w:pPr>
        <w:spacing w:line="360" w:lineRule="auto"/>
        <w:ind w:firstLine="288"/>
        <w:rPr>
          <w:color w:val="000000" w:themeColor="text1"/>
          <w:sz w:val="22"/>
          <w:szCs w:val="22"/>
          <w:lang w:val="en-CA"/>
        </w:rPr>
      </w:pPr>
      <w:r w:rsidRPr="00DD00E7">
        <w:rPr>
          <w:color w:val="000000" w:themeColor="text1"/>
          <w:sz w:val="22"/>
          <w:szCs w:val="22"/>
          <w:lang w:val="en-CA"/>
        </w:rPr>
        <w:lastRenderedPageBreak/>
        <w:t>ABSTRACT</w:t>
      </w:r>
    </w:p>
    <w:p w14:paraId="02D9ADE4" w14:textId="7BFFCB6B" w:rsidR="009F36B8" w:rsidRPr="00DD00E7" w:rsidRDefault="009F36B8" w:rsidP="00DD00E7">
      <w:pPr>
        <w:spacing w:line="360" w:lineRule="auto"/>
        <w:ind w:firstLine="288"/>
        <w:rPr>
          <w:color w:val="000000" w:themeColor="text1"/>
          <w:sz w:val="22"/>
          <w:szCs w:val="22"/>
          <w:lang w:val="en-CA"/>
        </w:rPr>
      </w:pPr>
      <w:r w:rsidRPr="00DD00E7">
        <w:rPr>
          <w:color w:val="000000" w:themeColor="text1"/>
          <w:sz w:val="22"/>
          <w:szCs w:val="22"/>
          <w:lang w:val="en-CA"/>
        </w:rPr>
        <w:t>Gray whales (</w:t>
      </w:r>
      <w:r w:rsidRPr="00DD00E7">
        <w:rPr>
          <w:i/>
          <w:iCs/>
          <w:color w:val="000000" w:themeColor="text1"/>
          <w:sz w:val="22"/>
          <w:szCs w:val="22"/>
          <w:lang w:val="en-CA"/>
        </w:rPr>
        <w:t xml:space="preserve">Eschrichtius robustus) </w:t>
      </w:r>
      <w:r w:rsidRPr="00DD00E7">
        <w:rPr>
          <w:color w:val="000000" w:themeColor="text1"/>
          <w:sz w:val="22"/>
          <w:szCs w:val="22"/>
          <w:lang w:val="en-CA"/>
        </w:rPr>
        <w:t>from the Eastern North Pacific Ocean experienced an unusual mortality event between 2019 and 2023, with unexpected high numbers of stranded individuals. Blubber from stranded whales is used for a variety of analyses that can help elucidate the physiological well-being of individual</w:t>
      </w:r>
      <w:r w:rsidR="00957F6C" w:rsidRPr="00DD00E7">
        <w:rPr>
          <w:color w:val="000000" w:themeColor="text1"/>
          <w:sz w:val="22"/>
          <w:szCs w:val="22"/>
          <w:lang w:val="en-CA"/>
        </w:rPr>
        <w:t xml:space="preserve"> whales</w:t>
      </w:r>
      <w:r w:rsidRPr="00DD00E7">
        <w:rPr>
          <w:color w:val="000000" w:themeColor="text1"/>
          <w:sz w:val="22"/>
          <w:szCs w:val="22"/>
          <w:lang w:val="en-CA"/>
        </w:rPr>
        <w:t xml:space="preserve">, including the investigation of endocrine biomarkers and lipid content. The goal of this study was to investigate the variability in total lipid, cortisol, corticosterone, and aldosterone concentrations across the full blubber depth from 35 individual gray whales stranded in Washington and Alaska between 2010 and 2019. The state of carcass decomposition, </w:t>
      </w:r>
      <w:r w:rsidR="00957F6C" w:rsidRPr="00DD00E7">
        <w:rPr>
          <w:color w:val="000000" w:themeColor="text1"/>
          <w:sz w:val="22"/>
          <w:szCs w:val="22"/>
          <w:lang w:val="en-CA"/>
        </w:rPr>
        <w:t>sample collection depth, body</w:t>
      </w:r>
      <w:r w:rsidRPr="00DD00E7">
        <w:rPr>
          <w:color w:val="000000" w:themeColor="text1"/>
          <w:sz w:val="22"/>
          <w:szCs w:val="22"/>
          <w:lang w:val="en-CA"/>
        </w:rPr>
        <w:t xml:space="preserve"> condition</w:t>
      </w:r>
      <w:r w:rsidR="00957F6C" w:rsidRPr="00DD00E7">
        <w:rPr>
          <w:color w:val="000000" w:themeColor="text1"/>
          <w:sz w:val="22"/>
          <w:szCs w:val="22"/>
          <w:lang w:val="en-CA"/>
        </w:rPr>
        <w:t>,</w:t>
      </w:r>
      <w:r w:rsidRPr="00DD00E7">
        <w:rPr>
          <w:color w:val="000000" w:themeColor="text1"/>
          <w:sz w:val="22"/>
          <w:szCs w:val="22"/>
          <w:lang w:val="en-CA"/>
        </w:rPr>
        <w:t xml:space="preserve"> age</w:t>
      </w:r>
      <w:r w:rsidR="00957F6C" w:rsidRPr="00DD00E7">
        <w:rPr>
          <w:color w:val="000000" w:themeColor="text1"/>
          <w:sz w:val="22"/>
          <w:szCs w:val="22"/>
          <w:lang w:val="en-CA"/>
        </w:rPr>
        <w:t xml:space="preserve"> class</w:t>
      </w:r>
      <w:r w:rsidRPr="00DD00E7">
        <w:rPr>
          <w:color w:val="000000" w:themeColor="text1"/>
          <w:sz w:val="22"/>
          <w:szCs w:val="22"/>
          <w:lang w:val="en-CA"/>
        </w:rPr>
        <w:t>, sex, a</w:t>
      </w:r>
      <w:r w:rsidR="00957F6C" w:rsidRPr="00DD00E7">
        <w:rPr>
          <w:color w:val="000000" w:themeColor="text1"/>
          <w:sz w:val="22"/>
          <w:szCs w:val="22"/>
          <w:lang w:val="en-CA"/>
        </w:rPr>
        <w:t>n</w:t>
      </w:r>
      <w:r w:rsidRPr="00DD00E7">
        <w:rPr>
          <w:color w:val="000000" w:themeColor="text1"/>
          <w:sz w:val="22"/>
          <w:szCs w:val="22"/>
          <w:lang w:val="en-CA"/>
        </w:rPr>
        <w:t xml:space="preserve">d cause of death of the individual, were </w:t>
      </w:r>
      <w:r w:rsidR="007E6B5B" w:rsidRPr="00DD00E7">
        <w:rPr>
          <w:color w:val="000000" w:themeColor="text1"/>
          <w:sz w:val="22"/>
          <w:szCs w:val="22"/>
          <w:lang w:val="en-CA"/>
        </w:rPr>
        <w:t>the variables of interest.</w:t>
      </w:r>
      <w:r w:rsidR="002F3BAF" w:rsidRPr="00DD00E7">
        <w:rPr>
          <w:color w:val="000000" w:themeColor="text1"/>
          <w:sz w:val="22"/>
          <w:szCs w:val="22"/>
          <w:lang w:val="en-CA"/>
        </w:rPr>
        <w:t xml:space="preserve"> </w:t>
      </w:r>
      <w:r w:rsidRPr="00DD00E7">
        <w:rPr>
          <w:color w:val="000000" w:themeColor="text1"/>
          <w:sz w:val="22"/>
          <w:szCs w:val="22"/>
          <w:lang w:val="en-CA"/>
        </w:rPr>
        <w:t xml:space="preserve">Full-depth blubber was subsampled at three different distances from the skin: </w:t>
      </w:r>
      <w:r w:rsidRPr="00DD00E7">
        <w:rPr>
          <w:i/>
          <w:iCs/>
          <w:color w:val="000000" w:themeColor="text1"/>
          <w:sz w:val="22"/>
          <w:szCs w:val="22"/>
          <w:lang w:val="en-CA"/>
        </w:rPr>
        <w:t>Surface</w:t>
      </w:r>
      <w:r w:rsidRPr="00DD00E7">
        <w:rPr>
          <w:color w:val="000000" w:themeColor="text1"/>
          <w:sz w:val="22"/>
          <w:szCs w:val="22"/>
          <w:lang w:val="en-CA"/>
        </w:rPr>
        <w:t xml:space="preserve"> (0-2 cm), </w:t>
      </w:r>
      <w:r w:rsidRPr="00DD00E7">
        <w:rPr>
          <w:i/>
          <w:iCs/>
          <w:color w:val="000000" w:themeColor="text1"/>
          <w:sz w:val="22"/>
          <w:szCs w:val="22"/>
          <w:lang w:val="en-CA"/>
        </w:rPr>
        <w:t xml:space="preserve">Middle </w:t>
      </w:r>
      <w:r w:rsidRPr="00DD00E7">
        <w:rPr>
          <w:color w:val="000000" w:themeColor="text1"/>
          <w:sz w:val="22"/>
          <w:szCs w:val="22"/>
          <w:lang w:val="en-CA"/>
        </w:rPr>
        <w:t xml:space="preserve">(3-6 cm), </w:t>
      </w:r>
      <w:r w:rsidRPr="00DD00E7">
        <w:rPr>
          <w:i/>
          <w:iCs/>
          <w:color w:val="000000" w:themeColor="text1"/>
          <w:sz w:val="22"/>
          <w:szCs w:val="22"/>
          <w:lang w:val="en-CA"/>
        </w:rPr>
        <w:t xml:space="preserve">Bottom </w:t>
      </w:r>
      <w:r w:rsidRPr="00DD00E7">
        <w:rPr>
          <w:color w:val="000000" w:themeColor="text1"/>
          <w:sz w:val="22"/>
          <w:szCs w:val="22"/>
          <w:lang w:val="en-CA"/>
        </w:rPr>
        <w:t xml:space="preserve">(&gt; 6). Indices of </w:t>
      </w:r>
      <w:r w:rsidRPr="00DD00E7">
        <w:rPr>
          <w:i/>
          <w:iCs/>
          <w:color w:val="000000" w:themeColor="text1"/>
          <w:sz w:val="22"/>
          <w:szCs w:val="22"/>
          <w:lang w:val="en-CA"/>
        </w:rPr>
        <w:t xml:space="preserve">Good, Fair and Poor </w:t>
      </w:r>
      <w:r w:rsidRPr="00DD00E7">
        <w:rPr>
          <w:color w:val="000000" w:themeColor="text1"/>
          <w:sz w:val="22"/>
          <w:szCs w:val="22"/>
          <w:lang w:val="en-CA"/>
        </w:rPr>
        <w:t>body conditions were assigned by field responders and recovered from stranding reports. Overall, cortisol and aldosterone concentrations</w:t>
      </w:r>
      <w:r w:rsidR="00206CAA" w:rsidRPr="00DD00E7">
        <w:rPr>
          <w:color w:val="000000" w:themeColor="text1"/>
          <w:sz w:val="22"/>
          <w:szCs w:val="22"/>
          <w:lang w:val="en-CA"/>
        </w:rPr>
        <w:t xml:space="preserve"> </w:t>
      </w:r>
      <w:r w:rsidRPr="00DD00E7">
        <w:rPr>
          <w:color w:val="000000" w:themeColor="text1"/>
          <w:sz w:val="22"/>
          <w:szCs w:val="22"/>
          <w:lang w:val="en-CA"/>
        </w:rPr>
        <w:t xml:space="preserve">were affected by sex and age class, with immature females having significantly higher </w:t>
      </w:r>
      <w:r w:rsidR="00957F6C" w:rsidRPr="00DD00E7">
        <w:rPr>
          <w:color w:val="000000" w:themeColor="text1"/>
          <w:sz w:val="22"/>
          <w:szCs w:val="22"/>
          <w:lang w:val="en-CA"/>
        </w:rPr>
        <w:t xml:space="preserve">hormone </w:t>
      </w:r>
      <w:r w:rsidRPr="00DD00E7">
        <w:rPr>
          <w:color w:val="000000" w:themeColor="text1"/>
          <w:sz w:val="22"/>
          <w:szCs w:val="22"/>
          <w:lang w:val="en-CA"/>
        </w:rPr>
        <w:t>concentrations</w:t>
      </w:r>
      <w:r w:rsidR="00206CAA" w:rsidRPr="00DD00E7">
        <w:rPr>
          <w:color w:val="000000" w:themeColor="text1"/>
          <w:sz w:val="22"/>
          <w:szCs w:val="22"/>
          <w:lang w:val="en-CA"/>
        </w:rPr>
        <w:t xml:space="preserve"> (p &lt; 0.05)</w:t>
      </w:r>
      <w:r w:rsidRPr="00DD00E7">
        <w:rPr>
          <w:color w:val="000000" w:themeColor="text1"/>
          <w:sz w:val="22"/>
          <w:szCs w:val="22"/>
          <w:lang w:val="en-CA"/>
        </w:rPr>
        <w:t xml:space="preserve">. Cortisol and corticosterone concentrations showed similar trends among cause of death with individuals that perished due to trauma or nutritional stress having elevated concentrations. Aldosterone concentrations were lowest in individuals that perished due to trauma, and highest in individuals that died after a predation event. </w:t>
      </w:r>
      <w:r w:rsidR="00206CAA" w:rsidRPr="00DD00E7">
        <w:rPr>
          <w:color w:val="000000" w:themeColor="text1"/>
          <w:sz w:val="22"/>
          <w:szCs w:val="22"/>
          <w:lang w:val="en-CA"/>
        </w:rPr>
        <w:t>Concentrations of all three hormones and total lipid (as a percent of mass analysed) were higher in the surface layer, but the difference was significant only for cortisol (p = 0.05) and total lipid (p &lt; 0.05).</w:t>
      </w:r>
      <w:r w:rsidR="00206CAA" w:rsidRPr="00DD00E7">
        <w:rPr>
          <w:b/>
          <w:bCs/>
          <w:color w:val="000000" w:themeColor="text1"/>
          <w:sz w:val="22"/>
          <w:szCs w:val="22"/>
          <w:lang w:val="en-CA"/>
        </w:rPr>
        <w:t xml:space="preserve"> </w:t>
      </w:r>
      <w:r w:rsidR="00957F6C" w:rsidRPr="00DD00E7">
        <w:rPr>
          <w:color w:val="000000" w:themeColor="text1"/>
          <w:sz w:val="22"/>
          <w:szCs w:val="22"/>
          <w:lang w:val="en-CA"/>
        </w:rPr>
        <w:t>No significant differences were detected</w:t>
      </w:r>
      <w:r w:rsidR="00957F6C" w:rsidRPr="00DD00E7" w:rsidDel="00957F6C">
        <w:rPr>
          <w:color w:val="000000" w:themeColor="text1"/>
          <w:sz w:val="22"/>
          <w:szCs w:val="22"/>
          <w:lang w:val="en-CA"/>
        </w:rPr>
        <w:t xml:space="preserve"> </w:t>
      </w:r>
      <w:r w:rsidR="00957F6C" w:rsidRPr="00DD00E7">
        <w:rPr>
          <w:color w:val="000000" w:themeColor="text1"/>
          <w:sz w:val="22"/>
          <w:szCs w:val="22"/>
          <w:lang w:val="en-CA"/>
        </w:rPr>
        <w:t>with different body</w:t>
      </w:r>
      <w:r w:rsidRPr="00DD00E7">
        <w:rPr>
          <w:color w:val="000000" w:themeColor="text1"/>
          <w:sz w:val="22"/>
          <w:szCs w:val="22"/>
          <w:lang w:val="en-CA"/>
        </w:rPr>
        <w:t xml:space="preserve"> condition</w:t>
      </w:r>
      <w:r w:rsidR="00957F6C" w:rsidRPr="00DD00E7">
        <w:rPr>
          <w:color w:val="000000" w:themeColor="text1"/>
          <w:sz w:val="22"/>
          <w:szCs w:val="22"/>
          <w:lang w:val="en-CA"/>
        </w:rPr>
        <w:t>. T</w:t>
      </w:r>
      <w:r w:rsidRPr="00DD00E7">
        <w:rPr>
          <w:color w:val="000000" w:themeColor="text1"/>
          <w:sz w:val="22"/>
          <w:szCs w:val="22"/>
          <w:lang w:val="en-CA"/>
        </w:rPr>
        <w:t xml:space="preserve">otal lipid content and corticosterone </w:t>
      </w:r>
      <w:r w:rsidR="008E7419" w:rsidRPr="00DD00E7">
        <w:rPr>
          <w:color w:val="000000" w:themeColor="text1"/>
          <w:sz w:val="22"/>
          <w:szCs w:val="22"/>
          <w:lang w:val="en-CA"/>
        </w:rPr>
        <w:t>showed high</w:t>
      </w:r>
      <w:r w:rsidRPr="00DD00E7">
        <w:rPr>
          <w:color w:val="000000" w:themeColor="text1"/>
          <w:sz w:val="22"/>
          <w:szCs w:val="22"/>
          <w:lang w:val="en-CA"/>
        </w:rPr>
        <w:t xml:space="preserve"> correlat</w:t>
      </w:r>
      <w:r w:rsidR="008E7419" w:rsidRPr="00DD00E7">
        <w:rPr>
          <w:color w:val="000000" w:themeColor="text1"/>
          <w:sz w:val="22"/>
          <w:szCs w:val="22"/>
          <w:lang w:val="en-CA"/>
        </w:rPr>
        <w:t>ion</w:t>
      </w:r>
      <w:r w:rsidRPr="00DD00E7">
        <w:rPr>
          <w:color w:val="000000" w:themeColor="text1"/>
          <w:sz w:val="22"/>
          <w:szCs w:val="22"/>
          <w:lang w:val="en-CA"/>
        </w:rPr>
        <w:t xml:space="preserve"> (r=</w:t>
      </w:r>
      <w:r w:rsidR="008E7419" w:rsidRPr="00DD00E7">
        <w:rPr>
          <w:color w:val="000000" w:themeColor="text1"/>
          <w:sz w:val="22"/>
          <w:szCs w:val="22"/>
          <w:lang w:val="en-CA"/>
        </w:rPr>
        <w:t xml:space="preserve"> </w:t>
      </w:r>
      <w:r w:rsidRPr="00DD00E7">
        <w:rPr>
          <w:color w:val="000000" w:themeColor="text1"/>
          <w:sz w:val="22"/>
          <w:szCs w:val="22"/>
          <w:lang w:val="en-CA"/>
        </w:rPr>
        <w:t xml:space="preserve">0.4, </w:t>
      </w:r>
      <w:r w:rsidR="008E7419" w:rsidRPr="00DD00E7">
        <w:rPr>
          <w:color w:val="000000" w:themeColor="text1"/>
          <w:sz w:val="22"/>
          <w:szCs w:val="22"/>
          <w:lang w:val="en-CA"/>
        </w:rPr>
        <w:t xml:space="preserve">p </w:t>
      </w:r>
      <w:r w:rsidRPr="00DD00E7">
        <w:rPr>
          <w:color w:val="000000" w:themeColor="text1"/>
          <w:sz w:val="22"/>
          <w:szCs w:val="22"/>
          <w:lang w:val="en-CA"/>
        </w:rPr>
        <w:t>=</w:t>
      </w:r>
      <w:r w:rsidR="008E7419" w:rsidRPr="00DD00E7">
        <w:rPr>
          <w:color w:val="000000" w:themeColor="text1"/>
          <w:sz w:val="22"/>
          <w:szCs w:val="22"/>
          <w:lang w:val="en-CA"/>
        </w:rPr>
        <w:t xml:space="preserve"> 0.05</w:t>
      </w:r>
      <w:r w:rsidRPr="00DD00E7">
        <w:rPr>
          <w:color w:val="000000" w:themeColor="text1"/>
          <w:sz w:val="22"/>
          <w:szCs w:val="22"/>
          <w:lang w:val="en-CA"/>
        </w:rPr>
        <w:t xml:space="preserve">), suggesting this hormone may play an important role in lipid metabolism. </w:t>
      </w:r>
      <w:r w:rsidRPr="00DD00E7">
        <w:rPr>
          <w:color w:val="000000" w:themeColor="text1"/>
          <w:sz w:val="22"/>
          <w:szCs w:val="22"/>
          <w:highlight w:val="yellow"/>
          <w:lang w:val="en-CA"/>
        </w:rPr>
        <w:t>ADD another sentence discussing the findings and what they may mean.</w:t>
      </w:r>
      <w:r w:rsidRPr="00DD00E7">
        <w:rPr>
          <w:color w:val="000000" w:themeColor="text1"/>
          <w:sz w:val="22"/>
          <w:szCs w:val="22"/>
          <w:lang w:val="en-CA"/>
        </w:rPr>
        <w:t xml:space="preserve"> These findings further our understanding of using bioindicators for metabolic well-being in health assessments of large whales.</w:t>
      </w:r>
      <w:ins w:id="1" w:author="Microsoft Office User" w:date="2025-04-21T16:57:00Z">
        <w:r w:rsidR="00957F6C" w:rsidRPr="00DD00E7">
          <w:rPr>
            <w:color w:val="000000" w:themeColor="text1"/>
            <w:sz w:val="22"/>
            <w:szCs w:val="22"/>
            <w:lang w:val="en-CA"/>
          </w:rPr>
          <w:t xml:space="preserve"> </w:t>
        </w:r>
        <w:r w:rsidR="00957F6C" w:rsidRPr="00DD00E7">
          <w:rPr>
            <w:b/>
            <w:bCs/>
            <w:color w:val="000000" w:themeColor="text1"/>
            <w:sz w:val="22"/>
            <w:szCs w:val="22"/>
            <w:lang w:val="en-CA"/>
            <w:rPrChange w:id="2" w:author="Microsoft Office User" w:date="2025-04-21T16:57:00Z">
              <w:rPr>
                <w:lang w:val="en-CA"/>
              </w:rPr>
            </w:rPrChange>
          </w:rPr>
          <w:t>3</w:t>
        </w:r>
      </w:ins>
      <w:ins w:id="3" w:author="Microsoft Office User" w:date="2025-04-21T17:07:00Z">
        <w:r w:rsidR="00957F6C" w:rsidRPr="00DD00E7">
          <w:rPr>
            <w:b/>
            <w:bCs/>
            <w:color w:val="000000" w:themeColor="text1"/>
            <w:sz w:val="22"/>
            <w:szCs w:val="22"/>
            <w:lang w:val="en-CA"/>
          </w:rPr>
          <w:t>14</w:t>
        </w:r>
      </w:ins>
      <w:ins w:id="4" w:author="Microsoft Office User" w:date="2025-04-21T16:57:00Z">
        <w:r w:rsidR="00957F6C" w:rsidRPr="00DD00E7">
          <w:rPr>
            <w:b/>
            <w:bCs/>
            <w:color w:val="000000" w:themeColor="text1"/>
            <w:sz w:val="22"/>
            <w:szCs w:val="22"/>
            <w:lang w:val="en-CA"/>
            <w:rPrChange w:id="5" w:author="Microsoft Office User" w:date="2025-04-21T16:57:00Z">
              <w:rPr>
                <w:lang w:val="en-CA"/>
              </w:rPr>
            </w:rPrChange>
          </w:rPr>
          <w:t xml:space="preserve"> words</w:t>
        </w:r>
      </w:ins>
    </w:p>
    <w:p w14:paraId="73F0C6BC" w14:textId="77777777" w:rsidR="009F36B8" w:rsidRPr="00DD00E7" w:rsidRDefault="009F36B8" w:rsidP="00DD00E7">
      <w:pPr>
        <w:spacing w:line="360" w:lineRule="auto"/>
        <w:ind w:firstLine="288"/>
        <w:rPr>
          <w:color w:val="000000" w:themeColor="text1"/>
          <w:sz w:val="22"/>
          <w:szCs w:val="22"/>
          <w:lang w:val="en-CA"/>
        </w:rPr>
      </w:pPr>
      <w:r w:rsidRPr="00DD00E7">
        <w:rPr>
          <w:color w:val="000000" w:themeColor="text1"/>
          <w:sz w:val="22"/>
          <w:szCs w:val="22"/>
          <w:lang w:val="en-CA"/>
        </w:rPr>
        <w:br w:type="page"/>
      </w:r>
    </w:p>
    <w:p w14:paraId="41BA3FB4" w14:textId="2A234E75" w:rsidR="009F36B8" w:rsidRPr="00DD00E7" w:rsidRDefault="009F36B8" w:rsidP="00DD00E7">
      <w:pPr>
        <w:pStyle w:val="Heading1"/>
        <w:numPr>
          <w:ilvl w:val="0"/>
          <w:numId w:val="18"/>
        </w:numPr>
        <w:spacing w:before="120" w:after="120" w:line="360" w:lineRule="auto"/>
        <w:ind w:firstLine="288"/>
        <w:rPr>
          <w:rFonts w:ascii="Times New Roman" w:hAnsi="Times New Roman" w:cs="Times New Roman"/>
          <w:b/>
          <w:bCs/>
          <w:color w:val="000000" w:themeColor="text1"/>
          <w:sz w:val="22"/>
          <w:szCs w:val="22"/>
          <w:lang w:val="en-CA"/>
        </w:rPr>
      </w:pPr>
      <w:r w:rsidRPr="00DD00E7">
        <w:rPr>
          <w:rFonts w:ascii="Times New Roman" w:hAnsi="Times New Roman" w:cs="Times New Roman"/>
          <w:b/>
          <w:bCs/>
          <w:color w:val="000000" w:themeColor="text1"/>
          <w:sz w:val="22"/>
          <w:szCs w:val="22"/>
          <w:lang w:val="en-CA"/>
        </w:rPr>
        <w:lastRenderedPageBreak/>
        <w:t>I</w:t>
      </w:r>
      <w:r w:rsidR="00306DF3" w:rsidRPr="00DD00E7">
        <w:rPr>
          <w:rFonts w:ascii="Times New Roman" w:hAnsi="Times New Roman" w:cs="Times New Roman"/>
          <w:b/>
          <w:bCs/>
          <w:color w:val="000000" w:themeColor="text1"/>
          <w:sz w:val="22"/>
          <w:szCs w:val="22"/>
          <w:lang w:val="en-CA"/>
        </w:rPr>
        <w:t>NTRODUCTION</w:t>
      </w:r>
    </w:p>
    <w:p w14:paraId="212AC478" w14:textId="48D67F71" w:rsidR="009F36B8" w:rsidRPr="00DD00E7" w:rsidRDefault="009F36B8" w:rsidP="00DD00E7">
      <w:pPr>
        <w:spacing w:line="360" w:lineRule="auto"/>
        <w:ind w:firstLine="288"/>
        <w:jc w:val="both"/>
        <w:rPr>
          <w:color w:val="000000" w:themeColor="text1"/>
          <w:sz w:val="22"/>
          <w:szCs w:val="22"/>
          <w:lang w:val="en-CA"/>
        </w:rPr>
      </w:pPr>
      <w:r w:rsidRPr="00DD00E7">
        <w:rPr>
          <w:color w:val="000000" w:themeColor="text1"/>
          <w:sz w:val="22"/>
          <w:szCs w:val="22"/>
          <w:lang w:val="en-CA"/>
        </w:rPr>
        <w:t>Gray whales</w:t>
      </w:r>
      <w:r w:rsidRPr="00DD00E7">
        <w:rPr>
          <w:i/>
          <w:iCs/>
          <w:color w:val="000000" w:themeColor="text1"/>
          <w:sz w:val="22"/>
          <w:szCs w:val="22"/>
          <w:lang w:val="en-CA"/>
        </w:rPr>
        <w:t xml:space="preserve"> </w:t>
      </w:r>
      <w:r w:rsidRPr="00DD00E7">
        <w:rPr>
          <w:color w:val="000000" w:themeColor="text1"/>
          <w:sz w:val="22"/>
          <w:szCs w:val="22"/>
          <w:lang w:val="en-CA"/>
        </w:rPr>
        <w:t xml:space="preserve">occur exclusively in the Pacific Ocean </w:t>
      </w:r>
      <w:sdt>
        <w:sdtPr>
          <w:rPr>
            <w:color w:val="000000" w:themeColor="text1"/>
            <w:sz w:val="22"/>
            <w:szCs w:val="22"/>
            <w:lang w:val="en-CA"/>
          </w:rPr>
          <w:tag w:val="MENDELEY_CITATION_v3_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"/>
          <w:id w:val="1289085442"/>
          <w:placeholder>
            <w:docPart w:val="DefaultPlaceholder_-1854013440"/>
          </w:placeholder>
        </w:sdtPr>
        <w:sdtContent>
          <w:r w:rsidR="00957F6C" w:rsidRPr="00DD00E7">
            <w:rPr>
              <w:color w:val="000000" w:themeColor="text1"/>
              <w:sz w:val="22"/>
              <w:szCs w:val="22"/>
              <w:lang w:val="en-CA"/>
            </w:rPr>
            <w:t>(</w:t>
          </w:r>
          <w:r w:rsidR="00AD0C11" w:rsidRPr="00DD00E7">
            <w:rPr>
              <w:color w:val="000000" w:themeColor="text1"/>
              <w:sz w:val="22"/>
              <w:szCs w:val="22"/>
              <w:lang w:val="en-CA"/>
            </w:rPr>
            <w:t>Rice et al., 1984)</w:t>
          </w:r>
        </w:sdtContent>
      </w:sdt>
      <w:r w:rsidRPr="00DD00E7">
        <w:rPr>
          <w:color w:val="000000" w:themeColor="text1"/>
          <w:sz w:val="22"/>
          <w:szCs w:val="22"/>
          <w:lang w:val="en-CA"/>
        </w:rPr>
        <w:t xml:space="preserve"> and two populations are recognized, Western (WNP) and Eastern North Pacific (ENP) populations, with overlapping feeding grounds in the eastern North Pacific </w:t>
      </w:r>
      <w:sdt>
        <w:sdtPr>
          <w:rPr>
            <w:color w:val="000000" w:themeColor="text1"/>
            <w:sz w:val="22"/>
            <w:szCs w:val="22"/>
            <w:lang w:val="en-CA"/>
          </w:rPr>
          <w:tag w:val="MENDELEY_CITATION_v3_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"/>
          <w:id w:val="1194108526"/>
          <w:placeholder>
            <w:docPart w:val="DefaultPlaceholder_-1854013440"/>
          </w:placeholder>
        </w:sdtPr>
        <w:sdtContent>
          <w:r w:rsidR="00AD0C11" w:rsidRPr="00DD00E7">
            <w:rPr>
              <w:color w:val="000000" w:themeColor="text1"/>
              <w:sz w:val="22"/>
              <w:szCs w:val="22"/>
              <w:lang w:val="en-CA"/>
            </w:rPr>
            <w:t>(Mate et al., 2011)</w:t>
          </w:r>
          <w:r w:rsidR="00957F6C" w:rsidRPr="00DD00E7">
            <w:rPr>
              <w:color w:val="000000" w:themeColor="text1"/>
              <w:sz w:val="22"/>
              <w:szCs w:val="22"/>
              <w:lang w:val="en-CA"/>
            </w:rPr>
            <w:t>.</w:t>
          </w:r>
        </w:sdtContent>
      </w:sdt>
      <w:r w:rsidRPr="00DD00E7">
        <w:rPr>
          <w:color w:val="000000" w:themeColor="text1"/>
          <w:sz w:val="22"/>
          <w:szCs w:val="22"/>
          <w:lang w:val="en-CA"/>
        </w:rPr>
        <w:t xml:space="preserve"> While the WNP population is still considered as critically endangered, the ENP population was removed from the U.S. endangered species list in 1994. Abundance estimates indicate the ENP population has reached carrying capacity at 20,000 – 22,000 individuals </w:t>
      </w:r>
      <w:sdt>
        <w:sdtPr>
          <w:rPr>
            <w:color w:val="000000" w:themeColor="text1"/>
            <w:sz w:val="22"/>
            <w:szCs w:val="22"/>
            <w:lang w:val="en-CA"/>
          </w:rPr>
          <w:tag w:val="MENDELEY_CITATION_v3_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"/>
          <w:id w:val="-1558622847"/>
          <w:placeholder>
            <w:docPart w:val="DefaultPlaceholder_-1854013440"/>
          </w:placeholder>
        </w:sdtPr>
        <w:sdtContent>
          <w:r w:rsidR="00AD0C11" w:rsidRPr="00DD00E7">
            <w:rPr>
              <w:color w:val="000000" w:themeColor="text1"/>
              <w:sz w:val="22"/>
              <w:szCs w:val="22"/>
              <w:lang w:val="en-CA"/>
            </w:rPr>
            <w:t>(Swartz, 2018)</w:t>
          </w:r>
        </w:sdtContent>
      </w:sdt>
      <w:r w:rsidR="0079224E" w:rsidRPr="00DD00E7">
        <w:rPr>
          <w:color w:val="000000" w:themeColor="text1"/>
          <w:sz w:val="22"/>
          <w:szCs w:val="22"/>
          <w:lang w:val="en-CA"/>
        </w:rPr>
        <w:t xml:space="preserve"> </w:t>
      </w:r>
      <w:r w:rsidRPr="00DD00E7">
        <w:rPr>
          <w:color w:val="000000" w:themeColor="text1"/>
          <w:sz w:val="22"/>
          <w:szCs w:val="22"/>
          <w:lang w:val="en-CA"/>
        </w:rPr>
        <w:t xml:space="preserve">and the most up-to-date estimate is approximately </w:t>
      </w:r>
      <w:r w:rsidR="00B2590D" w:rsidRPr="00DD00E7">
        <w:rPr>
          <w:color w:val="000000" w:themeColor="text1"/>
          <w:sz w:val="22"/>
          <w:szCs w:val="22"/>
          <w:highlight w:val="yellow"/>
          <w:lang w:val="en-CA"/>
        </w:rPr>
        <w:t xml:space="preserve">14,550 </w:t>
      </w:r>
      <w:r w:rsidRPr="00DD00E7">
        <w:rPr>
          <w:color w:val="000000" w:themeColor="text1"/>
          <w:sz w:val="22"/>
          <w:szCs w:val="22"/>
          <w:highlight w:val="yellow"/>
          <w:lang w:val="en-CA"/>
        </w:rPr>
        <w:t>individuals</w:t>
      </w:r>
      <w:r w:rsidR="0079224E" w:rsidRPr="00DD00E7">
        <w:rPr>
          <w:color w:val="000000" w:themeColor="text1"/>
          <w:sz w:val="22"/>
          <w:szCs w:val="22"/>
        </w:rPr>
        <w:t xml:space="preserve"> </w:t>
      </w:r>
      <w:commentRangeStart w:id="6"/>
      <w:r w:rsidR="00E75285" w:rsidRPr="00DD00E7">
        <w:rPr>
          <w:color w:val="000000" w:themeColor="text1"/>
          <w:sz w:val="22"/>
          <w:szCs w:val="22"/>
        </w:rPr>
        <w:t>(Eguchi et al 2023)</w:t>
      </w:r>
      <w:r w:rsidR="00B2590D" w:rsidRPr="00DD00E7">
        <w:rPr>
          <w:color w:val="000000" w:themeColor="text1"/>
          <w:sz w:val="22"/>
          <w:szCs w:val="22"/>
        </w:rPr>
        <w:t xml:space="preserve"> </w:t>
      </w:r>
      <w:commentRangeEnd w:id="6"/>
      <w:r w:rsidR="00E75285" w:rsidRPr="00DD00E7">
        <w:rPr>
          <w:rStyle w:val="CommentReference"/>
          <w:color w:val="000000" w:themeColor="text1"/>
          <w:sz w:val="22"/>
          <w:szCs w:val="22"/>
          <w:lang w:val="en-CA"/>
        </w:rPr>
        <w:commentReference w:id="6"/>
      </w:r>
      <w:r w:rsidRPr="00DD00E7">
        <w:rPr>
          <w:color w:val="000000" w:themeColor="text1"/>
          <w:sz w:val="22"/>
          <w:szCs w:val="22"/>
          <w:lang w:val="en-CA"/>
        </w:rPr>
        <w:t>. The majority of ENP gray whales migrate annually between the lagoons of the Baja Peninsula</w:t>
      </w:r>
      <w:r w:rsidR="00957F6C" w:rsidRPr="00DD00E7">
        <w:rPr>
          <w:color w:val="000000" w:themeColor="text1"/>
          <w:sz w:val="22"/>
          <w:szCs w:val="22"/>
          <w:lang w:val="en-CA"/>
        </w:rPr>
        <w:t xml:space="preserve"> in Mex</w:t>
      </w:r>
      <w:r w:rsidR="007E6B5B" w:rsidRPr="00DD00E7">
        <w:rPr>
          <w:color w:val="000000" w:themeColor="text1"/>
          <w:sz w:val="22"/>
          <w:szCs w:val="22"/>
          <w:lang w:val="en-CA"/>
        </w:rPr>
        <w:t>i</w:t>
      </w:r>
      <w:r w:rsidR="00957F6C" w:rsidRPr="00DD00E7">
        <w:rPr>
          <w:color w:val="000000" w:themeColor="text1"/>
          <w:sz w:val="22"/>
          <w:szCs w:val="22"/>
          <w:lang w:val="en-CA"/>
        </w:rPr>
        <w:t>co</w:t>
      </w:r>
      <w:r w:rsidRPr="00DD00E7">
        <w:rPr>
          <w:color w:val="000000" w:themeColor="text1"/>
          <w:sz w:val="22"/>
          <w:szCs w:val="22"/>
          <w:lang w:val="en-CA"/>
        </w:rPr>
        <w:t>, their breeding grounds, and the continental shelves of the Bering, Chukchi, and more recently the Beaufort Seas</w:t>
      </w:r>
      <w:r w:rsidR="00957F6C" w:rsidRPr="00DD00E7">
        <w:rPr>
          <w:color w:val="000000" w:themeColor="text1"/>
          <w:sz w:val="22"/>
          <w:szCs w:val="22"/>
          <w:lang w:val="en-CA"/>
        </w:rPr>
        <w:t xml:space="preserve"> of Alaska</w:t>
      </w:r>
      <w:r w:rsidRPr="00DD00E7">
        <w:rPr>
          <w:color w:val="000000" w:themeColor="text1"/>
          <w:sz w:val="22"/>
          <w:szCs w:val="22"/>
          <w:lang w:val="en-CA"/>
        </w:rPr>
        <w:t>, to feed. An exception is the Pacific Coast Feeding Group (PCFG), a small group that forage</w:t>
      </w:r>
      <w:r w:rsidR="00957F6C" w:rsidRPr="00DD00E7">
        <w:rPr>
          <w:color w:val="000000" w:themeColor="text1"/>
          <w:sz w:val="22"/>
          <w:szCs w:val="22"/>
          <w:lang w:val="en-CA"/>
        </w:rPr>
        <w:t>s</w:t>
      </w:r>
      <w:r w:rsidRPr="00DD00E7">
        <w:rPr>
          <w:color w:val="000000" w:themeColor="text1"/>
          <w:sz w:val="22"/>
          <w:szCs w:val="22"/>
          <w:lang w:val="en-CA"/>
        </w:rPr>
        <w:t xml:space="preserve"> primarily between southeastern Alaska and </w:t>
      </w:r>
      <w:r w:rsidR="00957F6C" w:rsidRPr="00DD00E7">
        <w:rPr>
          <w:color w:val="000000" w:themeColor="text1"/>
          <w:sz w:val="22"/>
          <w:szCs w:val="22"/>
          <w:lang w:val="en-CA"/>
        </w:rPr>
        <w:t>n</w:t>
      </w:r>
      <w:r w:rsidRPr="00DD00E7">
        <w:rPr>
          <w:color w:val="000000" w:themeColor="text1"/>
          <w:sz w:val="22"/>
          <w:szCs w:val="22"/>
          <w:lang w:val="en-CA"/>
        </w:rPr>
        <w:t xml:space="preserve">orthern California </w:t>
      </w:r>
      <w:sdt>
        <w:sdtPr>
          <w:rPr>
            <w:color w:val="000000" w:themeColor="text1"/>
            <w:sz w:val="22"/>
            <w:szCs w:val="22"/>
            <w:lang w:val="en-CA"/>
          </w:rPr>
          <w:tag w:val="MENDELEY_CITATION_v3_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"/>
          <w:id w:val="-468742125"/>
          <w:placeholder>
            <w:docPart w:val="DefaultPlaceholder_-1854013440"/>
          </w:placeholder>
        </w:sdtPr>
        <w:sdtContent>
          <w:r w:rsidR="00AD0C11" w:rsidRPr="00DD00E7">
            <w:rPr>
              <w:color w:val="000000" w:themeColor="text1"/>
              <w:sz w:val="22"/>
              <w:szCs w:val="22"/>
              <w:lang w:val="en-CA"/>
            </w:rPr>
            <w:t>(Calambokidis et al., 2012)</w:t>
          </w:r>
        </w:sdtContent>
      </w:sdt>
      <w:r w:rsidR="0079224E" w:rsidRPr="00DD00E7">
        <w:rPr>
          <w:color w:val="000000" w:themeColor="text1"/>
          <w:sz w:val="22"/>
          <w:szCs w:val="22"/>
          <w:lang w:val="en-CA"/>
        </w:rPr>
        <w:t xml:space="preserve">. </w:t>
      </w:r>
      <w:r w:rsidRPr="00DD00E7">
        <w:rPr>
          <w:color w:val="000000" w:themeColor="text1"/>
          <w:sz w:val="22"/>
          <w:szCs w:val="22"/>
          <w:lang w:val="en-CA"/>
        </w:rPr>
        <w:t xml:space="preserve">Migration and reproduction are tightly connected, as the migrating groups are staggered in time based on sex and reproductive states </w:t>
      </w:r>
      <w:sdt>
        <w:sdtPr>
          <w:rPr>
            <w:color w:val="000000" w:themeColor="text1"/>
            <w:sz w:val="22"/>
            <w:szCs w:val="22"/>
            <w:lang w:val="en-CA"/>
          </w:rPr>
          <w:tag w:val="MENDELEY_CITATION_v3_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"/>
          <w:id w:val="481124304"/>
          <w:placeholder>
            <w:docPart w:val="DefaultPlaceholder_-1854013440"/>
          </w:placeholder>
        </w:sdtPr>
        <w:sdtContent>
          <w:r w:rsidR="00AD0C11" w:rsidRPr="00DD00E7">
            <w:rPr>
              <w:color w:val="000000" w:themeColor="text1"/>
              <w:sz w:val="22"/>
              <w:szCs w:val="22"/>
            </w:rPr>
            <w:t>(Rice &amp; Wolman, 1971; Swartz, 2018)</w:t>
          </w:r>
        </w:sdtContent>
      </w:sdt>
      <w:r w:rsidRPr="00DD00E7">
        <w:rPr>
          <w:color w:val="000000" w:themeColor="text1"/>
          <w:sz w:val="22"/>
          <w:szCs w:val="22"/>
          <w:lang w:val="en-CA"/>
        </w:rPr>
        <w:t xml:space="preserve">. </w:t>
      </w:r>
    </w:p>
    <w:p w14:paraId="00BFEE8A" w14:textId="0EBECD8B" w:rsidR="009F36B8" w:rsidRPr="00DD00E7" w:rsidRDefault="009F36B8" w:rsidP="00DD00E7">
      <w:pPr>
        <w:spacing w:line="360" w:lineRule="auto"/>
        <w:ind w:firstLine="288"/>
        <w:jc w:val="both"/>
        <w:rPr>
          <w:color w:val="000000" w:themeColor="text1"/>
          <w:sz w:val="22"/>
          <w:szCs w:val="22"/>
          <w:lang w:val="en-CA"/>
        </w:rPr>
      </w:pPr>
      <w:r w:rsidRPr="00DD00E7">
        <w:rPr>
          <w:color w:val="000000" w:themeColor="text1"/>
          <w:sz w:val="22"/>
          <w:szCs w:val="22"/>
          <w:lang w:val="en-CA"/>
        </w:rPr>
        <w:t xml:space="preserve">Gray whales are considered ecosystem sentinels </w:t>
      </w:r>
      <w:sdt>
        <w:sdtPr>
          <w:rPr>
            <w:color w:val="000000" w:themeColor="text1"/>
            <w:sz w:val="22"/>
            <w:szCs w:val="22"/>
            <w:lang w:val="en-CA"/>
          </w:rPr>
          <w:tag w:val="MENDELEY_CITATION_v3_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"/>
          <w:id w:val="1038542574"/>
          <w:placeholder>
            <w:docPart w:val="DefaultPlaceholder_-1854013440"/>
          </w:placeholder>
        </w:sdtPr>
        <w:sdtContent>
          <w:r w:rsidR="00AD0C11" w:rsidRPr="00DD00E7">
            <w:rPr>
              <w:color w:val="000000" w:themeColor="text1"/>
              <w:sz w:val="22"/>
              <w:szCs w:val="22"/>
              <w:lang w:val="en-CA"/>
            </w:rPr>
            <w:t>(Moore, 2008)</w:t>
          </w:r>
        </w:sdtContent>
      </w:sdt>
      <w:r w:rsidRPr="00DD00E7">
        <w:rPr>
          <w:color w:val="000000" w:themeColor="text1"/>
          <w:sz w:val="22"/>
          <w:szCs w:val="22"/>
          <w:lang w:val="en-CA"/>
        </w:rPr>
        <w:t xml:space="preserve"> due to their feeding ecology and migratory patterns which are likely affected by changes in prey composition</w:t>
      </w:r>
      <w:r w:rsidR="00957F6C" w:rsidRPr="00DD00E7">
        <w:rPr>
          <w:color w:val="000000" w:themeColor="text1"/>
          <w:sz w:val="22"/>
          <w:szCs w:val="22"/>
          <w:lang w:val="en-CA"/>
        </w:rPr>
        <w:t>, which in turn is</w:t>
      </w:r>
      <w:r w:rsidRPr="00DD00E7">
        <w:rPr>
          <w:color w:val="000000" w:themeColor="text1"/>
          <w:sz w:val="22"/>
          <w:szCs w:val="22"/>
          <w:lang w:val="en-CA"/>
        </w:rPr>
        <w:t xml:space="preserve"> driven by climate or oceanographic perturbations. As </w:t>
      </w:r>
      <w:r w:rsidR="00957F6C" w:rsidRPr="00DD00E7">
        <w:rPr>
          <w:color w:val="000000" w:themeColor="text1"/>
          <w:sz w:val="22"/>
          <w:szCs w:val="22"/>
          <w:lang w:val="en-CA"/>
        </w:rPr>
        <w:t>gray whales</w:t>
      </w:r>
      <w:r w:rsidRPr="00DD00E7">
        <w:rPr>
          <w:color w:val="000000" w:themeColor="text1"/>
          <w:sz w:val="22"/>
          <w:szCs w:val="22"/>
          <w:lang w:val="en-CA"/>
        </w:rPr>
        <w:t xml:space="preserve"> forage on lower trophic levels, primarily on benthic amphipods and decapods, and are seasonally present in the Arctic, </w:t>
      </w:r>
      <w:r w:rsidR="00957F6C" w:rsidRPr="00DD00E7">
        <w:rPr>
          <w:color w:val="000000" w:themeColor="text1"/>
          <w:sz w:val="22"/>
          <w:szCs w:val="22"/>
          <w:lang w:val="en-CA"/>
        </w:rPr>
        <w:t>their</w:t>
      </w:r>
      <w:r w:rsidRPr="00DD00E7">
        <w:rPr>
          <w:color w:val="000000" w:themeColor="text1"/>
          <w:sz w:val="22"/>
          <w:szCs w:val="22"/>
          <w:lang w:val="en-CA"/>
        </w:rPr>
        <w:t xml:space="preserve"> migration is affected by the Pacific Decadal Oscillation, El Niño-La Niña oscillations, and sea ice</w:t>
      </w:r>
      <w:r w:rsidR="0079224E" w:rsidRPr="00DD00E7">
        <w:rPr>
          <w:color w:val="000000" w:themeColor="text1"/>
          <w:sz w:val="22"/>
          <w:szCs w:val="22"/>
        </w:rPr>
        <w:t xml:space="preserve"> </w:t>
      </w:r>
      <w:sdt>
        <w:sdtPr>
          <w:rPr>
            <w:color w:val="000000" w:themeColor="text1"/>
            <w:sz w:val="22"/>
            <w:szCs w:val="22"/>
          </w:rPr>
          <w:tag w:val="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"/>
          <w:id w:val="743300829"/>
          <w:placeholder>
            <w:docPart w:val="DefaultPlaceholder_-1854013440"/>
          </w:placeholder>
        </w:sdtPr>
        <w:sdtContent>
          <w:r w:rsidR="00AD0C11" w:rsidRPr="00DD00E7">
            <w:rPr>
              <w:color w:val="000000" w:themeColor="text1"/>
              <w:sz w:val="22"/>
              <w:szCs w:val="22"/>
            </w:rPr>
            <w:t>(Moore et al., 2003, 2007; Perryman &amp; Lynn, 2002; Urbán et al., 2003)</w:t>
          </w:r>
        </w:sdtContent>
      </w:sdt>
      <w:r w:rsidRPr="00DD00E7">
        <w:rPr>
          <w:color w:val="000000" w:themeColor="text1"/>
          <w:sz w:val="22"/>
          <w:szCs w:val="22"/>
          <w:lang w:val="en-CA"/>
        </w:rPr>
        <w:t>. Along their migrating route, gray whales are exposed to a variety of anthropogenic sources of disturbance, such as contaminants</w:t>
      </w:r>
      <w:r w:rsidR="004D250D" w:rsidRPr="00DD00E7">
        <w:rPr>
          <w:color w:val="000000" w:themeColor="text1"/>
          <w:sz w:val="22"/>
          <w:szCs w:val="22"/>
        </w:rPr>
        <w:t xml:space="preserve"> </w:t>
      </w:r>
      <w:sdt>
        <w:sdtPr>
          <w:rPr>
            <w:color w:val="000000" w:themeColor="text1"/>
            <w:sz w:val="22"/>
            <w:szCs w:val="22"/>
          </w:rPr>
          <w:tag w:val="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"/>
          <w:id w:val="-61403970"/>
          <w:placeholder>
            <w:docPart w:val="DefaultPlaceholder_-1854013440"/>
          </w:placeholder>
        </w:sdtPr>
        <w:sdtContent>
          <w:r w:rsidR="00AD0C11" w:rsidRPr="00DD00E7">
            <w:rPr>
              <w:color w:val="000000" w:themeColor="text1"/>
              <w:sz w:val="22"/>
              <w:szCs w:val="22"/>
            </w:rPr>
            <w:t>(Gulland et al., 2005; Krahn et al., 2001; Tilbury et al., 2002)</w:t>
          </w:r>
        </w:sdtContent>
      </w:sdt>
      <w:r w:rsidRPr="00DD00E7">
        <w:rPr>
          <w:color w:val="000000" w:themeColor="text1"/>
          <w:sz w:val="22"/>
          <w:szCs w:val="22"/>
          <w:lang w:val="en-CA"/>
        </w:rPr>
        <w:t>, underwater noise</w:t>
      </w:r>
      <w:r w:rsidR="004D250D" w:rsidRPr="00DD00E7">
        <w:rPr>
          <w:color w:val="000000" w:themeColor="text1"/>
          <w:sz w:val="22"/>
          <w:szCs w:val="22"/>
        </w:rPr>
        <w:t xml:space="preserve"> </w:t>
      </w:r>
      <w:sdt>
        <w:sdtPr>
          <w:rPr>
            <w:color w:val="000000" w:themeColor="text1"/>
            <w:sz w:val="22"/>
            <w:szCs w:val="22"/>
          </w:rPr>
          <w:tag w:val="MENDELEY_CITATION_v3_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"/>
          <w:id w:val="809753202"/>
          <w:placeholder>
            <w:docPart w:val="DefaultPlaceholder_-1854013440"/>
          </w:placeholder>
        </w:sdtPr>
        <w:sdtContent>
          <w:r w:rsidR="00AD0C11" w:rsidRPr="00DD00E7">
            <w:rPr>
              <w:color w:val="000000" w:themeColor="text1"/>
              <w:sz w:val="22"/>
              <w:szCs w:val="22"/>
            </w:rPr>
            <w:t>(Moore &amp; Clarke, 2002)</w:t>
          </w:r>
        </w:sdtContent>
      </w:sdt>
      <w:r w:rsidRPr="00DD00E7">
        <w:rPr>
          <w:color w:val="000000" w:themeColor="text1"/>
          <w:sz w:val="22"/>
          <w:szCs w:val="22"/>
          <w:lang w:val="en-CA"/>
        </w:rPr>
        <w:t xml:space="preserve">, </w:t>
      </w:r>
      <w:r w:rsidR="00957F6C" w:rsidRPr="00DD00E7">
        <w:rPr>
          <w:color w:val="000000" w:themeColor="text1"/>
          <w:sz w:val="22"/>
          <w:szCs w:val="22"/>
          <w:lang w:val="en-CA"/>
        </w:rPr>
        <w:t xml:space="preserve">and </w:t>
      </w:r>
      <w:r w:rsidRPr="00DD00E7">
        <w:rPr>
          <w:color w:val="000000" w:themeColor="text1"/>
          <w:sz w:val="22"/>
          <w:szCs w:val="22"/>
          <w:lang w:val="en-CA"/>
        </w:rPr>
        <w:t>fishing operations and ship collisions</w:t>
      </w:r>
      <w:r w:rsidR="004D250D" w:rsidRPr="00DD00E7">
        <w:rPr>
          <w:color w:val="000000" w:themeColor="text1"/>
          <w:sz w:val="22"/>
          <w:szCs w:val="22"/>
        </w:rPr>
        <w:t xml:space="preserve"> </w:t>
      </w:r>
      <w:sdt>
        <w:sdtPr>
          <w:rPr>
            <w:color w:val="000000" w:themeColor="text1"/>
            <w:sz w:val="22"/>
            <w:szCs w:val="22"/>
          </w:rPr>
          <w:tag w:val="MENDELEY_CITATION_v3_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"/>
          <w:id w:val="-818100"/>
          <w:placeholder>
            <w:docPart w:val="DefaultPlaceholder_-1854013440"/>
          </w:placeholder>
        </w:sdtPr>
        <w:sdtContent>
          <w:r w:rsidR="00AD0C11" w:rsidRPr="00DD00E7">
            <w:rPr>
              <w:color w:val="000000" w:themeColor="text1"/>
              <w:sz w:val="22"/>
              <w:szCs w:val="22"/>
            </w:rPr>
            <w:t>(Baird et al., 2002; Douglas et al., 2008)</w:t>
          </w:r>
        </w:sdtContent>
      </w:sdt>
      <w:r w:rsidRPr="00DD00E7">
        <w:rPr>
          <w:color w:val="000000" w:themeColor="text1"/>
          <w:sz w:val="22"/>
          <w:szCs w:val="22"/>
          <w:lang w:val="en-CA"/>
        </w:rPr>
        <w:t xml:space="preserve">. Studies from the late 1980s reported avoidance and change in behavior due to noise disturbance </w:t>
      </w:r>
      <w:r w:rsidR="00957F6C" w:rsidRPr="00DD00E7">
        <w:rPr>
          <w:color w:val="000000" w:themeColor="text1"/>
          <w:sz w:val="22"/>
          <w:szCs w:val="22"/>
          <w:lang w:val="en-CA"/>
        </w:rPr>
        <w:t xml:space="preserve">from </w:t>
      </w:r>
      <w:r w:rsidRPr="00DD00E7">
        <w:rPr>
          <w:color w:val="000000" w:themeColor="text1"/>
          <w:sz w:val="22"/>
          <w:szCs w:val="22"/>
          <w:lang w:val="en-CA"/>
        </w:rPr>
        <w:t>drilling operations and air guns arrays</w:t>
      </w:r>
      <w:r w:rsidR="004D250D" w:rsidRPr="00DD00E7">
        <w:rPr>
          <w:color w:val="000000" w:themeColor="text1"/>
          <w:sz w:val="22"/>
          <w:szCs w:val="22"/>
        </w:rPr>
        <w:t xml:space="preserve"> </w:t>
      </w:r>
      <w:sdt>
        <w:sdtPr>
          <w:rPr>
            <w:color w:val="000000" w:themeColor="text1"/>
            <w:sz w:val="22"/>
            <w:szCs w:val="22"/>
          </w:rPr>
          <w:tag w:val="MENDELEY_CITATION_v3_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"/>
          <w:id w:val="1717859757"/>
          <w:placeholder>
            <w:docPart w:val="DefaultPlaceholder_-1854013440"/>
          </w:placeholder>
        </w:sdtPr>
        <w:sdtContent>
          <w:r w:rsidR="00AD0C11" w:rsidRPr="00DD00E7">
            <w:rPr>
              <w:color w:val="000000" w:themeColor="text1"/>
              <w:sz w:val="22"/>
              <w:szCs w:val="22"/>
            </w:rPr>
            <w:t>(Malme et al., 1988; Moore &amp; Clarke, 2002)</w:t>
          </w:r>
        </w:sdtContent>
      </w:sdt>
      <w:r w:rsidRPr="00DD00E7">
        <w:rPr>
          <w:color w:val="000000" w:themeColor="text1"/>
          <w:sz w:val="22"/>
          <w:szCs w:val="22"/>
          <w:lang w:val="en-CA"/>
        </w:rPr>
        <w:t xml:space="preserve">. </w:t>
      </w:r>
      <w:r w:rsidR="00957F6C" w:rsidRPr="00DD00E7">
        <w:rPr>
          <w:color w:val="000000" w:themeColor="text1"/>
          <w:sz w:val="22"/>
          <w:szCs w:val="22"/>
          <w:lang w:val="en-CA"/>
        </w:rPr>
        <w:t xml:space="preserve">In 1999 – 2000, the ENP population of gray whales experienced an Unusual Mortality Event </w:t>
      </w:r>
      <w:r w:rsidR="00902B05" w:rsidRPr="00DD00E7">
        <w:rPr>
          <w:color w:val="000000" w:themeColor="text1"/>
          <w:sz w:val="22"/>
          <w:szCs w:val="22"/>
          <w:lang w:val="en-CA"/>
        </w:rPr>
        <w:t xml:space="preserve">(UME) </w:t>
      </w:r>
      <w:r w:rsidR="007E6B5B" w:rsidRPr="00DD00E7">
        <w:rPr>
          <w:color w:val="000000" w:themeColor="text1"/>
          <w:sz w:val="22"/>
          <w:szCs w:val="22"/>
          <w:lang w:val="en-CA"/>
        </w:rPr>
        <w:t>that included</w:t>
      </w:r>
      <w:r w:rsidR="00957F6C" w:rsidRPr="00DD00E7">
        <w:rPr>
          <w:color w:val="000000" w:themeColor="text1"/>
          <w:sz w:val="22"/>
          <w:szCs w:val="22"/>
          <w:lang w:val="en-CA"/>
        </w:rPr>
        <w:t xml:space="preserve"> more than 600 carcasses reported, with starvation as a contributing factor to mortality </w:t>
      </w:r>
      <w:sdt>
        <w:sdtPr>
          <w:rPr>
            <w:color w:val="000000" w:themeColor="text1"/>
            <w:sz w:val="22"/>
            <w:szCs w:val="22"/>
            <w:lang w:val="en-CA"/>
          </w:rPr>
          <w:tag w:val="MENDELEY_CITATION_v3_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"/>
          <w:id w:val="-27107957"/>
          <w:placeholder>
            <w:docPart w:val="3D4D727188E91141B6FC8B510AE56654"/>
          </w:placeholder>
        </w:sdtPr>
        <w:sdtContent>
          <w:r w:rsidR="00957F6C" w:rsidRPr="00DD00E7">
            <w:rPr>
              <w:color w:val="000000" w:themeColor="text1"/>
              <w:sz w:val="22"/>
              <w:szCs w:val="22"/>
              <w:lang w:val="en-CA"/>
            </w:rPr>
            <w:t>(Gulland et al., 2005)</w:t>
          </w:r>
        </w:sdtContent>
      </w:sdt>
      <w:r w:rsidR="00957F6C" w:rsidRPr="00DD00E7">
        <w:rPr>
          <w:color w:val="000000" w:themeColor="text1"/>
          <w:sz w:val="22"/>
          <w:szCs w:val="22"/>
          <w:lang w:val="en-CA"/>
        </w:rPr>
        <w:t xml:space="preserve">. </w:t>
      </w:r>
      <w:r w:rsidR="00957F6C" w:rsidRPr="00DD00E7">
        <w:rPr>
          <w:color w:val="000000" w:themeColor="text1"/>
          <w:sz w:val="22"/>
          <w:szCs w:val="22"/>
          <w:highlight w:val="yellow"/>
          <w:lang w:val="en-CA"/>
        </w:rPr>
        <w:t xml:space="preserve">In 2019, more than 200 animals were found stranded across Mexico, United States and Canada and NOAA issued a second UME </w:t>
      </w:r>
      <w:sdt>
        <w:sdtPr>
          <w:rPr>
            <w:color w:val="000000" w:themeColor="text1"/>
            <w:sz w:val="22"/>
            <w:szCs w:val="22"/>
            <w:highlight w:val="yellow"/>
            <w:lang w:val="en-CA"/>
          </w:rPr>
          <w:tag w:val="MENDELEY_CITATION_v3_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"/>
          <w:id w:val="-242877820"/>
          <w:placeholder>
            <w:docPart w:val="3D4D727188E91141B6FC8B510AE56654"/>
          </w:placeholder>
        </w:sdtPr>
        <w:sdtContent>
          <w:r w:rsidR="00957F6C" w:rsidRPr="00DD00E7">
            <w:rPr>
              <w:color w:val="000000" w:themeColor="text1"/>
              <w:sz w:val="22"/>
              <w:szCs w:val="22"/>
              <w:highlight w:val="yellow"/>
              <w:lang w:val="en-CA"/>
            </w:rPr>
            <w:t>(NOAA, 2020)</w:t>
          </w:r>
        </w:sdtContent>
      </w:sdt>
      <w:r w:rsidR="00957F6C" w:rsidRPr="00DD00E7">
        <w:rPr>
          <w:color w:val="000000" w:themeColor="text1"/>
          <w:sz w:val="22"/>
          <w:szCs w:val="22"/>
          <w:highlight w:val="yellow"/>
          <w:lang w:val="en-CA"/>
        </w:rPr>
        <w:t>.</w:t>
      </w:r>
      <w:r w:rsidR="00957F6C" w:rsidRPr="00DD00E7">
        <w:rPr>
          <w:color w:val="000000" w:themeColor="text1"/>
          <w:sz w:val="22"/>
          <w:szCs w:val="22"/>
          <w:lang w:val="en-CA"/>
        </w:rPr>
        <w:t xml:space="preserve"> While no common cause of death has been identified, many carcasses were reported to be in poor body condition (</w:t>
      </w:r>
      <w:r w:rsidR="00E772E9" w:rsidRPr="00DD00E7">
        <w:rPr>
          <w:color w:val="000000" w:themeColor="text1"/>
          <w:sz w:val="22"/>
          <w:szCs w:val="22"/>
          <w:lang w:val="en-CA"/>
        </w:rPr>
        <w:t>Raverty et al. 2024</w:t>
      </w:r>
      <w:r w:rsidR="00957F6C" w:rsidRPr="00DD00E7">
        <w:rPr>
          <w:color w:val="000000" w:themeColor="text1"/>
          <w:sz w:val="22"/>
          <w:szCs w:val="22"/>
          <w:lang w:val="en-CA"/>
        </w:rPr>
        <w:t xml:space="preserve">). </w:t>
      </w:r>
    </w:p>
    <w:p w14:paraId="5E2EC76C" w14:textId="2CCC0FD7" w:rsidR="009F36B8" w:rsidRPr="00DD00E7" w:rsidRDefault="009F36B8" w:rsidP="00DD00E7">
      <w:pPr>
        <w:spacing w:line="360" w:lineRule="auto"/>
        <w:ind w:firstLine="288"/>
        <w:jc w:val="both"/>
        <w:rPr>
          <w:color w:val="000000" w:themeColor="text1"/>
          <w:sz w:val="22"/>
          <w:szCs w:val="22"/>
          <w:lang w:val="en-CA"/>
        </w:rPr>
      </w:pPr>
      <w:r w:rsidRPr="00DD00E7">
        <w:rPr>
          <w:color w:val="000000" w:themeColor="text1"/>
          <w:sz w:val="22"/>
          <w:szCs w:val="22"/>
          <w:lang w:val="en-CA"/>
        </w:rPr>
        <w:t xml:space="preserve">The speed and intensity of climate and oceanographic changes in marine ecosystems and the increased wildlife-human interactions warrant the need to search for biomarkers for assessing the physiological well-being and possible stress responses. Prolonged exposure and stimulation of an endocrine response to any number of stressors may be detrimental to reproduction </w:t>
      </w:r>
      <w:sdt>
        <w:sdtPr>
          <w:rPr>
            <w:color w:val="000000" w:themeColor="text1"/>
            <w:sz w:val="22"/>
            <w:szCs w:val="22"/>
            <w:lang w:val="en-CA"/>
          </w:rPr>
          <w:tag w:val="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"/>
          <w:id w:val="451207533"/>
          <w:placeholder>
            <w:docPart w:val="DefaultPlaceholder_-1854013440"/>
          </w:placeholder>
        </w:sdtPr>
        <w:sdtEndPr>
          <w:rPr>
            <w:lang w:val="en-US"/>
          </w:rPr>
        </w:sdtEndPr>
        <w:sdtContent>
          <w:r w:rsidR="00AD0C11" w:rsidRPr="00DD00E7">
            <w:rPr>
              <w:color w:val="000000" w:themeColor="text1"/>
              <w:sz w:val="22"/>
              <w:szCs w:val="22"/>
            </w:rPr>
            <w:t>(Atkinson et al., 2015; Tilbrook et al., 2000; Wasser et al., 2017)</w:t>
          </w:r>
        </w:sdtContent>
      </w:sdt>
      <w:r w:rsidRPr="00DD00E7">
        <w:rPr>
          <w:color w:val="000000" w:themeColor="text1"/>
          <w:sz w:val="22"/>
          <w:szCs w:val="22"/>
          <w:lang w:val="en-CA"/>
        </w:rPr>
        <w:t xml:space="preserve"> and immune system function</w:t>
      </w:r>
      <w:r w:rsidR="00D47DAF" w:rsidRPr="00DD00E7">
        <w:rPr>
          <w:color w:val="000000" w:themeColor="text1"/>
          <w:sz w:val="22"/>
          <w:szCs w:val="22"/>
        </w:rPr>
        <w:t xml:space="preserve"> </w:t>
      </w:r>
      <w:sdt>
        <w:sdtPr>
          <w:rPr>
            <w:color w:val="000000" w:themeColor="text1"/>
            <w:sz w:val="22"/>
            <w:szCs w:val="22"/>
          </w:rPr>
          <w:tag w:val="MENDELEY_CITATION_v3_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"/>
          <w:id w:val="685563337"/>
          <w:placeholder>
            <w:docPart w:val="DefaultPlaceholder_-1854013440"/>
          </w:placeholder>
        </w:sdtPr>
        <w:sdtContent>
          <w:r w:rsidR="00AD0C11" w:rsidRPr="00DD00E7">
            <w:rPr>
              <w:color w:val="000000" w:themeColor="text1"/>
              <w:sz w:val="22"/>
              <w:szCs w:val="22"/>
            </w:rPr>
            <w:t>(Webster Marketon &amp; Glaser, 2008)</w:t>
          </w:r>
        </w:sdtContent>
      </w:sdt>
      <w:r w:rsidRPr="00DD00E7">
        <w:rPr>
          <w:color w:val="000000" w:themeColor="text1"/>
          <w:sz w:val="22"/>
          <w:szCs w:val="22"/>
          <w:lang w:val="en-CA"/>
        </w:rPr>
        <w:t>, potentially leading to population decline</w:t>
      </w:r>
      <w:r w:rsidR="00D47DAF" w:rsidRPr="00DD00E7">
        <w:rPr>
          <w:color w:val="000000" w:themeColor="text1"/>
          <w:sz w:val="22"/>
          <w:szCs w:val="22"/>
        </w:rPr>
        <w:t xml:space="preserve"> </w:t>
      </w:r>
      <w:sdt>
        <w:sdtPr>
          <w:rPr>
            <w:color w:val="000000" w:themeColor="text1"/>
            <w:sz w:val="22"/>
            <w:szCs w:val="22"/>
          </w:rPr>
          <w:tag w:val="MENDELEY_CITATION_v3_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"/>
          <w:id w:val="1434477332"/>
          <w:placeholder>
            <w:docPart w:val="DefaultPlaceholder_-1854013440"/>
          </w:placeholder>
        </w:sdtPr>
        <w:sdtContent>
          <w:r w:rsidR="00AD0C11" w:rsidRPr="00DD00E7">
            <w:rPr>
              <w:color w:val="000000" w:themeColor="text1"/>
              <w:sz w:val="22"/>
              <w:szCs w:val="22"/>
            </w:rPr>
            <w:t>(Wasser et al., 2017)</w:t>
          </w:r>
          <w:ins w:id="7" w:author="Microsoft Office User" w:date="2025-04-21T17:21:00Z">
            <w:r w:rsidR="00F76FCB" w:rsidRPr="00DD00E7">
              <w:rPr>
                <w:color w:val="000000" w:themeColor="text1"/>
                <w:sz w:val="22"/>
                <w:szCs w:val="22"/>
              </w:rPr>
              <w:t xml:space="preserve"> or mortality events?</w:t>
            </w:r>
          </w:ins>
        </w:sdtContent>
      </w:sdt>
      <w:r w:rsidRPr="00DD00E7">
        <w:rPr>
          <w:color w:val="000000" w:themeColor="text1"/>
          <w:sz w:val="22"/>
          <w:szCs w:val="22"/>
          <w:lang w:val="en-CA"/>
        </w:rPr>
        <w:t xml:space="preserve">. Corticosteroids are involved in the </w:t>
      </w:r>
      <w:r w:rsidRPr="00DD00E7">
        <w:rPr>
          <w:color w:val="000000" w:themeColor="text1"/>
          <w:sz w:val="22"/>
          <w:szCs w:val="22"/>
          <w:lang w:val="en-CA"/>
        </w:rPr>
        <w:lastRenderedPageBreak/>
        <w:t>physiological response to stress in terrestrial and aquatic mammals</w:t>
      </w:r>
      <w:r w:rsidR="00D47DAF" w:rsidRPr="00DD00E7">
        <w:rPr>
          <w:color w:val="000000" w:themeColor="text1"/>
          <w:sz w:val="22"/>
          <w:szCs w:val="22"/>
        </w:rPr>
        <w:t xml:space="preserve"> </w:t>
      </w:r>
      <w:sdt>
        <w:sdtPr>
          <w:rPr>
            <w:color w:val="000000" w:themeColor="text1"/>
            <w:sz w:val="22"/>
            <w:szCs w:val="22"/>
          </w:rPr>
          <w:tag w:val="MENDELEY_CITATION_v3_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"/>
          <w:id w:val="757636673"/>
          <w:placeholder>
            <w:docPart w:val="DefaultPlaceholder_-1854013440"/>
          </w:placeholder>
        </w:sdtPr>
        <w:sdtContent>
          <w:r w:rsidR="00AD0C11" w:rsidRPr="00DD00E7">
            <w:rPr>
              <w:color w:val="000000" w:themeColor="text1"/>
              <w:sz w:val="22"/>
              <w:szCs w:val="22"/>
            </w:rPr>
            <w:t>(Atkinson et al., 2015)</w:t>
          </w:r>
        </w:sdtContent>
      </w:sdt>
      <w:r w:rsidRPr="00DD00E7">
        <w:rPr>
          <w:color w:val="000000" w:themeColor="text1"/>
          <w:sz w:val="22"/>
          <w:szCs w:val="22"/>
          <w:lang w:val="en-CA"/>
        </w:rPr>
        <w:t xml:space="preserve">; however, there is a paucity of published research on physiological processes in large whales and specifically on stress-related endocrine profiles. Cortisol and corticosterone are secreted by the adrenal glands and are involved in maintaining metabolic homeostasis, including the stress response, with their main function being stimulation of gluconeogenesis to sustain </w:t>
      </w:r>
      <w:r w:rsidR="00F76FCB" w:rsidRPr="00DD00E7">
        <w:rPr>
          <w:color w:val="000000" w:themeColor="text1"/>
          <w:sz w:val="22"/>
          <w:szCs w:val="22"/>
          <w:lang w:val="en-CA"/>
        </w:rPr>
        <w:t>bodily</w:t>
      </w:r>
      <w:r w:rsidRPr="00DD00E7">
        <w:rPr>
          <w:color w:val="000000" w:themeColor="text1"/>
          <w:sz w:val="22"/>
          <w:szCs w:val="22"/>
          <w:lang w:val="en-CA"/>
        </w:rPr>
        <w:t xml:space="preserve"> energetic requirements </w:t>
      </w:r>
      <w:sdt>
        <w:sdtPr>
          <w:rPr>
            <w:color w:val="000000" w:themeColor="text1"/>
            <w:sz w:val="22"/>
            <w:szCs w:val="22"/>
            <w:lang w:val="en-CA"/>
          </w:rPr>
          <w:tag w:val="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"/>
          <w:id w:val="-202480710"/>
          <w:placeholder>
            <w:docPart w:val="DefaultPlaceholder_-1854013440"/>
          </w:placeholder>
        </w:sdtPr>
        <w:sdtContent>
          <w:r w:rsidR="00AD0C11" w:rsidRPr="00DD00E7">
            <w:rPr>
              <w:color w:val="000000" w:themeColor="text1"/>
              <w:sz w:val="22"/>
              <w:szCs w:val="22"/>
              <w:lang w:val="en-CA"/>
            </w:rPr>
            <w:t>(Atkinson et al., 2015; Peckett et al., 2011; Tanaka et al., 2017)</w:t>
          </w:r>
        </w:sdtContent>
      </w:sdt>
      <w:r w:rsidR="00D47DAF" w:rsidRPr="00DD00E7">
        <w:rPr>
          <w:color w:val="000000" w:themeColor="text1"/>
          <w:sz w:val="22"/>
          <w:szCs w:val="22"/>
        </w:rPr>
        <w:t xml:space="preserve">. </w:t>
      </w:r>
      <w:r w:rsidRPr="00DD00E7">
        <w:rPr>
          <w:color w:val="000000" w:themeColor="text1"/>
          <w:sz w:val="22"/>
          <w:szCs w:val="22"/>
          <w:lang w:val="en-CA"/>
        </w:rPr>
        <w:t>Aldosterone is another adrenal hormone and is primarily regulated by the rennin-angiotensin system. It mainly acts to regulate electrolyte balance, water retention and blood pressure</w:t>
      </w:r>
      <w:r w:rsidR="00D47DAF" w:rsidRPr="00DD00E7">
        <w:rPr>
          <w:color w:val="000000" w:themeColor="text1"/>
          <w:sz w:val="22"/>
          <w:szCs w:val="22"/>
        </w:rPr>
        <w:t xml:space="preserve"> </w:t>
      </w:r>
      <w:sdt>
        <w:sdtPr>
          <w:rPr>
            <w:color w:val="000000" w:themeColor="text1"/>
            <w:sz w:val="22"/>
            <w:szCs w:val="22"/>
          </w:rPr>
          <w:tag w:val="MENDELEY_CITATION_v3_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"/>
          <w:id w:val="111712838"/>
          <w:placeholder>
            <w:docPart w:val="DefaultPlaceholder_-1854013440"/>
          </w:placeholder>
        </w:sdtPr>
        <w:sdtContent>
          <w:r w:rsidR="00AD0C11" w:rsidRPr="00DD00E7">
            <w:rPr>
              <w:color w:val="000000" w:themeColor="text1"/>
              <w:sz w:val="22"/>
              <w:szCs w:val="22"/>
            </w:rPr>
            <w:t>(Kubzansky &amp; Adler, 2010)</w:t>
          </w:r>
        </w:sdtContent>
      </w:sdt>
      <w:r w:rsidRPr="00DD00E7">
        <w:rPr>
          <w:color w:val="000000" w:themeColor="text1"/>
          <w:sz w:val="22"/>
          <w:szCs w:val="22"/>
          <w:lang w:val="en-CA"/>
        </w:rPr>
        <w:t xml:space="preserve">. When secreted excessively or over a prolonged period of time, these hormones can have detrimental effects on skeletal muscle and on the reproductive and cardiovascular systems. </w:t>
      </w:r>
    </w:p>
    <w:p w14:paraId="43A56948" w14:textId="1E1D7DDF" w:rsidR="009F36B8" w:rsidRPr="00DD00E7" w:rsidRDefault="009F36B8" w:rsidP="00DD00E7">
      <w:pPr>
        <w:spacing w:line="360" w:lineRule="auto"/>
        <w:ind w:firstLine="288"/>
        <w:jc w:val="both"/>
        <w:rPr>
          <w:color w:val="000000" w:themeColor="text1"/>
          <w:sz w:val="22"/>
          <w:szCs w:val="22"/>
          <w:lang w:val="en-CA"/>
        </w:rPr>
      </w:pPr>
      <w:r w:rsidRPr="00DD00E7">
        <w:rPr>
          <w:color w:val="000000" w:themeColor="text1"/>
          <w:sz w:val="22"/>
          <w:szCs w:val="22"/>
          <w:lang w:val="en-CA"/>
        </w:rPr>
        <w:t>Steroid hormones have been measured in a variety of tissues in multiple wildlife species. When available, blood serum</w:t>
      </w:r>
      <w:r w:rsidR="00902B05" w:rsidRPr="00DD00E7">
        <w:rPr>
          <w:color w:val="000000" w:themeColor="text1"/>
          <w:sz w:val="22"/>
          <w:szCs w:val="22"/>
          <w:lang w:val="en-CA"/>
        </w:rPr>
        <w:t>, blubber</w:t>
      </w:r>
      <w:r w:rsidR="007E6B5B" w:rsidRPr="00DD00E7">
        <w:rPr>
          <w:color w:val="000000" w:themeColor="text1"/>
          <w:sz w:val="22"/>
          <w:szCs w:val="22"/>
          <w:lang w:val="en-CA"/>
        </w:rPr>
        <w:t>,</w:t>
      </w:r>
      <w:r w:rsidRPr="00DD00E7">
        <w:rPr>
          <w:color w:val="000000" w:themeColor="text1"/>
          <w:sz w:val="22"/>
          <w:szCs w:val="22"/>
          <w:lang w:val="en-CA"/>
        </w:rPr>
        <w:t xml:space="preserve"> and feces are the matrices of choice for investigating endocrine response to very recent events (minutes to hours) </w:t>
      </w:r>
      <w:sdt>
        <w:sdtPr>
          <w:rPr>
            <w:color w:val="000000" w:themeColor="text1"/>
            <w:sz w:val="22"/>
            <w:szCs w:val="22"/>
            <w:lang w:val="en-CA"/>
          </w:rPr>
          <w:tag w:val="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"/>
          <w:id w:val="-1917310427"/>
          <w:placeholder>
            <w:docPart w:val="DefaultPlaceholder_-1854013440"/>
          </w:placeholder>
        </w:sdtPr>
        <w:sdtEndPr>
          <w:rPr>
            <w:lang w:val="en-US"/>
          </w:rPr>
        </w:sdtEndPr>
        <w:sdtContent>
          <w:r w:rsidR="00AD0C11" w:rsidRPr="00DD00E7">
            <w:rPr>
              <w:color w:val="000000" w:themeColor="text1"/>
              <w:sz w:val="22"/>
              <w:szCs w:val="22"/>
            </w:rPr>
            <w:t>(Atkinson et al., 2015; Burgess et al., 2017; Champagne et al., 2017; Rolland et al., 2005; Valenzuela-Molina et al., 2018)</w:t>
          </w:r>
        </w:sdtContent>
      </w:sdt>
      <w:r w:rsidR="00902B05" w:rsidRPr="00DD00E7">
        <w:rPr>
          <w:color w:val="000000" w:themeColor="text1"/>
          <w:sz w:val="22"/>
          <w:szCs w:val="22"/>
          <w:lang w:val="en-CA"/>
        </w:rPr>
        <w:t>.</w:t>
      </w:r>
      <w:r w:rsidR="00A811D4" w:rsidRPr="00DD00E7">
        <w:rPr>
          <w:color w:val="000000" w:themeColor="text1"/>
          <w:sz w:val="22"/>
          <w:szCs w:val="22"/>
          <w:lang w:val="en-CA"/>
        </w:rPr>
        <w:t xml:space="preserve"> </w:t>
      </w:r>
      <w:r w:rsidR="00902B05" w:rsidRPr="00DD00E7">
        <w:rPr>
          <w:color w:val="000000" w:themeColor="text1"/>
          <w:sz w:val="22"/>
          <w:szCs w:val="22"/>
          <w:lang w:val="en-CA"/>
        </w:rPr>
        <w:t xml:space="preserve">Steroid hormones are synthesized from cholesterol and because of their lipophilic nature, blubber is an ideal tissue for endocrine research in marine mammals. Studies have shown that accumulation of steroids in this tissue occurs within hours from their secretion in blood </w:t>
      </w:r>
      <w:sdt>
        <w:sdtPr>
          <w:rPr>
            <w:color w:val="000000" w:themeColor="text1"/>
            <w:sz w:val="22"/>
            <w:szCs w:val="22"/>
            <w:lang w:val="en-CA"/>
          </w:rPr>
          <w:tag w:val="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"/>
          <w:id w:val="-578374191"/>
          <w:placeholder>
            <w:docPart w:val="40AADA240278FE4D8B413B093B9448A4"/>
          </w:placeholder>
        </w:sdtPr>
        <w:sdtContent>
          <w:r w:rsidR="00902B05" w:rsidRPr="00DD00E7">
            <w:rPr>
              <w:color w:val="000000" w:themeColor="text1"/>
              <w:sz w:val="22"/>
              <w:szCs w:val="22"/>
              <w:lang w:val="en-CA"/>
            </w:rPr>
            <w:t>(Champagne et al., 2017, 2018)</w:t>
          </w:r>
        </w:sdtContent>
      </w:sdt>
      <w:r w:rsidR="00902B05" w:rsidRPr="00DD00E7">
        <w:rPr>
          <w:color w:val="000000" w:themeColor="text1"/>
          <w:sz w:val="22"/>
          <w:szCs w:val="22"/>
        </w:rPr>
        <w:t xml:space="preserve">, </w:t>
      </w:r>
      <w:r w:rsidR="007E6B5B" w:rsidRPr="00DD00E7">
        <w:rPr>
          <w:color w:val="000000" w:themeColor="text1"/>
          <w:sz w:val="22"/>
          <w:szCs w:val="22"/>
          <w:lang w:val="en-CA"/>
        </w:rPr>
        <w:t>and a</w:t>
      </w:r>
      <w:r w:rsidRPr="00DD00E7">
        <w:rPr>
          <w:color w:val="000000" w:themeColor="text1"/>
          <w:sz w:val="22"/>
          <w:szCs w:val="22"/>
          <w:lang w:val="en-CA"/>
        </w:rPr>
        <w:t xml:space="preserve">n increased number of studies have focused on blubber, as samples can be obtained with minimally invasive techniques and reflect close-to-recent physiological processes </w:t>
      </w:r>
      <w:sdt>
        <w:sdtPr>
          <w:rPr>
            <w:color w:val="000000" w:themeColor="text1"/>
            <w:sz w:val="22"/>
            <w:szCs w:val="22"/>
            <w:lang w:val="en-CA"/>
          </w:rPr>
          <w:tag w:val="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"/>
          <w:id w:val="729889621"/>
          <w:placeholder>
            <w:docPart w:val="DefaultPlaceholder_-1854013440"/>
          </w:placeholder>
        </w:sdtPr>
        <w:sdtContent>
          <w:r w:rsidR="00AD0C11" w:rsidRPr="00DD00E7">
            <w:rPr>
              <w:color w:val="000000" w:themeColor="text1"/>
              <w:sz w:val="22"/>
              <w:szCs w:val="22"/>
            </w:rPr>
            <w:t>(Atkinson et al., 2020</w:t>
          </w:r>
          <w:r w:rsidR="00902B05" w:rsidRPr="00DD00E7">
            <w:rPr>
              <w:color w:val="000000" w:themeColor="text1"/>
              <w:sz w:val="22"/>
              <w:szCs w:val="22"/>
            </w:rPr>
            <w:t>, 2023</w:t>
          </w:r>
          <w:r w:rsidR="00AD0C11" w:rsidRPr="00DD00E7">
            <w:rPr>
              <w:color w:val="000000" w:themeColor="text1"/>
              <w:sz w:val="22"/>
              <w:szCs w:val="22"/>
            </w:rPr>
            <w:t>; Cates et al., 2019, 2020; Melica et al., 2021</w:t>
          </w:r>
          <w:r w:rsidR="00902B05" w:rsidRPr="00DD00E7">
            <w:rPr>
              <w:color w:val="000000" w:themeColor="text1"/>
              <w:sz w:val="22"/>
              <w:szCs w:val="22"/>
            </w:rPr>
            <w:t>, 2022</w:t>
          </w:r>
          <w:r w:rsidR="00AD0C11" w:rsidRPr="00DD00E7">
            <w:rPr>
              <w:color w:val="000000" w:themeColor="text1"/>
              <w:sz w:val="22"/>
              <w:szCs w:val="22"/>
            </w:rPr>
            <w:t>; Mingramm et al., 2020)</w:t>
          </w:r>
        </w:sdtContent>
      </w:sdt>
      <w:r w:rsidR="0002133A" w:rsidRPr="00DD00E7">
        <w:rPr>
          <w:color w:val="000000" w:themeColor="text1"/>
          <w:sz w:val="22"/>
          <w:szCs w:val="22"/>
          <w:lang w:val="en-CA"/>
        </w:rPr>
        <w:t xml:space="preserve">. </w:t>
      </w:r>
    </w:p>
    <w:p w14:paraId="02DA43BD" w14:textId="7927AA3C" w:rsidR="00902B05" w:rsidRPr="00DD00E7" w:rsidRDefault="009F36B8" w:rsidP="00DD00E7">
      <w:pPr>
        <w:spacing w:line="360" w:lineRule="auto"/>
        <w:ind w:firstLine="288"/>
        <w:jc w:val="both"/>
        <w:rPr>
          <w:color w:val="000000" w:themeColor="text1"/>
          <w:sz w:val="22"/>
          <w:szCs w:val="22"/>
          <w:lang w:val="en-CA"/>
        </w:rPr>
      </w:pPr>
      <w:r w:rsidRPr="00DD00E7">
        <w:rPr>
          <w:color w:val="000000" w:themeColor="text1"/>
          <w:sz w:val="22"/>
          <w:szCs w:val="22"/>
          <w:lang w:val="en-CA"/>
        </w:rPr>
        <w:t xml:space="preserve">Blubber is common to most marine mammals, and it consists of a vascularized layer of fat and connective tissue beneath the skin </w:t>
      </w:r>
      <w:sdt>
        <w:sdtPr>
          <w:rPr>
            <w:color w:val="000000" w:themeColor="text1"/>
            <w:sz w:val="22"/>
            <w:szCs w:val="22"/>
            <w:lang w:val="en-CA"/>
          </w:rPr>
          <w:tag w:val="MENDELEY_CITATION_v3_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"/>
          <w:id w:val="144786987"/>
          <w:placeholder>
            <w:docPart w:val="DefaultPlaceholder_-1854013440"/>
          </w:placeholder>
        </w:sdtPr>
        <w:sdtContent>
          <w:r w:rsidR="00AD0C11" w:rsidRPr="00DD00E7">
            <w:rPr>
              <w:color w:val="000000" w:themeColor="text1"/>
              <w:sz w:val="22"/>
              <w:szCs w:val="22"/>
            </w:rPr>
            <w:t>(Iverson &amp; Koopman, 2019)</w:t>
          </w:r>
        </w:sdtContent>
      </w:sdt>
      <w:r w:rsidR="004E009F" w:rsidRPr="00DD00E7">
        <w:rPr>
          <w:color w:val="000000" w:themeColor="text1"/>
          <w:sz w:val="22"/>
          <w:szCs w:val="22"/>
        </w:rPr>
        <w:t xml:space="preserve">. </w:t>
      </w:r>
      <w:r w:rsidRPr="00DD00E7">
        <w:rPr>
          <w:color w:val="000000" w:themeColor="text1"/>
          <w:sz w:val="22"/>
          <w:szCs w:val="22"/>
          <w:lang w:val="en-CA"/>
        </w:rPr>
        <w:t>Energy storage is the main function for this tissue; however, it also serves as a thermal insulator and aids buoyancy and hydrodynamics</w:t>
      </w:r>
      <w:r w:rsidR="004E009F" w:rsidRPr="00DD00E7">
        <w:rPr>
          <w:color w:val="000000" w:themeColor="text1"/>
          <w:sz w:val="22"/>
          <w:szCs w:val="22"/>
          <w:lang w:val="en-CA"/>
        </w:rPr>
        <w:t xml:space="preserve"> </w:t>
      </w:r>
      <w:sdt>
        <w:sdtPr>
          <w:rPr>
            <w:color w:val="000000" w:themeColor="text1"/>
            <w:sz w:val="22"/>
            <w:szCs w:val="22"/>
            <w:lang w:val="en-CA"/>
          </w:rPr>
          <w:tag w:val="MENDELEY_CITATION_v3_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"/>
          <w:id w:val="742150266"/>
          <w:placeholder>
            <w:docPart w:val="DefaultPlaceholder_-1854013440"/>
          </w:placeholder>
        </w:sdtPr>
        <w:sdtContent>
          <w:r w:rsidR="00AD0C11" w:rsidRPr="00DD00E7">
            <w:rPr>
              <w:color w:val="000000" w:themeColor="text1"/>
              <w:sz w:val="22"/>
              <w:szCs w:val="22"/>
            </w:rPr>
            <w:t>(Iverson &amp; Koopman, 2019)</w:t>
          </w:r>
        </w:sdtContent>
      </w:sdt>
      <w:r w:rsidRPr="00DD00E7">
        <w:rPr>
          <w:color w:val="000000" w:themeColor="text1"/>
          <w:sz w:val="22"/>
          <w:szCs w:val="22"/>
          <w:lang w:val="en-CA"/>
        </w:rPr>
        <w:t>. Being a dynamic tissue, blubber changes in response to reproductive status, nutritional status, and age</w:t>
      </w:r>
      <w:r w:rsidR="00902B05" w:rsidRPr="00DD00E7">
        <w:rPr>
          <w:color w:val="000000" w:themeColor="text1"/>
          <w:sz w:val="22"/>
          <w:szCs w:val="22"/>
          <w:lang w:val="en-CA"/>
        </w:rPr>
        <w:t>, and</w:t>
      </w:r>
      <w:r w:rsidRPr="00DD00E7">
        <w:rPr>
          <w:color w:val="000000" w:themeColor="text1"/>
          <w:sz w:val="22"/>
          <w:szCs w:val="22"/>
          <w:lang w:val="en-CA"/>
        </w:rPr>
        <w:t xml:space="preserve"> </w:t>
      </w:r>
      <w:r w:rsidR="00902B05" w:rsidRPr="00DD00E7">
        <w:rPr>
          <w:color w:val="000000" w:themeColor="text1"/>
          <w:sz w:val="22"/>
          <w:szCs w:val="22"/>
          <w:lang w:val="en-CA"/>
        </w:rPr>
        <w:t>recent studies have looked at lipid profiles in relation to health condition (REF).</w:t>
      </w:r>
    </w:p>
    <w:p w14:paraId="5E3F6C92" w14:textId="77777777" w:rsidR="009F36B8" w:rsidRPr="00DD00E7" w:rsidRDefault="009F36B8" w:rsidP="00DD00E7">
      <w:pPr>
        <w:spacing w:line="360" w:lineRule="auto"/>
        <w:ind w:firstLine="288"/>
        <w:jc w:val="both"/>
        <w:rPr>
          <w:color w:val="000000" w:themeColor="text1"/>
          <w:sz w:val="22"/>
          <w:szCs w:val="22"/>
          <w:lang w:val="en-CA"/>
        </w:rPr>
      </w:pPr>
    </w:p>
    <w:p w14:paraId="09ACF0D7" w14:textId="402B811C" w:rsidR="009F36B8" w:rsidRPr="00DD00E7" w:rsidRDefault="009F36B8" w:rsidP="00DD00E7">
      <w:pPr>
        <w:spacing w:line="360" w:lineRule="auto"/>
        <w:ind w:firstLine="288"/>
        <w:jc w:val="both"/>
        <w:rPr>
          <w:color w:val="000000" w:themeColor="text1"/>
          <w:sz w:val="22"/>
          <w:szCs w:val="22"/>
          <w:lang w:val="en-CA"/>
        </w:rPr>
      </w:pPr>
      <w:r w:rsidRPr="00DD00E7">
        <w:rPr>
          <w:color w:val="000000" w:themeColor="text1"/>
          <w:sz w:val="22"/>
          <w:szCs w:val="22"/>
          <w:lang w:val="en-CA"/>
        </w:rPr>
        <w:t>The overall goal of the present study was to investigate corticosteroids and lipid content in blubber samples of stranded gray whales that had a variety of causes of death. Specific objectives included:</w:t>
      </w:r>
    </w:p>
    <w:p w14:paraId="4AA00E65" w14:textId="1B29090A" w:rsidR="009F36B8" w:rsidRPr="00DD00E7" w:rsidRDefault="009F36B8" w:rsidP="00DD00E7">
      <w:pPr>
        <w:pStyle w:val="ListParagraph"/>
        <w:numPr>
          <w:ilvl w:val="0"/>
          <w:numId w:val="23"/>
        </w:numPr>
        <w:spacing w:line="360" w:lineRule="auto"/>
        <w:ind w:firstLine="288"/>
        <w:jc w:val="both"/>
        <w:rPr>
          <w:color w:val="000000" w:themeColor="text1"/>
          <w:sz w:val="22"/>
          <w:szCs w:val="22"/>
          <w:lang w:val="en-CA"/>
        </w:rPr>
      </w:pPr>
      <w:r w:rsidRPr="00DD00E7">
        <w:rPr>
          <w:color w:val="000000" w:themeColor="text1"/>
          <w:sz w:val="22"/>
          <w:szCs w:val="22"/>
          <w:lang w:val="en-CA"/>
        </w:rPr>
        <w:t>To evaluate corticosteroid hormone concentrations in relation to sex, age class</w:t>
      </w:r>
      <w:r w:rsidR="00AD0C11" w:rsidRPr="00DD00E7">
        <w:rPr>
          <w:color w:val="000000" w:themeColor="text1"/>
          <w:sz w:val="22"/>
          <w:szCs w:val="22"/>
          <w:lang w:val="en-CA"/>
        </w:rPr>
        <w:t xml:space="preserve">, </w:t>
      </w:r>
      <w:r w:rsidR="00902B05" w:rsidRPr="00DD00E7">
        <w:rPr>
          <w:color w:val="000000" w:themeColor="text1"/>
          <w:sz w:val="22"/>
          <w:szCs w:val="22"/>
          <w:lang w:val="en-CA"/>
        </w:rPr>
        <w:t xml:space="preserve">and </w:t>
      </w:r>
      <w:r w:rsidR="00AD0C11" w:rsidRPr="00DD00E7">
        <w:rPr>
          <w:color w:val="000000" w:themeColor="text1"/>
          <w:sz w:val="22"/>
          <w:szCs w:val="22"/>
          <w:lang w:val="en-CA"/>
        </w:rPr>
        <w:t xml:space="preserve">body condition; </w:t>
      </w:r>
    </w:p>
    <w:p w14:paraId="1EB29546" w14:textId="75215C77" w:rsidR="009F36B8" w:rsidRPr="00DD00E7" w:rsidRDefault="009F36B8" w:rsidP="00DD00E7">
      <w:pPr>
        <w:pStyle w:val="ListParagraph"/>
        <w:numPr>
          <w:ilvl w:val="0"/>
          <w:numId w:val="23"/>
        </w:numPr>
        <w:spacing w:line="360" w:lineRule="auto"/>
        <w:ind w:firstLine="288"/>
        <w:jc w:val="both"/>
        <w:rPr>
          <w:color w:val="000000" w:themeColor="text1"/>
          <w:sz w:val="22"/>
          <w:szCs w:val="22"/>
          <w:lang w:val="en-CA"/>
        </w:rPr>
      </w:pPr>
      <w:r w:rsidRPr="00DD00E7">
        <w:rPr>
          <w:color w:val="000000" w:themeColor="text1"/>
          <w:sz w:val="22"/>
          <w:szCs w:val="22"/>
          <w:lang w:val="en-CA"/>
        </w:rPr>
        <w:t>To compare hormone concentrations in stranded animals that perished of different causes of death</w:t>
      </w:r>
      <w:r w:rsidR="00AD0C11" w:rsidRPr="00DD00E7">
        <w:rPr>
          <w:color w:val="000000" w:themeColor="text1"/>
          <w:sz w:val="22"/>
          <w:szCs w:val="22"/>
          <w:lang w:val="en-CA"/>
        </w:rPr>
        <w:t xml:space="preserve">; </w:t>
      </w:r>
    </w:p>
    <w:p w14:paraId="302F1C64" w14:textId="794BEBBC" w:rsidR="00AD0C11" w:rsidRPr="00DD00E7" w:rsidRDefault="00AD0C11" w:rsidP="00DD00E7">
      <w:pPr>
        <w:pStyle w:val="ListParagraph"/>
        <w:numPr>
          <w:ilvl w:val="0"/>
          <w:numId w:val="23"/>
        </w:numPr>
        <w:spacing w:line="360" w:lineRule="auto"/>
        <w:ind w:firstLine="288"/>
        <w:jc w:val="both"/>
        <w:rPr>
          <w:color w:val="000000" w:themeColor="text1"/>
          <w:sz w:val="22"/>
          <w:szCs w:val="22"/>
          <w:lang w:val="en-CA"/>
        </w:rPr>
      </w:pPr>
      <w:r w:rsidRPr="00DD00E7">
        <w:rPr>
          <w:color w:val="000000" w:themeColor="text1"/>
          <w:sz w:val="22"/>
          <w:szCs w:val="22"/>
          <w:lang w:val="en-CA"/>
        </w:rPr>
        <w:t>To evaluate corticosteroid hormone concentration in relation to blubber depth and state of carcass decomposition.</w:t>
      </w:r>
    </w:p>
    <w:p w14:paraId="4415544E" w14:textId="104C8539" w:rsidR="009F36B8" w:rsidRPr="00DD00E7" w:rsidRDefault="009F36B8" w:rsidP="00DD00E7">
      <w:pPr>
        <w:spacing w:line="360" w:lineRule="auto"/>
        <w:ind w:firstLine="288"/>
        <w:jc w:val="both"/>
        <w:rPr>
          <w:color w:val="000000" w:themeColor="text1"/>
          <w:sz w:val="22"/>
          <w:szCs w:val="22"/>
          <w:lang w:val="en-CA"/>
        </w:rPr>
      </w:pPr>
      <w:r w:rsidRPr="00DD00E7">
        <w:rPr>
          <w:color w:val="000000" w:themeColor="text1"/>
          <w:sz w:val="22"/>
          <w:szCs w:val="22"/>
          <w:lang w:val="en-CA"/>
        </w:rPr>
        <w:lastRenderedPageBreak/>
        <w:t xml:space="preserve">The expected outcome </w:t>
      </w:r>
      <w:r w:rsidR="00902B05" w:rsidRPr="00DD00E7">
        <w:rPr>
          <w:color w:val="000000" w:themeColor="text1"/>
          <w:sz w:val="22"/>
          <w:szCs w:val="22"/>
          <w:lang w:val="en-CA"/>
        </w:rPr>
        <w:t>was</w:t>
      </w:r>
      <w:r w:rsidRPr="00DD00E7">
        <w:rPr>
          <w:color w:val="000000" w:themeColor="text1"/>
          <w:sz w:val="22"/>
          <w:szCs w:val="22"/>
          <w:lang w:val="en-CA"/>
        </w:rPr>
        <w:t xml:space="preserve"> to better understand how different life history traits and physiological parameters either influence or may be influenced by varying stressors. In doing so, the ability to predict the severity or duration of future unusual mortality events may influence the success of conservation measures. </w:t>
      </w:r>
    </w:p>
    <w:p w14:paraId="74EF6087" w14:textId="77777777" w:rsidR="009F36B8" w:rsidRPr="00DD00E7" w:rsidRDefault="009F36B8" w:rsidP="00DD00E7">
      <w:pPr>
        <w:spacing w:line="360" w:lineRule="auto"/>
        <w:ind w:left="360" w:firstLine="288"/>
        <w:rPr>
          <w:color w:val="000000" w:themeColor="text1"/>
          <w:sz w:val="22"/>
          <w:szCs w:val="22"/>
          <w:lang w:val="en-CA"/>
        </w:rPr>
      </w:pPr>
    </w:p>
    <w:p w14:paraId="465DA04E" w14:textId="77777777" w:rsidR="00306DF3" w:rsidRPr="00DD00E7" w:rsidRDefault="00306DF3" w:rsidP="00DD00E7">
      <w:pPr>
        <w:pStyle w:val="Heading1"/>
        <w:numPr>
          <w:ilvl w:val="0"/>
          <w:numId w:val="18"/>
        </w:numPr>
        <w:spacing w:line="360" w:lineRule="auto"/>
        <w:rPr>
          <w:rFonts w:ascii="Times New Roman" w:eastAsia="Times New Roman" w:hAnsi="Times New Roman" w:cs="Times New Roman"/>
          <w:b/>
          <w:bCs/>
          <w:color w:val="000000" w:themeColor="text1"/>
          <w:sz w:val="22"/>
          <w:szCs w:val="22"/>
          <w:lang w:val="en-CA"/>
        </w:rPr>
      </w:pPr>
      <w:r w:rsidRPr="00DD00E7">
        <w:rPr>
          <w:rFonts w:ascii="Times New Roman" w:eastAsia="Times New Roman" w:hAnsi="Times New Roman" w:cs="Times New Roman"/>
          <w:b/>
          <w:bCs/>
          <w:color w:val="000000" w:themeColor="text1"/>
          <w:sz w:val="22"/>
          <w:szCs w:val="22"/>
          <w:lang w:val="en-CA"/>
        </w:rPr>
        <w:t>METHODS</w:t>
      </w:r>
    </w:p>
    <w:p w14:paraId="17ADBB0F" w14:textId="65F014DF" w:rsidR="00A25073" w:rsidRPr="00DD00E7" w:rsidRDefault="009F36B8" w:rsidP="00DD00E7">
      <w:pPr>
        <w:pStyle w:val="Heading1"/>
        <w:numPr>
          <w:ilvl w:val="1"/>
          <w:numId w:val="18"/>
        </w:numPr>
        <w:spacing w:before="120" w:after="120" w:line="360" w:lineRule="auto"/>
        <w:rPr>
          <w:rFonts w:ascii="Times New Roman" w:eastAsia="Times New Roman" w:hAnsi="Times New Roman" w:cs="Times New Roman"/>
          <w:b/>
          <w:bCs/>
          <w:color w:val="000000" w:themeColor="text1"/>
          <w:sz w:val="22"/>
          <w:szCs w:val="22"/>
          <w:u w:val="single"/>
          <w:lang w:val="en-CA"/>
        </w:rPr>
      </w:pPr>
      <w:r w:rsidRPr="00DD00E7">
        <w:rPr>
          <w:rFonts w:ascii="Times New Roman" w:eastAsia="Times New Roman" w:hAnsi="Times New Roman" w:cs="Times New Roman"/>
          <w:color w:val="000000" w:themeColor="text1"/>
          <w:sz w:val="22"/>
          <w:szCs w:val="22"/>
          <w:u w:val="single"/>
          <w:lang w:val="en-CA"/>
        </w:rPr>
        <w:t xml:space="preserve">Individual Samples </w:t>
      </w:r>
    </w:p>
    <w:p w14:paraId="076C6D6C" w14:textId="37A362B3" w:rsidR="00AF6D16" w:rsidRPr="00DD00E7" w:rsidRDefault="0000131E" w:rsidP="00AF6D16">
      <w:pPr>
        <w:spacing w:line="360" w:lineRule="auto"/>
        <w:ind w:firstLine="288"/>
        <w:jc w:val="both"/>
        <w:rPr>
          <w:color w:val="000000" w:themeColor="text1"/>
          <w:sz w:val="22"/>
          <w:szCs w:val="22"/>
          <w:lang w:val="en-CA"/>
        </w:rPr>
      </w:pPr>
      <w:r w:rsidRPr="00DD00E7">
        <w:rPr>
          <w:color w:val="000000" w:themeColor="text1"/>
          <w:sz w:val="22"/>
          <w:szCs w:val="22"/>
          <w:lang w:val="en-CA"/>
        </w:rPr>
        <w:t>Blubber samples from 35 (22 females and 13 males) gray whale carcasses were obtained through the United States Marine Mammal Health and Stranding Response Program (MMHSRP). These samples came from whales that were found and examined between 2010 and 2019, along the coasts of Washington (n= 28) and Alaska (n=7) (Figure 1). Out of 35 individuals, 19 were part of the 2019-</w:t>
      </w:r>
      <w:commentRangeStart w:id="8"/>
      <w:r w:rsidRPr="00DD00E7">
        <w:rPr>
          <w:color w:val="000000" w:themeColor="text1"/>
          <w:sz w:val="22"/>
          <w:szCs w:val="22"/>
          <w:lang w:val="en-CA"/>
        </w:rPr>
        <w:t xml:space="preserve">2023 </w:t>
      </w:r>
      <w:commentRangeEnd w:id="8"/>
      <w:r w:rsidRPr="00DD00E7">
        <w:rPr>
          <w:rStyle w:val="CommentReference"/>
          <w:color w:val="000000" w:themeColor="text1"/>
          <w:sz w:val="22"/>
          <w:szCs w:val="22"/>
          <w:lang w:val="en-CA"/>
        </w:rPr>
        <w:commentReference w:id="8"/>
      </w:r>
      <w:r w:rsidRPr="00DD00E7">
        <w:rPr>
          <w:color w:val="000000" w:themeColor="text1"/>
          <w:sz w:val="22"/>
          <w:szCs w:val="22"/>
          <w:lang w:val="en-CA"/>
        </w:rPr>
        <w:t xml:space="preserve">UME. Information on the animal (e.g., sex, </w:t>
      </w:r>
      <w:commentRangeStart w:id="9"/>
      <w:commentRangeStart w:id="10"/>
      <w:r w:rsidRPr="00DD00E7">
        <w:rPr>
          <w:color w:val="000000" w:themeColor="text1"/>
          <w:sz w:val="22"/>
          <w:szCs w:val="22"/>
          <w:lang w:val="en-CA"/>
        </w:rPr>
        <w:t>length and age class)</w:t>
      </w:r>
      <w:commentRangeEnd w:id="9"/>
      <w:r w:rsidRPr="00DD00E7">
        <w:rPr>
          <w:rStyle w:val="CommentReference"/>
          <w:color w:val="000000" w:themeColor="text1"/>
          <w:sz w:val="22"/>
          <w:szCs w:val="22"/>
          <w:lang w:val="en-CA"/>
        </w:rPr>
        <w:commentReference w:id="9"/>
      </w:r>
      <w:commentRangeEnd w:id="10"/>
      <w:r w:rsidRPr="00DD00E7">
        <w:rPr>
          <w:rStyle w:val="CommentReference"/>
          <w:color w:val="000000" w:themeColor="text1"/>
          <w:sz w:val="22"/>
          <w:szCs w:val="22"/>
          <w:lang w:val="en-CA"/>
        </w:rPr>
        <w:commentReference w:id="10"/>
      </w:r>
      <w:r w:rsidRPr="00DD00E7">
        <w:rPr>
          <w:color w:val="000000" w:themeColor="text1"/>
          <w:sz w:val="22"/>
          <w:szCs w:val="22"/>
          <w:lang w:val="en-CA"/>
        </w:rPr>
        <w:t xml:space="preserve"> as well as</w:t>
      </w:r>
      <w:r w:rsidR="008161CF" w:rsidRPr="00DD00E7">
        <w:rPr>
          <w:color w:val="000000" w:themeColor="text1"/>
          <w:sz w:val="22"/>
          <w:szCs w:val="22"/>
          <w:lang w:val="en-CA"/>
        </w:rPr>
        <w:t xml:space="preserve"> </w:t>
      </w:r>
      <w:r w:rsidRPr="00DD00E7">
        <w:rPr>
          <w:color w:val="000000" w:themeColor="text1"/>
          <w:sz w:val="22"/>
          <w:szCs w:val="22"/>
          <w:lang w:val="en-CA"/>
        </w:rPr>
        <w:t>body condition</w:t>
      </w:r>
      <w:r w:rsidR="008161CF" w:rsidRPr="00DD00E7">
        <w:rPr>
          <w:color w:val="000000" w:themeColor="text1"/>
          <w:sz w:val="22"/>
          <w:szCs w:val="22"/>
          <w:lang w:val="en-CA"/>
        </w:rPr>
        <w:t>,</w:t>
      </w:r>
      <w:r w:rsidRPr="00DD00E7">
        <w:rPr>
          <w:color w:val="000000" w:themeColor="text1"/>
          <w:sz w:val="22"/>
          <w:szCs w:val="22"/>
          <w:lang w:val="en-CA"/>
        </w:rPr>
        <w:t xml:space="preserve"> carcass state of decomposition</w:t>
      </w:r>
      <w:r w:rsidR="008161CF" w:rsidRPr="00DD00E7">
        <w:rPr>
          <w:color w:val="000000" w:themeColor="text1"/>
          <w:sz w:val="22"/>
          <w:szCs w:val="22"/>
          <w:lang w:val="en-CA"/>
        </w:rPr>
        <w:t xml:space="preserve">, and significant findings that contributed to death </w:t>
      </w:r>
      <w:r w:rsidRPr="00DD00E7">
        <w:rPr>
          <w:color w:val="000000" w:themeColor="text1"/>
          <w:sz w:val="22"/>
          <w:szCs w:val="22"/>
          <w:lang w:val="en-CA"/>
        </w:rPr>
        <w:t xml:space="preserve">were obtained from the MMHSRP Level A forms and necropsy reports. Age class was primarily determined by the measured length and categorized as </w:t>
      </w:r>
      <w:r w:rsidRPr="00DD00E7">
        <w:rPr>
          <w:i/>
          <w:iCs/>
          <w:color w:val="000000" w:themeColor="text1"/>
          <w:sz w:val="22"/>
          <w:szCs w:val="22"/>
          <w:lang w:val="en-CA"/>
        </w:rPr>
        <w:t xml:space="preserve">immature </w:t>
      </w:r>
      <w:r w:rsidRPr="00DD00E7">
        <w:rPr>
          <w:color w:val="000000" w:themeColor="text1"/>
          <w:sz w:val="22"/>
          <w:szCs w:val="22"/>
          <w:lang w:val="en-CA"/>
        </w:rPr>
        <w:t xml:space="preserve">(body length lower than </w:t>
      </w:r>
      <w:r w:rsidRPr="00DD00E7">
        <w:rPr>
          <w:color w:val="000000" w:themeColor="text1"/>
          <w:sz w:val="22"/>
          <w:szCs w:val="22"/>
          <w:highlight w:val="yellow"/>
          <w:lang w:val="en-CA"/>
        </w:rPr>
        <w:t>XX;</w:t>
      </w:r>
      <w:r w:rsidRPr="00DD00E7">
        <w:rPr>
          <w:color w:val="000000" w:themeColor="text1"/>
          <w:sz w:val="22"/>
          <w:szCs w:val="22"/>
          <w:lang w:val="en-CA"/>
        </w:rPr>
        <w:t xml:space="preserve"> n= 14) and </w:t>
      </w:r>
      <w:r w:rsidRPr="00DD00E7">
        <w:rPr>
          <w:i/>
          <w:iCs/>
          <w:color w:val="000000" w:themeColor="text1"/>
          <w:sz w:val="22"/>
          <w:szCs w:val="22"/>
        </w:rPr>
        <w:t xml:space="preserve">adult </w:t>
      </w:r>
      <w:r w:rsidRPr="00DD00E7">
        <w:rPr>
          <w:color w:val="000000" w:themeColor="text1"/>
          <w:sz w:val="22"/>
          <w:szCs w:val="22"/>
        </w:rPr>
        <w:t xml:space="preserve">(length greater than </w:t>
      </w:r>
      <w:r w:rsidRPr="00DD00E7">
        <w:rPr>
          <w:color w:val="000000" w:themeColor="text1"/>
          <w:sz w:val="22"/>
          <w:szCs w:val="22"/>
          <w:highlight w:val="yellow"/>
        </w:rPr>
        <w:t>XX</w:t>
      </w:r>
      <w:r w:rsidRPr="00DD00E7">
        <w:rPr>
          <w:color w:val="000000" w:themeColor="text1"/>
          <w:sz w:val="22"/>
          <w:szCs w:val="22"/>
        </w:rPr>
        <w:t xml:space="preserve">, n= 19). </w:t>
      </w:r>
      <w:commentRangeStart w:id="11"/>
      <w:commentRangeStart w:id="12"/>
      <w:r w:rsidRPr="00DD00E7">
        <w:rPr>
          <w:color w:val="000000" w:themeColor="text1"/>
          <w:sz w:val="22"/>
          <w:szCs w:val="22"/>
        </w:rPr>
        <w:t>Age class was not assigned to two individuals</w:t>
      </w:r>
      <w:r w:rsidR="008161CF" w:rsidRPr="00DD00E7">
        <w:rPr>
          <w:color w:val="000000" w:themeColor="text1"/>
          <w:sz w:val="22"/>
          <w:szCs w:val="22"/>
        </w:rPr>
        <w:t>, for which measurements were not taken</w:t>
      </w:r>
      <w:r w:rsidRPr="00DD00E7">
        <w:rPr>
          <w:color w:val="000000" w:themeColor="text1"/>
          <w:sz w:val="22"/>
          <w:szCs w:val="22"/>
        </w:rPr>
        <w:t xml:space="preserve">. </w:t>
      </w:r>
      <w:commentRangeEnd w:id="11"/>
      <w:r w:rsidRPr="00DD00E7">
        <w:rPr>
          <w:rStyle w:val="CommentReference"/>
          <w:color w:val="000000" w:themeColor="text1"/>
          <w:sz w:val="22"/>
          <w:szCs w:val="22"/>
          <w:lang w:val="en-CA"/>
        </w:rPr>
        <w:commentReference w:id="11"/>
      </w:r>
      <w:commentRangeEnd w:id="12"/>
      <w:r w:rsidRPr="00DD00E7">
        <w:rPr>
          <w:rStyle w:val="CommentReference"/>
          <w:color w:val="000000" w:themeColor="text1"/>
          <w:sz w:val="22"/>
          <w:szCs w:val="22"/>
          <w:lang w:val="en-CA"/>
        </w:rPr>
        <w:commentReference w:id="12"/>
      </w:r>
      <w:r w:rsidRPr="00DD00E7">
        <w:rPr>
          <w:color w:val="000000" w:themeColor="text1"/>
          <w:sz w:val="22"/>
          <w:szCs w:val="22"/>
          <w:lang w:val="en-CA"/>
        </w:rPr>
        <w:t xml:space="preserve">An initial report was assigned to each animal for body condition, that were categorized to one out of 4 categories ranging from Excellent to Good to Fair, to Poor; however, due to limited sample size the categories of Excellent and Good were combined and hereinafter referred to as Good. Similarly, carcass condition was rated on a scale of 2 to 4, with 0.5 </w:t>
      </w:r>
      <w:r w:rsidRPr="00DD00E7">
        <w:rPr>
          <w:color w:val="000000" w:themeColor="text1"/>
          <w:sz w:val="22"/>
          <w:szCs w:val="22"/>
          <w:lang w:val="en-CA"/>
        </w:rPr>
        <w:t xml:space="preserve">increments, where 2 indicated a fresh carcass, 3 was a carcass with moderate decomposition, and 4 was a highly decomposed carcass. </w:t>
      </w:r>
      <w:r w:rsidR="00514062" w:rsidRPr="00DD00E7">
        <w:rPr>
          <w:color w:val="000000" w:themeColor="text1"/>
          <w:sz w:val="22"/>
          <w:szCs w:val="22"/>
          <w:lang w:val="en-CA"/>
        </w:rPr>
        <w:t>Significant</w:t>
      </w:r>
      <w:r w:rsidR="008161CF" w:rsidRPr="00DD00E7">
        <w:rPr>
          <w:color w:val="000000" w:themeColor="text1"/>
          <w:sz w:val="22"/>
          <w:szCs w:val="22"/>
          <w:lang w:val="en-CA"/>
        </w:rPr>
        <w:t xml:space="preserve"> findings that may have contributed to death</w:t>
      </w:r>
      <w:r w:rsidRPr="00DD00E7">
        <w:rPr>
          <w:color w:val="000000" w:themeColor="text1"/>
          <w:sz w:val="22"/>
          <w:szCs w:val="22"/>
          <w:lang w:val="en-CA"/>
        </w:rPr>
        <w:t xml:space="preserve"> (</w:t>
      </w:r>
      <w:r w:rsidR="00935C6E" w:rsidRPr="00DD00E7">
        <w:rPr>
          <w:color w:val="000000" w:themeColor="text1"/>
          <w:sz w:val="22"/>
          <w:szCs w:val="22"/>
          <w:lang w:val="en-CA"/>
        </w:rPr>
        <w:t>SF</w:t>
      </w:r>
      <w:r w:rsidRPr="00DD00E7">
        <w:rPr>
          <w:color w:val="000000" w:themeColor="text1"/>
          <w:sz w:val="22"/>
          <w:szCs w:val="22"/>
          <w:lang w:val="en-CA"/>
        </w:rPr>
        <w:t>) w</w:t>
      </w:r>
      <w:r w:rsidR="008161CF" w:rsidRPr="00DD00E7">
        <w:rPr>
          <w:color w:val="000000" w:themeColor="text1"/>
          <w:sz w:val="22"/>
          <w:szCs w:val="22"/>
          <w:lang w:val="en-CA"/>
        </w:rPr>
        <w:t>ere</w:t>
      </w:r>
      <w:r w:rsidRPr="00DD00E7">
        <w:rPr>
          <w:color w:val="000000" w:themeColor="text1"/>
          <w:sz w:val="22"/>
          <w:szCs w:val="22"/>
          <w:lang w:val="en-CA"/>
        </w:rPr>
        <w:t xml:space="preserve"> </w:t>
      </w:r>
      <w:r w:rsidR="008161CF" w:rsidRPr="00DD00E7">
        <w:rPr>
          <w:color w:val="000000" w:themeColor="text1"/>
          <w:sz w:val="22"/>
          <w:szCs w:val="22"/>
          <w:lang w:val="en-CA"/>
        </w:rPr>
        <w:t>categorized</w:t>
      </w:r>
      <w:r w:rsidRPr="00DD00E7">
        <w:rPr>
          <w:color w:val="000000" w:themeColor="text1"/>
          <w:sz w:val="22"/>
          <w:szCs w:val="22"/>
          <w:lang w:val="en-CA"/>
        </w:rPr>
        <w:t xml:space="preserve"> as: Trauma (n= 10), when signs of a blunt or traumatic impacts were present on the carcass, including collision with vessels; Nutritional stress (n= 12), when the animal was found severely emaciated; Entanglement (n= 2), when found entangled in fishing line (one of the animals was a live stranding); Predation (n= 3), when the animal showed signs of attacks from killer whales (e.g., rake marks, bite makes) or was known </w:t>
      </w:r>
      <w:commentRangeStart w:id="13"/>
      <w:r w:rsidRPr="00DD00E7">
        <w:rPr>
          <w:color w:val="000000" w:themeColor="text1"/>
          <w:sz w:val="22"/>
          <w:szCs w:val="22"/>
          <w:lang w:val="en-CA"/>
        </w:rPr>
        <w:t xml:space="preserve">to have been </w:t>
      </w:r>
      <w:commentRangeEnd w:id="13"/>
      <w:r w:rsidRPr="00DD00E7">
        <w:rPr>
          <w:rStyle w:val="CommentReference"/>
          <w:color w:val="000000" w:themeColor="text1"/>
          <w:sz w:val="22"/>
          <w:szCs w:val="22"/>
          <w:lang w:val="en-CA"/>
        </w:rPr>
        <w:commentReference w:id="13"/>
      </w:r>
      <w:r w:rsidRPr="00DD00E7">
        <w:rPr>
          <w:color w:val="000000" w:themeColor="text1"/>
          <w:sz w:val="22"/>
          <w:szCs w:val="22"/>
          <w:lang w:val="en-CA"/>
        </w:rPr>
        <w:t>illegally hunted. For 8</w:t>
      </w:r>
      <w:r w:rsidRPr="00DD00E7">
        <w:rPr>
          <w:color w:val="000000" w:themeColor="text1"/>
          <w:sz w:val="22"/>
          <w:szCs w:val="22"/>
          <w:vertAlign w:val="superscript"/>
          <w:lang w:val="en-CA"/>
        </w:rPr>
        <w:t xml:space="preserve"> </w:t>
      </w:r>
      <w:r w:rsidRPr="00DD00E7">
        <w:rPr>
          <w:color w:val="000000" w:themeColor="text1"/>
          <w:sz w:val="22"/>
          <w:szCs w:val="22"/>
          <w:lang w:val="en-CA"/>
        </w:rPr>
        <w:t xml:space="preserve">individuals, </w:t>
      </w:r>
      <w:r w:rsidR="00935C6E" w:rsidRPr="00DD00E7">
        <w:rPr>
          <w:color w:val="000000" w:themeColor="text1"/>
          <w:sz w:val="22"/>
          <w:szCs w:val="22"/>
          <w:lang w:val="en-CA"/>
        </w:rPr>
        <w:t>SF were not</w:t>
      </w:r>
      <w:r w:rsidRPr="00DD00E7">
        <w:rPr>
          <w:color w:val="000000" w:themeColor="text1"/>
          <w:sz w:val="22"/>
          <w:szCs w:val="22"/>
          <w:lang w:val="en-CA"/>
        </w:rPr>
        <w:t xml:space="preserve"> determined.</w:t>
      </w:r>
    </w:p>
    <w:p w14:paraId="0B9A6CFE" w14:textId="18DAA9B8" w:rsidR="00A25073" w:rsidRPr="00DD00E7" w:rsidRDefault="00A25073" w:rsidP="00DD00E7">
      <w:pPr>
        <w:pStyle w:val="Heading1"/>
        <w:numPr>
          <w:ilvl w:val="1"/>
          <w:numId w:val="18"/>
        </w:numPr>
        <w:spacing w:before="120" w:after="120" w:line="360" w:lineRule="auto"/>
        <w:rPr>
          <w:rFonts w:ascii="Times New Roman" w:eastAsia="Times New Roman" w:hAnsi="Times New Roman" w:cs="Times New Roman"/>
          <w:color w:val="000000" w:themeColor="text1"/>
          <w:sz w:val="22"/>
          <w:szCs w:val="22"/>
          <w:u w:val="single"/>
          <w:lang w:val="en-CA"/>
        </w:rPr>
      </w:pPr>
      <w:r w:rsidRPr="00DD00E7">
        <w:rPr>
          <w:rFonts w:ascii="Times New Roman" w:eastAsia="Times New Roman" w:hAnsi="Times New Roman" w:cs="Times New Roman"/>
          <w:color w:val="000000" w:themeColor="text1"/>
          <w:sz w:val="22"/>
          <w:szCs w:val="22"/>
          <w:u w:val="single"/>
          <w:lang w:val="en-CA"/>
        </w:rPr>
        <w:t>Blubber subsamples, hormone extractions, validation and measurement</w:t>
      </w:r>
    </w:p>
    <w:p w14:paraId="32F2D897" w14:textId="77777777" w:rsidR="0000131E" w:rsidRPr="00DD00E7" w:rsidRDefault="0000131E" w:rsidP="00DD00E7">
      <w:pPr>
        <w:spacing w:line="360" w:lineRule="auto"/>
        <w:ind w:firstLine="288"/>
        <w:jc w:val="both"/>
        <w:rPr>
          <w:color w:val="000000" w:themeColor="text1"/>
          <w:sz w:val="22"/>
          <w:szCs w:val="22"/>
          <w:lang w:val="en-CA"/>
        </w:rPr>
      </w:pPr>
      <w:r w:rsidRPr="00DD00E7">
        <w:rPr>
          <w:color w:val="000000" w:themeColor="text1"/>
          <w:sz w:val="22"/>
          <w:szCs w:val="22"/>
          <w:lang w:val="en-CA"/>
        </w:rPr>
        <w:t xml:space="preserve">Full blubber depth samples were collected and subsampled at their storage at three MMHSRP locations and transferred to the University of Alaska Fairbanks facility in Juneau AK, where they were stored at -80°C until further processing. Blubber depth ranged between 6 to 12 cm. Each sample was subsampled along three depth categories: “Surface” from skin to 2 cm depth, “medium” from 3 to 6 cm, and “bottom” from &gt; 6 cm blubber depth. The mass of subsamples ranged between </w:t>
      </w:r>
      <w:commentRangeStart w:id="14"/>
      <w:r w:rsidRPr="00DD00E7">
        <w:rPr>
          <w:color w:val="000000" w:themeColor="text1"/>
          <w:sz w:val="22"/>
          <w:szCs w:val="22"/>
          <w:lang w:val="en-CA"/>
        </w:rPr>
        <w:t>0.10 and 1.27 g (mean ± standard deviation= 0.23 ± 0.18</w:t>
      </w:r>
      <w:commentRangeEnd w:id="14"/>
      <w:r w:rsidRPr="00DD00E7">
        <w:rPr>
          <w:rStyle w:val="CommentReference"/>
          <w:color w:val="000000" w:themeColor="text1"/>
          <w:sz w:val="22"/>
          <w:szCs w:val="22"/>
          <w:lang w:val="en-CA"/>
        </w:rPr>
        <w:commentReference w:id="14"/>
      </w:r>
      <w:r w:rsidRPr="00DD00E7">
        <w:rPr>
          <w:color w:val="000000" w:themeColor="text1"/>
          <w:sz w:val="22"/>
          <w:szCs w:val="22"/>
          <w:lang w:val="en-CA"/>
        </w:rPr>
        <w:t xml:space="preserve"> g) for all whales. Hormone extraction was performed following the step-wise </w:t>
      </w:r>
      <w:r w:rsidRPr="00DD00E7">
        <w:rPr>
          <w:color w:val="000000" w:themeColor="text1"/>
          <w:sz w:val="22"/>
          <w:szCs w:val="22"/>
          <w:lang w:val="en-CA"/>
        </w:rPr>
        <w:lastRenderedPageBreak/>
        <w:t xml:space="preserve">process described in </w:t>
      </w:r>
      <w:sdt>
        <w:sdtPr>
          <w:rPr>
            <w:color w:val="000000" w:themeColor="text1"/>
            <w:sz w:val="22"/>
            <w:szCs w:val="22"/>
            <w:lang w:val="en-CA"/>
          </w:rPr>
          <w:tag w:val="MENDELEY_CITATION_v3_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"/>
          <w:id w:val="1323234445"/>
          <w:placeholder>
            <w:docPart w:val="B55540714EB3EE4F9AF7E42BCDD64475"/>
          </w:placeholder>
        </w:sdtPr>
        <w:sdtContent>
          <w:r w:rsidRPr="00DD00E7">
            <w:rPr>
              <w:color w:val="000000" w:themeColor="text1"/>
              <w:sz w:val="22"/>
              <w:szCs w:val="22"/>
              <w:lang w:val="en-CA"/>
            </w:rPr>
            <w:t xml:space="preserve">(Atkinson et al., 2020; Melica et al., 2021b) </w:t>
          </w:r>
        </w:sdtContent>
      </w:sdt>
      <w:r w:rsidRPr="00DD00E7">
        <w:rPr>
          <w:color w:val="000000" w:themeColor="text1"/>
          <w:sz w:val="22"/>
          <w:szCs w:val="22"/>
          <w:lang w:val="en-CA"/>
        </w:rPr>
        <w:t xml:space="preserve">adapted from </w:t>
      </w:r>
      <w:sdt>
        <w:sdtPr>
          <w:rPr>
            <w:color w:val="000000" w:themeColor="text1"/>
            <w:sz w:val="22"/>
            <w:szCs w:val="22"/>
            <w:lang w:val="en-CA"/>
          </w:rPr>
          <w:tag w:val="MENDELEY_CITATION_v3_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"/>
          <w:id w:val="658038751"/>
          <w:placeholder>
            <w:docPart w:val="B55540714EB3EE4F9AF7E42BCDD64475"/>
          </w:placeholder>
        </w:sdtPr>
        <w:sdtEndPr>
          <w:rPr>
            <w:lang w:val="en-US"/>
          </w:rPr>
        </w:sdtEndPr>
        <w:sdtContent>
          <w:r w:rsidRPr="00DD00E7">
            <w:rPr>
              <w:color w:val="000000" w:themeColor="text1"/>
              <w:sz w:val="22"/>
              <w:szCs w:val="22"/>
            </w:rPr>
            <w:t>Mansour et al., (2002) and Kellar et al., (2006)</w:t>
          </w:r>
        </w:sdtContent>
      </w:sdt>
      <w:r w:rsidRPr="00DD00E7">
        <w:rPr>
          <w:color w:val="000000" w:themeColor="text1"/>
          <w:sz w:val="22"/>
          <w:szCs w:val="22"/>
          <w:lang w:val="en-CA"/>
        </w:rPr>
        <w:t xml:space="preserve">. Briefly, samples were first macerated manually using a Teflon tip homogenizer in 1 ml of ethanol, then extracted using a series of solvent-supernatant transfers, with multiple organic solvents (ethanol, acetone, ether, acetonitrile and hexane). Extracts were diluted in 1 ml of methanol before being aliquoted for each assay, dried under forced air and rehydrated with assay buffer. Hormone concentrations were measured using enzyme immunoassay (EIA) for cortisol (Catalog number # K003), corticosterone (# K014) and aldosterone (# K052), following the manufacturer’s protocols (Arbor Assay, Ann Arbor, MI). </w:t>
      </w:r>
    </w:p>
    <w:p w14:paraId="296BDB78" w14:textId="77777777" w:rsidR="0000131E" w:rsidRPr="00DD00E7" w:rsidRDefault="0000131E" w:rsidP="00DD00E7">
      <w:pPr>
        <w:spacing w:line="360" w:lineRule="auto"/>
        <w:ind w:firstLine="288"/>
        <w:jc w:val="both"/>
        <w:rPr>
          <w:color w:val="000000" w:themeColor="text1"/>
          <w:sz w:val="22"/>
          <w:szCs w:val="22"/>
          <w:lang w:val="en-CA"/>
        </w:rPr>
      </w:pPr>
      <w:r w:rsidRPr="00DD00E7">
        <w:rPr>
          <w:color w:val="000000" w:themeColor="text1"/>
          <w:sz w:val="22"/>
          <w:szCs w:val="22"/>
          <w:lang w:val="en-CA"/>
        </w:rPr>
        <w:t xml:space="preserve">Analytical validation for aldosterone was performed testing pools of extract from males (n=8) and females (n=8) for parallelism and accuracy. To test for parallelism, each pool was serially diluted (1:1, 1:2, 1:4, 1:8, 1:16 and 1:32) and tested for parallel displacement with the standard curve. This step was used to confirm that the assay antibody can reliably bind the antigen throughout the range of the standard curve. It also indicated the dilution at which 50% binding of the hormone concentration occurs. Parallelism was assessed both visually and using a t-test to determine statistical differences in slopes, with lack of significance supporting parallelism. The accuracy test was used to determine if any other compounds in the extracts were interfering with the antigen-antibody binding of the assay, testing how well the measured concentrations corresponded to added concentrations of each hormone. For this step, an equal volume of each pool was spiked with each standard, the recovered mass was graphed against the added mass and it was tested for linearity. Linearity was met when a linear slope was close to 1.0 (acceptable range: 0.7 – 1.3) is achieved </w:t>
      </w:r>
      <w:sdt>
        <w:sdtPr>
          <w:rPr>
            <w:color w:val="000000" w:themeColor="text1"/>
            <w:sz w:val="22"/>
            <w:szCs w:val="22"/>
            <w:lang w:val="en-CA"/>
          </w:rPr>
          <w:tag w:val="MENDELEY_CITATION_v3_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"/>
          <w:id w:val="-1354185025"/>
          <w:placeholder>
            <w:docPart w:val="65E1FDA627BFD140972B17F81D0C7AF6"/>
          </w:placeholder>
        </w:sdtPr>
        <w:sdtContent>
          <w:r w:rsidRPr="00DD00E7">
            <w:rPr>
              <w:color w:val="000000" w:themeColor="text1"/>
              <w:sz w:val="22"/>
              <w:szCs w:val="22"/>
            </w:rPr>
            <w:t>(Hunt et al., 2017).</w:t>
          </w:r>
        </w:sdtContent>
      </w:sdt>
      <w:r w:rsidRPr="00DD00E7">
        <w:rPr>
          <w:color w:val="000000" w:themeColor="text1"/>
          <w:sz w:val="22"/>
          <w:szCs w:val="22"/>
          <w:lang w:val="en-CA"/>
        </w:rPr>
        <w:t xml:space="preserve"> Analytical validation (parallelism and accuracy test) and biological validations for cortisol and corticosterone are reported in Melica et al. (2022). For each sample, hormones measurements (in pg/ml) were corrected for dilution factor and extracted blubber mass, and expressed as ng/g.  </w:t>
      </w:r>
      <w:commentRangeStart w:id="15"/>
      <w:r w:rsidRPr="00DD00E7">
        <w:rPr>
          <w:color w:val="000000" w:themeColor="text1"/>
          <w:sz w:val="22"/>
          <w:szCs w:val="22"/>
          <w:lang w:val="en-CA"/>
        </w:rPr>
        <w:t>The intra-assay coefficient of variation (CV) was &lt;10%, for all hormones. If any sample had a CV &gt;10%, it was re-diluted accordingly and re-assayed. Inter-assay validation was determined using two internal controls for each hormone. For the corticosterone assay, the CVs (%) of the internal controls used were 16.9% and 10.9%; for cortisol, 12.2% and 15.6%; for aldosterone, 11.5% and 11.2%</w:t>
      </w:r>
      <w:commentRangeEnd w:id="15"/>
      <w:r w:rsidRPr="00DD00E7">
        <w:rPr>
          <w:rStyle w:val="CommentReference"/>
          <w:color w:val="000000" w:themeColor="text1"/>
          <w:sz w:val="22"/>
          <w:szCs w:val="22"/>
          <w:lang w:val="en-CA"/>
        </w:rPr>
        <w:commentReference w:id="15"/>
      </w:r>
      <w:r w:rsidRPr="00DD00E7">
        <w:rPr>
          <w:color w:val="000000" w:themeColor="text1"/>
          <w:sz w:val="22"/>
          <w:szCs w:val="22"/>
          <w:lang w:val="en-CA"/>
        </w:rPr>
        <w:t>.</w:t>
      </w:r>
    </w:p>
    <w:p w14:paraId="76DA621D" w14:textId="77777777" w:rsidR="0000131E" w:rsidRPr="00DD00E7" w:rsidRDefault="0000131E" w:rsidP="00DD00E7">
      <w:pPr>
        <w:spacing w:line="360" w:lineRule="auto"/>
        <w:ind w:firstLine="288"/>
        <w:rPr>
          <w:color w:val="000000" w:themeColor="text1"/>
          <w:sz w:val="22"/>
          <w:szCs w:val="22"/>
          <w:u w:val="single"/>
          <w:lang w:val="en-CA"/>
        </w:rPr>
      </w:pPr>
    </w:p>
    <w:p w14:paraId="14DAFE74" w14:textId="77777777" w:rsidR="0000131E" w:rsidRPr="00DD00E7" w:rsidRDefault="0000131E" w:rsidP="00DD00E7">
      <w:pPr>
        <w:pStyle w:val="ListParagraph"/>
        <w:numPr>
          <w:ilvl w:val="1"/>
          <w:numId w:val="18"/>
        </w:numPr>
        <w:spacing w:line="360" w:lineRule="auto"/>
        <w:jc w:val="both"/>
        <w:rPr>
          <w:color w:val="000000" w:themeColor="text1"/>
          <w:sz w:val="22"/>
          <w:szCs w:val="22"/>
          <w:lang w:val="en-CA"/>
        </w:rPr>
      </w:pPr>
      <w:r w:rsidRPr="00DD00E7">
        <w:rPr>
          <w:color w:val="000000" w:themeColor="text1"/>
          <w:sz w:val="22"/>
          <w:szCs w:val="22"/>
          <w:highlight w:val="yellow"/>
          <w:u w:val="single"/>
          <w:lang w:val="en-CA"/>
        </w:rPr>
        <w:t xml:space="preserve">Lipid extraction with </w:t>
      </w:r>
      <w:r w:rsidRPr="00DD00E7">
        <w:rPr>
          <w:b/>
          <w:bCs/>
          <w:color w:val="000000" w:themeColor="text1"/>
          <w:sz w:val="22"/>
          <w:szCs w:val="22"/>
          <w:highlight w:val="yellow"/>
          <w:u w:val="single"/>
        </w:rPr>
        <w:t>Sulfo-phospho-vanillin</w:t>
      </w:r>
      <w:r w:rsidRPr="00DD00E7">
        <w:rPr>
          <w:color w:val="000000" w:themeColor="text1"/>
          <w:sz w:val="22"/>
          <w:szCs w:val="22"/>
          <w:highlight w:val="yellow"/>
          <w:u w:val="single"/>
          <w:lang w:val="en-CA"/>
        </w:rPr>
        <w:t xml:space="preserve"> (SPV) and measurement</w:t>
      </w:r>
    </w:p>
    <w:p w14:paraId="13BCA927" w14:textId="77777777" w:rsidR="0000131E" w:rsidRPr="00DD00E7" w:rsidRDefault="0000131E" w:rsidP="00DD00E7">
      <w:pPr>
        <w:spacing w:line="360" w:lineRule="auto"/>
        <w:ind w:firstLine="288"/>
        <w:jc w:val="both"/>
        <w:rPr>
          <w:color w:val="000000" w:themeColor="text1"/>
          <w:sz w:val="22"/>
          <w:szCs w:val="22"/>
        </w:rPr>
      </w:pPr>
      <w:r w:rsidRPr="00DD00E7">
        <w:rPr>
          <w:color w:val="000000" w:themeColor="text1"/>
          <w:sz w:val="22"/>
          <w:szCs w:val="22"/>
          <w:lang w:val="en-CA"/>
        </w:rPr>
        <w:t xml:space="preserve">Approximately 0.015 g (0.009-0.029 g) of blubber were subsampled for lipid extraction and places in a centrifuge tube. The tissue was the resuspended in a solution of 2:1 chloroform and methanol and sonicated in a water bath for an hour. To each extract, </w:t>
      </w:r>
      <w:r w:rsidRPr="00DD00E7">
        <w:rPr>
          <w:color w:val="000000" w:themeColor="text1"/>
          <w:sz w:val="22"/>
          <w:szCs w:val="22"/>
        </w:rPr>
        <w:t xml:space="preserve">2.5ml of KCl were added to favor layers separation(?). The extracts were poured into a separatory funnel with the addition of 2 ml of aqueous methanol. The bottom layer of chloroform (lipid) layer was collected into a clean centrifuge tube and evaporated for about 30 mins at 40°C (Rapidvap ; 250mbar, 50% shake rate).  </w:t>
      </w:r>
    </w:p>
    <w:p w14:paraId="47B20819" w14:textId="77777777" w:rsidR="0000131E" w:rsidRPr="00DD00E7" w:rsidRDefault="0000131E" w:rsidP="00DD00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right="-720" w:firstLine="288"/>
        <w:rPr>
          <w:color w:val="000000" w:themeColor="text1"/>
          <w:sz w:val="22"/>
          <w:szCs w:val="22"/>
        </w:rPr>
      </w:pPr>
      <w:r w:rsidRPr="00DD00E7">
        <w:rPr>
          <w:color w:val="000000" w:themeColor="text1"/>
          <w:sz w:val="22"/>
          <w:szCs w:val="22"/>
        </w:rPr>
        <w:lastRenderedPageBreak/>
        <w:t xml:space="preserve">Once dried, 100ml of concentrated sulfuric acid added to each test tube and placed on heating block 100C for 10min.  Once cooled, extracts were incubated with 2.4ml of SPV reagent (3g vanillin, 2L phosphoric acid, 0.5L water) until color development. </w:t>
      </w:r>
    </w:p>
    <w:p w14:paraId="13ED7323" w14:textId="77777777" w:rsidR="0000131E" w:rsidRPr="00DD00E7" w:rsidRDefault="0000131E" w:rsidP="00DD00E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360" w:lineRule="auto"/>
        <w:ind w:right="-720" w:firstLine="288"/>
        <w:rPr>
          <w:color w:val="000000" w:themeColor="text1"/>
          <w:sz w:val="22"/>
          <w:szCs w:val="22"/>
        </w:rPr>
      </w:pPr>
      <w:r w:rsidRPr="00DD00E7">
        <w:rPr>
          <w:color w:val="000000" w:themeColor="text1"/>
          <w:sz w:val="22"/>
          <w:szCs w:val="22"/>
        </w:rPr>
        <w:t>NEED NOAA PEOPLE</w:t>
      </w:r>
    </w:p>
    <w:p w14:paraId="3C3E858A" w14:textId="77777777" w:rsidR="0000131E" w:rsidRPr="00DD00E7" w:rsidRDefault="0000131E" w:rsidP="00DD00E7">
      <w:pPr>
        <w:spacing w:line="360" w:lineRule="auto"/>
        <w:ind w:firstLine="288"/>
        <w:jc w:val="both"/>
        <w:rPr>
          <w:i/>
          <w:iCs/>
          <w:color w:val="000000" w:themeColor="text1"/>
          <w:sz w:val="22"/>
          <w:szCs w:val="22"/>
          <w:lang w:val="en-CA"/>
        </w:rPr>
      </w:pPr>
    </w:p>
    <w:p w14:paraId="1DE88854" w14:textId="77777777" w:rsidR="0000131E" w:rsidRPr="00DD00E7" w:rsidRDefault="0000131E" w:rsidP="00DD00E7">
      <w:pPr>
        <w:pStyle w:val="ListParagraph"/>
        <w:numPr>
          <w:ilvl w:val="1"/>
          <w:numId w:val="18"/>
        </w:numPr>
        <w:spacing w:line="360" w:lineRule="auto"/>
        <w:jc w:val="both"/>
        <w:rPr>
          <w:color w:val="000000" w:themeColor="text1"/>
          <w:sz w:val="22"/>
          <w:szCs w:val="22"/>
          <w:u w:val="single"/>
          <w:lang w:val="en-CA"/>
        </w:rPr>
      </w:pPr>
      <w:commentRangeStart w:id="16"/>
      <w:commentRangeStart w:id="17"/>
      <w:r w:rsidRPr="00DD00E7">
        <w:rPr>
          <w:color w:val="000000" w:themeColor="text1"/>
          <w:sz w:val="22"/>
          <w:szCs w:val="22"/>
          <w:u w:val="single"/>
          <w:lang w:val="en-CA"/>
        </w:rPr>
        <w:t>Statistical Analysis</w:t>
      </w:r>
      <w:commentRangeEnd w:id="16"/>
      <w:r w:rsidR="00306DF3" w:rsidRPr="00DD00E7">
        <w:rPr>
          <w:rStyle w:val="CommentReference"/>
          <w:color w:val="000000" w:themeColor="text1"/>
          <w:sz w:val="22"/>
          <w:szCs w:val="22"/>
          <w:u w:val="single"/>
          <w:lang w:val="en-CA"/>
        </w:rPr>
        <w:commentReference w:id="16"/>
      </w:r>
      <w:commentRangeEnd w:id="17"/>
      <w:r w:rsidRPr="00DD00E7">
        <w:rPr>
          <w:rStyle w:val="CommentReference"/>
          <w:color w:val="000000" w:themeColor="text1"/>
          <w:sz w:val="22"/>
          <w:szCs w:val="22"/>
          <w:u w:val="single"/>
          <w:lang w:val="en-CA"/>
        </w:rPr>
        <w:commentReference w:id="17"/>
      </w:r>
    </w:p>
    <w:p w14:paraId="63CB0537" w14:textId="6EDFBBEA" w:rsidR="0000131E" w:rsidRPr="00DD00E7" w:rsidRDefault="0000131E" w:rsidP="00DD00E7">
      <w:pPr>
        <w:spacing w:line="360" w:lineRule="auto"/>
        <w:ind w:firstLine="288"/>
        <w:jc w:val="both"/>
        <w:rPr>
          <w:color w:val="000000" w:themeColor="text1"/>
          <w:sz w:val="22"/>
          <w:szCs w:val="22"/>
          <w:lang w:val="en-CA"/>
        </w:rPr>
      </w:pPr>
      <w:r w:rsidRPr="00DD00E7">
        <w:rPr>
          <w:color w:val="000000" w:themeColor="text1"/>
          <w:sz w:val="22"/>
          <w:szCs w:val="22"/>
          <w:lang w:val="en-CA"/>
        </w:rPr>
        <w:t>All statistical and graphical analyses were conducted using the software R v.3.5.2</w:t>
      </w:r>
      <w:r w:rsidRPr="00DD00E7">
        <w:rPr>
          <w:color w:val="000000" w:themeColor="text1"/>
          <w:sz w:val="22"/>
          <w:szCs w:val="22"/>
        </w:rPr>
        <w:t xml:space="preserve"> </w:t>
      </w:r>
      <w:sdt>
        <w:sdtPr>
          <w:rPr>
            <w:color w:val="000000" w:themeColor="text1"/>
            <w:sz w:val="22"/>
            <w:szCs w:val="22"/>
          </w:rPr>
          <w:tag w:val="MENDELEY_CITATION_v3_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"/>
          <w:id w:val="1709681154"/>
          <w:placeholder>
            <w:docPart w:val="87A11772BA73B744B83A0F3ADC223F29"/>
          </w:placeholder>
        </w:sdtPr>
        <w:sdtContent>
          <w:r w:rsidRPr="00DD00E7">
            <w:rPr>
              <w:color w:val="000000" w:themeColor="text1"/>
              <w:sz w:val="22"/>
              <w:szCs w:val="22"/>
            </w:rPr>
            <w:t>(R Core Team, 2021)</w:t>
          </w:r>
        </w:sdtContent>
      </w:sdt>
      <w:r w:rsidRPr="00DD00E7">
        <w:rPr>
          <w:color w:val="000000" w:themeColor="text1"/>
          <w:sz w:val="22"/>
          <w:szCs w:val="22"/>
          <w:lang w:val="en-CA"/>
        </w:rPr>
        <w:t>. Exploratory analysis to assess normality and homogeneity of variances was conducted on both the data and residuals from fitted linear models.</w:t>
      </w:r>
      <w:r w:rsidR="00143500" w:rsidRPr="00DD00E7">
        <w:rPr>
          <w:color w:val="000000" w:themeColor="text1"/>
          <w:sz w:val="22"/>
          <w:szCs w:val="22"/>
          <w:lang w:val="en-CA"/>
        </w:rPr>
        <w:t xml:space="preserve"> Hormone concentrations and lipid content were log-transformed to meet requirements for parametric tests.</w:t>
      </w:r>
    </w:p>
    <w:p w14:paraId="0CA4C81B" w14:textId="77777777" w:rsidR="00143500" w:rsidRPr="00DD00E7" w:rsidRDefault="00143500" w:rsidP="00DD00E7">
      <w:pPr>
        <w:spacing w:line="360" w:lineRule="auto"/>
        <w:ind w:firstLine="288"/>
        <w:jc w:val="both"/>
        <w:rPr>
          <w:i/>
          <w:iCs/>
          <w:color w:val="000000" w:themeColor="text1"/>
          <w:sz w:val="22"/>
          <w:szCs w:val="22"/>
          <w:lang w:val="en-CA"/>
        </w:rPr>
      </w:pPr>
    </w:p>
    <w:p w14:paraId="74240DDF" w14:textId="58FC0856" w:rsidR="0000131E" w:rsidRPr="00DD00E7" w:rsidRDefault="0000131E" w:rsidP="00DD00E7">
      <w:pPr>
        <w:pStyle w:val="ListParagraph"/>
        <w:numPr>
          <w:ilvl w:val="2"/>
          <w:numId w:val="18"/>
        </w:numPr>
        <w:spacing w:line="360" w:lineRule="auto"/>
        <w:jc w:val="both"/>
        <w:rPr>
          <w:i/>
          <w:iCs/>
          <w:color w:val="000000" w:themeColor="text1"/>
          <w:sz w:val="22"/>
          <w:szCs w:val="22"/>
          <w:lang w:val="en-CA"/>
        </w:rPr>
      </w:pPr>
      <w:r w:rsidRPr="00DD00E7">
        <w:rPr>
          <w:i/>
          <w:iCs/>
          <w:color w:val="000000" w:themeColor="text1"/>
          <w:sz w:val="22"/>
          <w:szCs w:val="22"/>
          <w:lang w:val="en-CA"/>
        </w:rPr>
        <w:t>Age-class</w:t>
      </w:r>
      <w:r w:rsidR="00B2368A" w:rsidRPr="00DD00E7">
        <w:rPr>
          <w:i/>
          <w:iCs/>
          <w:color w:val="000000" w:themeColor="text1"/>
          <w:sz w:val="22"/>
          <w:szCs w:val="22"/>
          <w:lang w:val="en-CA"/>
        </w:rPr>
        <w:t xml:space="preserve"> and </w:t>
      </w:r>
      <w:r w:rsidRPr="00DD00E7">
        <w:rPr>
          <w:i/>
          <w:iCs/>
          <w:color w:val="000000" w:themeColor="text1"/>
          <w:sz w:val="22"/>
          <w:szCs w:val="22"/>
          <w:lang w:val="en-CA"/>
        </w:rPr>
        <w:t>sex</w:t>
      </w:r>
      <w:r w:rsidR="000A6FD7" w:rsidRPr="00DD00E7">
        <w:rPr>
          <w:i/>
          <w:iCs/>
          <w:color w:val="000000" w:themeColor="text1"/>
          <w:sz w:val="22"/>
          <w:szCs w:val="22"/>
          <w:lang w:val="en-CA"/>
        </w:rPr>
        <w:t xml:space="preserve">, </w:t>
      </w:r>
      <w:r w:rsidRPr="00DD00E7">
        <w:rPr>
          <w:i/>
          <w:iCs/>
          <w:color w:val="000000" w:themeColor="text1"/>
          <w:sz w:val="22"/>
          <w:szCs w:val="22"/>
          <w:lang w:val="en-CA"/>
        </w:rPr>
        <w:t>and body condition</w:t>
      </w:r>
    </w:p>
    <w:p w14:paraId="6D826AFF" w14:textId="1962EC71" w:rsidR="0000131E" w:rsidRPr="00DD00E7" w:rsidRDefault="0000131E" w:rsidP="00DD00E7">
      <w:pPr>
        <w:spacing w:line="360" w:lineRule="auto"/>
        <w:ind w:firstLine="288"/>
        <w:jc w:val="both"/>
        <w:rPr>
          <w:color w:val="000000" w:themeColor="text1"/>
          <w:sz w:val="22"/>
          <w:szCs w:val="22"/>
          <w:lang w:val="en-CA"/>
        </w:rPr>
      </w:pPr>
      <w:r w:rsidRPr="00DD00E7">
        <w:rPr>
          <w:color w:val="000000" w:themeColor="text1"/>
          <w:sz w:val="22"/>
          <w:szCs w:val="22"/>
          <w:lang w:val="en-CA"/>
        </w:rPr>
        <w:t>For the analysis of hormone concentrations and lipid content in relation to age class and sex, the dataset was filtered to include individuals of known age class and sex (n</w:t>
      </w:r>
      <w:r w:rsidRPr="00AF6D16">
        <w:rPr>
          <w:color w:val="000000" w:themeColor="text1"/>
          <w:sz w:val="22"/>
          <w:szCs w:val="22"/>
          <w:lang w:val="en-CA"/>
        </w:rPr>
        <w:t xml:space="preserve">=33). </w:t>
      </w:r>
      <w:r w:rsidR="00762F50" w:rsidRPr="00AF6D16">
        <w:rPr>
          <w:color w:val="000000" w:themeColor="text1"/>
          <w:sz w:val="22"/>
          <w:szCs w:val="22"/>
          <w:lang w:val="en-CA"/>
        </w:rPr>
        <w:t>L</w:t>
      </w:r>
      <w:r w:rsidRPr="00AF6D16">
        <w:rPr>
          <w:color w:val="000000" w:themeColor="text1"/>
          <w:sz w:val="22"/>
          <w:szCs w:val="22"/>
          <w:lang w:val="en-CA"/>
        </w:rPr>
        <w:t xml:space="preserve">inear models were fitted to </w:t>
      </w:r>
      <w:r w:rsidR="009541F7" w:rsidRPr="00AF6D16">
        <w:rPr>
          <w:color w:val="000000" w:themeColor="text1"/>
          <w:sz w:val="22"/>
          <w:szCs w:val="22"/>
          <w:lang w:val="en-CA"/>
        </w:rPr>
        <w:t>log-tran</w:t>
      </w:r>
      <w:r w:rsidR="00762F50" w:rsidRPr="00AF6D16">
        <w:rPr>
          <w:color w:val="000000" w:themeColor="text1"/>
          <w:sz w:val="22"/>
          <w:szCs w:val="22"/>
          <w:lang w:val="en-CA"/>
        </w:rPr>
        <w:t xml:space="preserve">sformed </w:t>
      </w:r>
      <w:r w:rsidRPr="00AF6D16">
        <w:rPr>
          <w:color w:val="000000" w:themeColor="text1"/>
          <w:sz w:val="22"/>
          <w:szCs w:val="22"/>
          <w:lang w:val="en-CA"/>
        </w:rPr>
        <w:t>cortisol,</w:t>
      </w:r>
      <w:r w:rsidRPr="00DD00E7">
        <w:rPr>
          <w:color w:val="000000" w:themeColor="text1"/>
          <w:sz w:val="22"/>
          <w:szCs w:val="22"/>
          <w:lang w:val="en-CA"/>
        </w:rPr>
        <w:t xml:space="preserve"> corticosterone, and aldosterone concentrations</w:t>
      </w:r>
      <w:r w:rsidR="00DC19BB" w:rsidRPr="00DD00E7">
        <w:rPr>
          <w:color w:val="000000" w:themeColor="text1"/>
          <w:sz w:val="22"/>
          <w:szCs w:val="22"/>
          <w:lang w:val="en-CA"/>
        </w:rPr>
        <w:t xml:space="preserve"> as well as lipid content</w:t>
      </w:r>
      <w:r w:rsidRPr="00DD00E7">
        <w:rPr>
          <w:color w:val="000000" w:themeColor="text1"/>
          <w:sz w:val="22"/>
          <w:szCs w:val="22"/>
          <w:lang w:val="en-CA"/>
        </w:rPr>
        <w:t xml:space="preserve"> </w:t>
      </w:r>
      <w:r w:rsidR="00E61E57" w:rsidRPr="00DD00E7">
        <w:rPr>
          <w:color w:val="000000" w:themeColor="text1"/>
          <w:sz w:val="22"/>
          <w:szCs w:val="22"/>
          <w:lang w:val="en-CA"/>
        </w:rPr>
        <w:t>to determine the effect of</w:t>
      </w:r>
      <w:r w:rsidRPr="00DD00E7">
        <w:rPr>
          <w:color w:val="000000" w:themeColor="text1"/>
          <w:sz w:val="22"/>
          <w:szCs w:val="22"/>
          <w:lang w:val="en-CA"/>
        </w:rPr>
        <w:t xml:space="preserve"> age class</w:t>
      </w:r>
      <w:r w:rsidR="002B4549" w:rsidRPr="00DD00E7">
        <w:rPr>
          <w:color w:val="000000" w:themeColor="text1"/>
          <w:sz w:val="22"/>
          <w:szCs w:val="22"/>
          <w:lang w:val="en-CA"/>
        </w:rPr>
        <w:t xml:space="preserve">, </w:t>
      </w:r>
      <w:r w:rsidRPr="00DD00E7">
        <w:rPr>
          <w:color w:val="000000" w:themeColor="text1"/>
          <w:sz w:val="22"/>
          <w:szCs w:val="22"/>
          <w:lang w:val="en-CA"/>
        </w:rPr>
        <w:t>sex</w:t>
      </w:r>
      <w:r w:rsidR="00E15E5F" w:rsidRPr="00DD00E7">
        <w:rPr>
          <w:color w:val="000000" w:themeColor="text1"/>
          <w:sz w:val="22"/>
          <w:szCs w:val="22"/>
          <w:lang w:val="en-CA"/>
        </w:rPr>
        <w:t xml:space="preserve">, </w:t>
      </w:r>
      <w:r w:rsidR="002B4549" w:rsidRPr="00DD00E7">
        <w:rPr>
          <w:color w:val="000000" w:themeColor="text1"/>
          <w:sz w:val="22"/>
          <w:szCs w:val="22"/>
          <w:lang w:val="en-CA"/>
        </w:rPr>
        <w:t>and</w:t>
      </w:r>
      <w:r w:rsidR="00E15E5F" w:rsidRPr="00DD00E7">
        <w:rPr>
          <w:color w:val="000000" w:themeColor="text1"/>
          <w:sz w:val="22"/>
          <w:szCs w:val="22"/>
          <w:lang w:val="en-CA"/>
        </w:rPr>
        <w:t xml:space="preserve"> body condition</w:t>
      </w:r>
      <w:r w:rsidR="005D0352" w:rsidRPr="00DD00E7">
        <w:rPr>
          <w:color w:val="000000" w:themeColor="text1"/>
          <w:sz w:val="22"/>
          <w:szCs w:val="22"/>
          <w:lang w:val="en-CA"/>
        </w:rPr>
        <w:t xml:space="preserve">. </w:t>
      </w:r>
      <w:r w:rsidR="00DC19BB" w:rsidRPr="00DD00E7">
        <w:rPr>
          <w:color w:val="000000" w:themeColor="text1"/>
          <w:sz w:val="22"/>
          <w:szCs w:val="22"/>
          <w:lang w:val="en-CA"/>
        </w:rPr>
        <w:t xml:space="preserve">Body condition </w:t>
      </w:r>
      <w:r w:rsidR="00EE5CAE" w:rsidRPr="00DD00E7">
        <w:rPr>
          <w:color w:val="000000" w:themeColor="text1"/>
          <w:sz w:val="22"/>
          <w:szCs w:val="22"/>
          <w:lang w:val="en-CA"/>
        </w:rPr>
        <w:t xml:space="preserve">was treated as an ordered categorical variable, with levels defined in this order Poor, Fair and Good. </w:t>
      </w:r>
      <w:r w:rsidR="005D0352" w:rsidRPr="00DD00E7">
        <w:rPr>
          <w:color w:val="000000" w:themeColor="text1"/>
          <w:sz w:val="22"/>
          <w:szCs w:val="22"/>
          <w:lang w:val="en-CA"/>
        </w:rPr>
        <w:t xml:space="preserve">Given the limited sample size in each </w:t>
      </w:r>
      <w:r w:rsidR="00387B09" w:rsidRPr="00DD00E7">
        <w:rPr>
          <w:color w:val="000000" w:themeColor="text1"/>
          <w:sz w:val="22"/>
          <w:szCs w:val="22"/>
          <w:lang w:val="en-CA"/>
        </w:rPr>
        <w:t>combination</w:t>
      </w:r>
      <w:r w:rsidR="005D0352" w:rsidRPr="00DD00E7">
        <w:rPr>
          <w:color w:val="000000" w:themeColor="text1"/>
          <w:sz w:val="22"/>
          <w:szCs w:val="22"/>
          <w:lang w:val="en-CA"/>
        </w:rPr>
        <w:t xml:space="preserve"> of the three categories</w:t>
      </w:r>
      <w:r w:rsidR="00387B09" w:rsidRPr="00DD00E7">
        <w:rPr>
          <w:color w:val="000000" w:themeColor="text1"/>
          <w:sz w:val="22"/>
          <w:szCs w:val="22"/>
          <w:lang w:val="en-CA"/>
        </w:rPr>
        <w:t>, high-order interactions were not tested</w:t>
      </w:r>
      <w:r w:rsidR="00E61E57" w:rsidRPr="00DD00E7">
        <w:rPr>
          <w:color w:val="000000" w:themeColor="text1"/>
          <w:sz w:val="22"/>
          <w:szCs w:val="22"/>
          <w:lang w:val="en-CA"/>
        </w:rPr>
        <w:t xml:space="preserve">. When statistically significant, </w:t>
      </w:r>
      <w:r w:rsidR="00E61E57" w:rsidRPr="00DD00E7">
        <w:rPr>
          <w:color w:val="000000" w:themeColor="text1"/>
          <w:sz w:val="22"/>
          <w:szCs w:val="22"/>
          <w:lang w:val="en-CA"/>
        </w:rPr>
        <w:t>a post-hoc test comparing EMM</w:t>
      </w:r>
      <w:r w:rsidR="00E61E57" w:rsidRPr="00DD00E7">
        <w:rPr>
          <w:color w:val="000000" w:themeColor="text1"/>
          <w:sz w:val="22"/>
          <w:szCs w:val="22"/>
          <w:lang w:val="en-CA"/>
        </w:rPr>
        <w:t xml:space="preserve"> (R package: </w:t>
      </w:r>
      <w:r w:rsidR="00E61E57" w:rsidRPr="00DD00E7">
        <w:rPr>
          <w:i/>
          <w:iCs/>
          <w:color w:val="000000" w:themeColor="text1"/>
          <w:sz w:val="22"/>
          <w:szCs w:val="22"/>
          <w:lang w:val="en-CA"/>
        </w:rPr>
        <w:t>emmeans</w:t>
      </w:r>
      <w:r w:rsidR="00E61E57" w:rsidRPr="00DD00E7">
        <w:rPr>
          <w:color w:val="000000" w:themeColor="text1"/>
          <w:sz w:val="22"/>
          <w:szCs w:val="22"/>
          <w:lang w:val="en-CA"/>
        </w:rPr>
        <w:t>)</w:t>
      </w:r>
      <w:r w:rsidR="00E61E57" w:rsidRPr="00DD00E7">
        <w:rPr>
          <w:color w:val="000000" w:themeColor="text1"/>
          <w:sz w:val="22"/>
          <w:szCs w:val="22"/>
          <w:lang w:val="en-CA"/>
        </w:rPr>
        <w:t>.</w:t>
      </w:r>
    </w:p>
    <w:p w14:paraId="3E6F2A84" w14:textId="77777777" w:rsidR="0000131E" w:rsidRPr="00DD00E7" w:rsidRDefault="0000131E" w:rsidP="00DD00E7">
      <w:pPr>
        <w:spacing w:line="360" w:lineRule="auto"/>
        <w:ind w:firstLine="288"/>
        <w:jc w:val="both"/>
        <w:rPr>
          <w:i/>
          <w:iCs/>
          <w:color w:val="000000" w:themeColor="text1"/>
          <w:sz w:val="22"/>
          <w:szCs w:val="22"/>
          <w:lang w:val="en-CA"/>
        </w:rPr>
      </w:pPr>
    </w:p>
    <w:p w14:paraId="6AEA4A4B" w14:textId="3913D9B2" w:rsidR="0000131E" w:rsidRPr="00DD00E7" w:rsidRDefault="000B617E" w:rsidP="00DD00E7">
      <w:pPr>
        <w:pStyle w:val="ListParagraph"/>
        <w:numPr>
          <w:ilvl w:val="2"/>
          <w:numId w:val="18"/>
        </w:numPr>
        <w:spacing w:line="360" w:lineRule="auto"/>
        <w:jc w:val="both"/>
        <w:rPr>
          <w:color w:val="000000" w:themeColor="text1"/>
          <w:sz w:val="22"/>
          <w:szCs w:val="22"/>
          <w:lang w:val="en-CA"/>
        </w:rPr>
      </w:pPr>
      <w:r w:rsidRPr="00DD00E7">
        <w:rPr>
          <w:i/>
          <w:iCs/>
          <w:color w:val="000000" w:themeColor="text1"/>
          <w:sz w:val="22"/>
          <w:szCs w:val="22"/>
          <w:lang w:val="en-CA"/>
        </w:rPr>
        <w:t xml:space="preserve">Significant findings </w:t>
      </w:r>
      <w:r w:rsidR="0000131E" w:rsidRPr="00DD00E7">
        <w:rPr>
          <w:i/>
          <w:iCs/>
          <w:color w:val="000000" w:themeColor="text1"/>
          <w:sz w:val="22"/>
          <w:szCs w:val="22"/>
          <w:lang w:val="en-CA"/>
        </w:rPr>
        <w:t>and carcass condition</w:t>
      </w:r>
    </w:p>
    <w:p w14:paraId="52DCF008" w14:textId="78764E78" w:rsidR="0000131E" w:rsidRPr="00DD00E7" w:rsidRDefault="0000131E" w:rsidP="00DD00E7">
      <w:pPr>
        <w:spacing w:line="360" w:lineRule="auto"/>
        <w:ind w:firstLine="288"/>
        <w:jc w:val="both"/>
        <w:rPr>
          <w:color w:val="000000" w:themeColor="text1"/>
          <w:sz w:val="22"/>
          <w:szCs w:val="22"/>
          <w:lang w:val="en-CA"/>
        </w:rPr>
      </w:pPr>
      <w:r w:rsidRPr="00DD00E7">
        <w:rPr>
          <w:color w:val="000000" w:themeColor="text1"/>
          <w:sz w:val="22"/>
          <w:szCs w:val="22"/>
          <w:lang w:val="en-CA"/>
        </w:rPr>
        <w:t xml:space="preserve">Prior to analysis across the </w:t>
      </w:r>
      <w:r w:rsidR="000B617E" w:rsidRPr="00DD00E7">
        <w:rPr>
          <w:color w:val="000000" w:themeColor="text1"/>
          <w:sz w:val="22"/>
          <w:szCs w:val="22"/>
          <w:lang w:val="en-CA"/>
        </w:rPr>
        <w:t>categories of significant findings</w:t>
      </w:r>
      <w:r w:rsidRPr="00DD00E7">
        <w:rPr>
          <w:color w:val="000000" w:themeColor="text1"/>
          <w:sz w:val="22"/>
          <w:szCs w:val="22"/>
          <w:lang w:val="en-CA"/>
        </w:rPr>
        <w:t>, difference in hormone concentrations were tested between samples collected before and during the unusual mortality event declared in 2019</w:t>
      </w:r>
      <w:r w:rsidR="000B617E" w:rsidRPr="00DD00E7">
        <w:rPr>
          <w:color w:val="000000" w:themeColor="text1"/>
          <w:sz w:val="22"/>
          <w:szCs w:val="22"/>
          <w:lang w:val="en-CA"/>
        </w:rPr>
        <w:t>, using non-parametric tests (</w:t>
      </w:r>
      <w:r w:rsidRPr="00DD00E7">
        <w:rPr>
          <w:color w:val="000000" w:themeColor="text1"/>
          <w:sz w:val="22"/>
          <w:szCs w:val="22"/>
          <w:lang w:val="en-CA"/>
        </w:rPr>
        <w:t xml:space="preserve">Wilcoxon </w:t>
      </w:r>
      <w:r w:rsidR="000B617E" w:rsidRPr="00DD00E7">
        <w:rPr>
          <w:color w:val="000000" w:themeColor="text1"/>
          <w:sz w:val="22"/>
          <w:szCs w:val="22"/>
          <w:lang w:val="en-CA"/>
        </w:rPr>
        <w:t>rank sum).</w:t>
      </w:r>
      <w:r w:rsidRPr="00DD00E7">
        <w:rPr>
          <w:color w:val="000000" w:themeColor="text1"/>
          <w:sz w:val="22"/>
          <w:szCs w:val="22"/>
          <w:lang w:val="en-CA"/>
        </w:rPr>
        <w:t xml:space="preserve"> </w:t>
      </w:r>
      <w:r w:rsidR="000B617E" w:rsidRPr="00DD00E7">
        <w:rPr>
          <w:color w:val="000000" w:themeColor="text1"/>
          <w:sz w:val="22"/>
          <w:szCs w:val="22"/>
          <w:lang w:val="en-CA"/>
        </w:rPr>
        <w:t>N</w:t>
      </w:r>
      <w:r w:rsidRPr="00DD00E7">
        <w:rPr>
          <w:color w:val="000000" w:themeColor="text1"/>
          <w:sz w:val="22"/>
          <w:szCs w:val="22"/>
          <w:lang w:val="en-CA"/>
        </w:rPr>
        <w:t>o significant difference in cortisol (p= 0.12), corticosterone (p= 0.34) concentrations between the two period. A significant difference was found for aldosterone (p= 0.01), driven by one sample collected in 2018 that had a high concentration measured (&gt;10 ng/g). When removed, the test still indicated a statistically significant difference (p =0.03) with mean concentrations being higher in samples collected in 2019.</w:t>
      </w:r>
    </w:p>
    <w:p w14:paraId="00F15434" w14:textId="167CE24D" w:rsidR="0000131E" w:rsidRPr="00DD00E7" w:rsidRDefault="00F97CB5" w:rsidP="00DD00E7">
      <w:pPr>
        <w:spacing w:line="360" w:lineRule="auto"/>
        <w:ind w:firstLine="288"/>
        <w:jc w:val="both"/>
        <w:rPr>
          <w:color w:val="000000" w:themeColor="text1"/>
          <w:sz w:val="22"/>
          <w:szCs w:val="22"/>
          <w:lang w:val="en-CA"/>
        </w:rPr>
      </w:pPr>
      <w:r w:rsidRPr="00DD00E7">
        <w:rPr>
          <w:color w:val="000000" w:themeColor="text1"/>
          <w:sz w:val="22"/>
          <w:szCs w:val="22"/>
          <w:lang w:val="en-CA"/>
        </w:rPr>
        <w:t xml:space="preserve">Mean concentration of aldosterone, cortisol and corticosterone as well as mean lipid content were evaluated across categories of significant findings and </w:t>
      </w:r>
      <w:r w:rsidR="004011A1" w:rsidRPr="00DD00E7">
        <w:rPr>
          <w:color w:val="000000" w:themeColor="text1"/>
          <w:sz w:val="22"/>
          <w:szCs w:val="22"/>
          <w:lang w:val="en-CA"/>
        </w:rPr>
        <w:t xml:space="preserve">carcass conditions using </w:t>
      </w:r>
      <w:r w:rsidR="0000131E" w:rsidRPr="00DD00E7">
        <w:rPr>
          <w:color w:val="000000" w:themeColor="text1"/>
          <w:sz w:val="22"/>
          <w:szCs w:val="22"/>
          <w:lang w:val="en-CA"/>
        </w:rPr>
        <w:t>non</w:t>
      </w:r>
      <w:r w:rsidR="004011A1" w:rsidRPr="00DD00E7">
        <w:rPr>
          <w:color w:val="000000" w:themeColor="text1"/>
          <w:sz w:val="22"/>
          <w:szCs w:val="22"/>
          <w:lang w:val="en-CA"/>
        </w:rPr>
        <w:t>-</w:t>
      </w:r>
      <w:r w:rsidR="0000131E" w:rsidRPr="00DD00E7">
        <w:rPr>
          <w:color w:val="000000" w:themeColor="text1"/>
          <w:sz w:val="22"/>
          <w:szCs w:val="22"/>
          <w:lang w:val="en-CA"/>
        </w:rPr>
        <w:t>parametric test</w:t>
      </w:r>
      <w:r w:rsidR="004011A1" w:rsidRPr="00DD00E7">
        <w:rPr>
          <w:color w:val="000000" w:themeColor="text1"/>
          <w:sz w:val="22"/>
          <w:szCs w:val="22"/>
          <w:lang w:val="en-CA"/>
        </w:rPr>
        <w:t xml:space="preserve"> (Kruskall-Wallis) and post-hoc Levene’s tests</w:t>
      </w:r>
      <w:r w:rsidR="0000131E" w:rsidRPr="00DD00E7">
        <w:rPr>
          <w:color w:val="000000" w:themeColor="text1"/>
          <w:sz w:val="22"/>
          <w:szCs w:val="22"/>
          <w:lang w:val="en-CA"/>
        </w:rPr>
        <w:t>.</w:t>
      </w:r>
    </w:p>
    <w:p w14:paraId="1C6D2A5D" w14:textId="77777777" w:rsidR="0000131E" w:rsidRPr="00DD00E7" w:rsidRDefault="0000131E" w:rsidP="00DD00E7">
      <w:pPr>
        <w:spacing w:line="360" w:lineRule="auto"/>
        <w:ind w:firstLine="288"/>
        <w:jc w:val="both"/>
        <w:rPr>
          <w:color w:val="000000" w:themeColor="text1"/>
          <w:sz w:val="22"/>
          <w:szCs w:val="22"/>
          <w:lang w:val="en-CA"/>
        </w:rPr>
      </w:pPr>
    </w:p>
    <w:p w14:paraId="0A9E89F4" w14:textId="1178F35B" w:rsidR="0000131E" w:rsidRPr="00DD00E7" w:rsidRDefault="0000131E" w:rsidP="00DD00E7">
      <w:pPr>
        <w:pStyle w:val="ListParagraph"/>
        <w:numPr>
          <w:ilvl w:val="2"/>
          <w:numId w:val="18"/>
        </w:numPr>
        <w:spacing w:line="360" w:lineRule="auto"/>
        <w:jc w:val="both"/>
        <w:rPr>
          <w:i/>
          <w:iCs/>
          <w:color w:val="000000" w:themeColor="text1"/>
          <w:sz w:val="22"/>
          <w:szCs w:val="22"/>
          <w:lang w:val="en-CA"/>
        </w:rPr>
      </w:pPr>
      <w:r w:rsidRPr="00DD00E7">
        <w:rPr>
          <w:i/>
          <w:iCs/>
          <w:color w:val="000000" w:themeColor="text1"/>
          <w:sz w:val="22"/>
          <w:szCs w:val="22"/>
          <w:lang w:val="en-CA"/>
        </w:rPr>
        <w:t>Blubber depth</w:t>
      </w:r>
    </w:p>
    <w:p w14:paraId="4D528761" w14:textId="77777777" w:rsidR="0000131E" w:rsidRPr="00DD00E7" w:rsidRDefault="0000131E" w:rsidP="00DD00E7">
      <w:pPr>
        <w:spacing w:line="360" w:lineRule="auto"/>
        <w:ind w:firstLine="288"/>
        <w:jc w:val="both"/>
        <w:rPr>
          <w:color w:val="000000" w:themeColor="text1"/>
          <w:sz w:val="22"/>
          <w:szCs w:val="22"/>
          <w:lang w:val="en-CA"/>
        </w:rPr>
      </w:pPr>
      <w:r w:rsidRPr="00DD00E7">
        <w:rPr>
          <w:color w:val="000000" w:themeColor="text1"/>
          <w:sz w:val="22"/>
          <w:szCs w:val="22"/>
          <w:lang w:val="en-CA"/>
        </w:rPr>
        <w:lastRenderedPageBreak/>
        <w:t xml:space="preserve">Analysis of hormone concentrations across blubber depth was accomplished with a dataset of 19 individuals for cortisol, of which 17 had values across all three blubber depths; 16 individuals for corticosterone with values of all blubber depths; 12 individuals for aldosterone, with 10 values across all three categories of blubber depth. Exploratory data analysis indicated that hormone concentrations and lipid content did not meet the requirement for parametric test, thus values were log-transformed prior to model fitting. Additionally, Pearson correlation test indicated corticosterone to be positively correlated with cortisol (r = 0.49, p= 0.001) and aldosterone (r= 0.65, p &lt; 0.001). To determine the effect of blubber depth, generalized mixed effects models (function </w:t>
      </w:r>
      <w:r w:rsidRPr="00DD00E7">
        <w:rPr>
          <w:i/>
          <w:iCs/>
          <w:color w:val="000000" w:themeColor="text1"/>
          <w:sz w:val="22"/>
          <w:szCs w:val="22"/>
          <w:lang w:val="en-CA"/>
        </w:rPr>
        <w:t xml:space="preserve">lmer </w:t>
      </w:r>
      <w:r w:rsidRPr="00DD00E7">
        <w:rPr>
          <w:color w:val="000000" w:themeColor="text1"/>
          <w:sz w:val="22"/>
          <w:szCs w:val="22"/>
          <w:lang w:val="en-CA"/>
        </w:rPr>
        <w:t xml:space="preserve">in package </w:t>
      </w:r>
      <w:r w:rsidRPr="00DD00E7">
        <w:rPr>
          <w:i/>
          <w:iCs/>
          <w:color w:val="000000" w:themeColor="text1"/>
          <w:sz w:val="22"/>
          <w:szCs w:val="22"/>
          <w:lang w:val="en-CA"/>
        </w:rPr>
        <w:t>lme4</w:t>
      </w:r>
      <w:r w:rsidRPr="00DD00E7">
        <w:rPr>
          <w:color w:val="000000" w:themeColor="text1"/>
          <w:sz w:val="22"/>
          <w:szCs w:val="22"/>
          <w:lang w:val="en-CA"/>
        </w:rPr>
        <w:t xml:space="preserve"> CIT) were applied to </w:t>
      </w:r>
      <w:r w:rsidRPr="00DD00E7">
        <w:rPr>
          <w:b/>
          <w:bCs/>
          <w:color w:val="000000" w:themeColor="text1"/>
          <w:sz w:val="22"/>
          <w:szCs w:val="22"/>
          <w:lang w:val="en-CA"/>
        </w:rPr>
        <w:t>log-transformed</w:t>
      </w:r>
      <w:r w:rsidRPr="00DD00E7">
        <w:rPr>
          <w:color w:val="000000" w:themeColor="text1"/>
          <w:sz w:val="22"/>
          <w:szCs w:val="22"/>
          <w:lang w:val="en-CA"/>
        </w:rPr>
        <w:t xml:space="preserve"> hormone concentrations and lipid content with blubber depth as fixed factors and whale ID as a random factor. The model was then compared to the null model using the Akaike Index Criterion for small sample size (AICc) and an ANOVA test. If significant, a post-hoc test comparing EMM was applied to determine if there was any statistical difference in hormones concentrations and lipid content across blubber depth (</w:t>
      </w:r>
      <w:r w:rsidRPr="00DD00E7">
        <w:rPr>
          <w:i/>
          <w:iCs/>
          <w:color w:val="000000" w:themeColor="text1"/>
          <w:sz w:val="22"/>
          <w:szCs w:val="22"/>
          <w:lang w:val="en-CA"/>
        </w:rPr>
        <w:t>emmeans</w:t>
      </w:r>
      <w:r w:rsidRPr="00DD00E7">
        <w:rPr>
          <w:color w:val="000000" w:themeColor="text1"/>
          <w:sz w:val="22"/>
          <w:szCs w:val="22"/>
          <w:lang w:val="en-CA"/>
        </w:rPr>
        <w:t>).</w:t>
      </w:r>
    </w:p>
    <w:p w14:paraId="2ACCE44A" w14:textId="5AC7152F" w:rsidR="00334FC8" w:rsidRPr="00DD00E7" w:rsidRDefault="00306DF3" w:rsidP="00DD00E7">
      <w:pPr>
        <w:pStyle w:val="Heading1"/>
        <w:numPr>
          <w:ilvl w:val="0"/>
          <w:numId w:val="18"/>
        </w:numPr>
        <w:spacing w:line="360" w:lineRule="auto"/>
        <w:rPr>
          <w:rFonts w:ascii="Times New Roman" w:eastAsia="Times New Roman" w:hAnsi="Times New Roman" w:cs="Times New Roman"/>
          <w:color w:val="000000" w:themeColor="text1"/>
          <w:sz w:val="22"/>
          <w:szCs w:val="22"/>
          <w:lang w:val="en-CA"/>
        </w:rPr>
      </w:pPr>
      <w:r w:rsidRPr="00DD00E7">
        <w:rPr>
          <w:rFonts w:ascii="Times New Roman" w:eastAsia="Times New Roman" w:hAnsi="Times New Roman" w:cs="Times New Roman"/>
          <w:color w:val="000000" w:themeColor="text1"/>
          <w:sz w:val="22"/>
          <w:szCs w:val="22"/>
          <w:lang w:val="en-CA"/>
        </w:rPr>
        <w:t>RESULTS</w:t>
      </w:r>
    </w:p>
    <w:p w14:paraId="43B8F025" w14:textId="2C89AC0E" w:rsidR="00861D20" w:rsidRPr="00DD00E7" w:rsidRDefault="00334FC8" w:rsidP="00DD00E7">
      <w:pPr>
        <w:pStyle w:val="Heading1"/>
        <w:numPr>
          <w:ilvl w:val="1"/>
          <w:numId w:val="18"/>
        </w:numPr>
        <w:spacing w:line="360" w:lineRule="auto"/>
        <w:rPr>
          <w:rFonts w:ascii="Times New Roman" w:hAnsi="Times New Roman" w:cs="Times New Roman"/>
          <w:color w:val="000000" w:themeColor="text1"/>
          <w:sz w:val="22"/>
          <w:szCs w:val="22"/>
          <w:u w:val="single"/>
          <w:lang w:val="en-CA"/>
        </w:rPr>
      </w:pPr>
      <w:r w:rsidRPr="00DD00E7">
        <w:rPr>
          <w:rFonts w:ascii="Times New Roman" w:hAnsi="Times New Roman" w:cs="Times New Roman"/>
          <w:color w:val="000000" w:themeColor="text1"/>
          <w:sz w:val="22"/>
          <w:szCs w:val="22"/>
          <w:u w:val="single"/>
          <w:lang w:val="en-CA"/>
        </w:rPr>
        <w:t xml:space="preserve">Aldosterone validation </w:t>
      </w:r>
    </w:p>
    <w:p w14:paraId="75DE506B" w14:textId="57D8A468" w:rsidR="00861D20" w:rsidRPr="00DD00E7" w:rsidRDefault="00861D20" w:rsidP="00DD00E7">
      <w:pPr>
        <w:spacing w:line="360" w:lineRule="auto"/>
        <w:ind w:firstLine="288"/>
        <w:jc w:val="both"/>
        <w:rPr>
          <w:b/>
          <w:bCs/>
          <w:color w:val="000000" w:themeColor="text1"/>
          <w:sz w:val="22"/>
          <w:szCs w:val="22"/>
          <w:lang w:val="en-CA"/>
        </w:rPr>
      </w:pPr>
      <w:r w:rsidRPr="00DD00E7">
        <w:rPr>
          <w:color w:val="000000" w:themeColor="text1"/>
          <w:sz w:val="22"/>
          <w:szCs w:val="22"/>
          <w:lang w:val="en-CA"/>
        </w:rPr>
        <w:t>Parallel displacement to the standard curve of the serial dilutions from the male and female blubber pools were confirmed visually and statistically for both sexes (</w:t>
      </w:r>
      <w:r w:rsidRPr="00DD00E7">
        <w:rPr>
          <w:i/>
          <w:iCs/>
          <w:color w:val="000000" w:themeColor="text1"/>
          <w:sz w:val="22"/>
          <w:szCs w:val="22"/>
          <w:lang w:val="en-CA"/>
        </w:rPr>
        <w:t>p</w:t>
      </w:r>
      <w:r w:rsidRPr="00DD00E7">
        <w:rPr>
          <w:color w:val="000000" w:themeColor="text1"/>
          <w:sz w:val="22"/>
          <w:szCs w:val="22"/>
          <w:lang w:val="en-CA"/>
        </w:rPr>
        <w:t xml:space="preserve"> &gt;0.05) </w:t>
      </w:r>
      <w:r w:rsidRPr="00DD00E7">
        <w:rPr>
          <w:color w:val="000000" w:themeColor="text1"/>
          <w:sz w:val="22"/>
          <w:szCs w:val="22"/>
          <w:highlight w:val="yellow"/>
          <w:lang w:val="en-CA"/>
        </w:rPr>
        <w:t>(XXX);</w:t>
      </w:r>
      <w:r w:rsidRPr="00DD00E7">
        <w:rPr>
          <w:color w:val="000000" w:themeColor="text1"/>
          <w:sz w:val="22"/>
          <w:szCs w:val="22"/>
          <w:lang w:val="en-CA"/>
        </w:rPr>
        <w:t xml:space="preserve"> for the accuracy check the standard mass recovered </w:t>
      </w:r>
      <w:commentRangeStart w:id="18"/>
      <w:r w:rsidRPr="00DD00E7">
        <w:rPr>
          <w:color w:val="000000" w:themeColor="text1"/>
          <w:sz w:val="22"/>
          <w:szCs w:val="22"/>
          <w:lang w:val="en-CA"/>
        </w:rPr>
        <w:t>showed linear relationships</w:t>
      </w:r>
      <w:commentRangeEnd w:id="18"/>
      <w:r w:rsidRPr="00DD00E7">
        <w:rPr>
          <w:rStyle w:val="CommentReference"/>
          <w:color w:val="000000" w:themeColor="text1"/>
          <w:sz w:val="22"/>
          <w:szCs w:val="22"/>
          <w:lang w:val="en-CA"/>
        </w:rPr>
        <w:commentReference w:id="18"/>
      </w:r>
      <w:r w:rsidRPr="00DD00E7">
        <w:rPr>
          <w:color w:val="000000" w:themeColor="text1"/>
          <w:sz w:val="22"/>
          <w:szCs w:val="22"/>
          <w:lang w:val="en-CA"/>
        </w:rPr>
        <w:t xml:space="preserve"> with the mass added for both species and sexes, with slopes ranging from 1.0 to 1.3 (XX). The serial dilutions from the gray whale blubber showed 50% binding at 1:1 and 4:1, for females and males respectively</w:t>
      </w:r>
      <w:r w:rsidRPr="00DD00E7">
        <w:rPr>
          <w:b/>
          <w:bCs/>
          <w:color w:val="000000" w:themeColor="text1"/>
          <w:sz w:val="22"/>
          <w:szCs w:val="22"/>
          <w:lang w:val="en-CA"/>
        </w:rPr>
        <w:t xml:space="preserve">. </w:t>
      </w:r>
    </w:p>
    <w:p w14:paraId="12F84150" w14:textId="77777777" w:rsidR="00861D20" w:rsidRPr="00DD00E7" w:rsidRDefault="00861D20" w:rsidP="00DD00E7">
      <w:pPr>
        <w:spacing w:line="360" w:lineRule="auto"/>
        <w:ind w:firstLine="288"/>
        <w:rPr>
          <w:color w:val="000000" w:themeColor="text1"/>
          <w:sz w:val="22"/>
          <w:szCs w:val="22"/>
          <w:lang w:val="en-CA"/>
        </w:rPr>
      </w:pPr>
    </w:p>
    <w:p w14:paraId="34B2E93D" w14:textId="65174BE8" w:rsidR="00627813" w:rsidRPr="00DD00E7" w:rsidRDefault="004011A1" w:rsidP="00DD00E7">
      <w:pPr>
        <w:pStyle w:val="ListParagraph"/>
        <w:numPr>
          <w:ilvl w:val="1"/>
          <w:numId w:val="18"/>
        </w:numPr>
        <w:spacing w:line="360" w:lineRule="auto"/>
        <w:jc w:val="both"/>
        <w:rPr>
          <w:color w:val="000000" w:themeColor="text1"/>
          <w:sz w:val="22"/>
          <w:szCs w:val="22"/>
          <w:u w:val="single"/>
          <w:lang w:val="en-CA"/>
        </w:rPr>
      </w:pPr>
      <w:r w:rsidRPr="00DD00E7">
        <w:rPr>
          <w:color w:val="000000" w:themeColor="text1"/>
          <w:sz w:val="22"/>
          <w:szCs w:val="22"/>
          <w:u w:val="single"/>
          <w:lang w:val="en-CA"/>
        </w:rPr>
        <w:t>H</w:t>
      </w:r>
      <w:r w:rsidR="00334FC8" w:rsidRPr="00DD00E7">
        <w:rPr>
          <w:color w:val="000000" w:themeColor="text1"/>
          <w:sz w:val="22"/>
          <w:szCs w:val="22"/>
          <w:u w:val="single"/>
          <w:lang w:val="en-CA"/>
        </w:rPr>
        <w:t>ormone concentrations and lipid content in relation to age class</w:t>
      </w:r>
      <w:r w:rsidR="00747AD5" w:rsidRPr="00DD00E7">
        <w:rPr>
          <w:color w:val="000000" w:themeColor="text1"/>
          <w:sz w:val="22"/>
          <w:szCs w:val="22"/>
          <w:u w:val="single"/>
          <w:lang w:val="en-CA"/>
        </w:rPr>
        <w:t xml:space="preserve">, </w:t>
      </w:r>
      <w:r w:rsidR="00334FC8" w:rsidRPr="00DD00E7">
        <w:rPr>
          <w:color w:val="000000" w:themeColor="text1"/>
          <w:sz w:val="22"/>
          <w:szCs w:val="22"/>
          <w:u w:val="single"/>
          <w:lang w:val="en-CA"/>
        </w:rPr>
        <w:t>sex</w:t>
      </w:r>
      <w:r w:rsidR="00747AD5" w:rsidRPr="00DD00E7">
        <w:rPr>
          <w:color w:val="000000" w:themeColor="text1"/>
          <w:sz w:val="22"/>
          <w:szCs w:val="22"/>
          <w:u w:val="single"/>
          <w:lang w:val="en-CA"/>
        </w:rPr>
        <w:t xml:space="preserve"> and body conditions</w:t>
      </w:r>
    </w:p>
    <w:p w14:paraId="28BADD1D" w14:textId="3BAE4551" w:rsidR="00064435" w:rsidRPr="00DD00E7" w:rsidRDefault="00DC19BB" w:rsidP="00DD00E7">
      <w:pPr>
        <w:spacing w:line="360" w:lineRule="auto"/>
        <w:rPr>
          <w:color w:val="000000" w:themeColor="text1"/>
          <w:sz w:val="22"/>
          <w:szCs w:val="22"/>
        </w:rPr>
      </w:pPr>
      <w:r w:rsidRPr="00DD00E7">
        <w:rPr>
          <w:color w:val="000000" w:themeColor="text1"/>
          <w:sz w:val="22"/>
          <w:szCs w:val="22"/>
        </w:rPr>
        <w:t>F</w:t>
      </w:r>
      <w:r w:rsidR="00667AF2" w:rsidRPr="00DD00E7">
        <w:rPr>
          <w:color w:val="000000" w:themeColor="text1"/>
          <w:sz w:val="22"/>
          <w:szCs w:val="22"/>
        </w:rPr>
        <w:t>or</w:t>
      </w:r>
      <w:r w:rsidR="00064435" w:rsidRPr="00DD00E7">
        <w:rPr>
          <w:color w:val="000000" w:themeColor="text1"/>
          <w:sz w:val="22"/>
          <w:szCs w:val="22"/>
        </w:rPr>
        <w:t xml:space="preserve"> log-transformed</w:t>
      </w:r>
      <w:r w:rsidR="00667AF2" w:rsidRPr="00DD00E7">
        <w:rPr>
          <w:color w:val="000000" w:themeColor="text1"/>
          <w:sz w:val="22"/>
          <w:szCs w:val="22"/>
        </w:rPr>
        <w:t xml:space="preserve"> cortisol</w:t>
      </w:r>
      <w:r w:rsidR="00E61E57" w:rsidRPr="00DD00E7">
        <w:rPr>
          <w:color w:val="000000" w:themeColor="text1"/>
          <w:sz w:val="22"/>
          <w:szCs w:val="22"/>
        </w:rPr>
        <w:t xml:space="preserve">, </w:t>
      </w:r>
      <w:r w:rsidR="002865D7" w:rsidRPr="00DD00E7">
        <w:rPr>
          <w:i/>
          <w:iCs/>
          <w:color w:val="000000" w:themeColor="text1"/>
          <w:sz w:val="22"/>
          <w:szCs w:val="22"/>
        </w:rPr>
        <w:t>A</w:t>
      </w:r>
      <w:r w:rsidR="00627813" w:rsidRPr="00DD00E7">
        <w:rPr>
          <w:i/>
          <w:iCs/>
          <w:color w:val="000000" w:themeColor="text1"/>
          <w:sz w:val="22"/>
          <w:szCs w:val="22"/>
        </w:rPr>
        <w:t>ge class</w:t>
      </w:r>
      <w:r w:rsidR="00627813" w:rsidRPr="00DD00E7">
        <w:rPr>
          <w:color w:val="000000" w:themeColor="text1"/>
          <w:sz w:val="22"/>
          <w:szCs w:val="22"/>
        </w:rPr>
        <w:t xml:space="preserve"> </w:t>
      </w:r>
      <w:r w:rsidR="00064435" w:rsidRPr="00DD00E7">
        <w:rPr>
          <w:color w:val="000000" w:themeColor="text1"/>
          <w:sz w:val="22"/>
          <w:szCs w:val="22"/>
        </w:rPr>
        <w:t>w</w:t>
      </w:r>
      <w:r w:rsidR="00E61E57" w:rsidRPr="00DD00E7">
        <w:rPr>
          <w:color w:val="000000" w:themeColor="text1"/>
          <w:sz w:val="22"/>
          <w:szCs w:val="22"/>
        </w:rPr>
        <w:t xml:space="preserve">as a significant </w:t>
      </w:r>
      <w:r w:rsidR="009464FC" w:rsidRPr="00DD00E7">
        <w:rPr>
          <w:color w:val="000000" w:themeColor="text1"/>
          <w:sz w:val="22"/>
          <w:szCs w:val="22"/>
        </w:rPr>
        <w:t>factor</w:t>
      </w:r>
      <w:r w:rsidR="00EE01A8" w:rsidRPr="00DD00E7">
        <w:rPr>
          <w:color w:val="000000" w:themeColor="text1"/>
          <w:sz w:val="22"/>
          <w:szCs w:val="22"/>
        </w:rPr>
        <w:t xml:space="preserve"> </w:t>
      </w:r>
      <w:r w:rsidR="00C67F02" w:rsidRPr="00DD00E7">
        <w:rPr>
          <w:color w:val="000000" w:themeColor="text1"/>
          <w:sz w:val="22"/>
          <w:szCs w:val="22"/>
        </w:rPr>
        <w:t>(</w:t>
      </w:r>
      <w:r w:rsidR="00064435" w:rsidRPr="00DD00E7">
        <w:rPr>
          <w:sz w:val="22"/>
          <w:szCs w:val="22"/>
        </w:rPr>
        <w:t>F</w:t>
      </w:r>
      <w:r w:rsidR="009C3DF5" w:rsidRPr="00DD00E7">
        <w:rPr>
          <w:sz w:val="22"/>
          <w:szCs w:val="22"/>
          <w:vertAlign w:val="subscript"/>
        </w:rPr>
        <w:t>1,27</w:t>
      </w:r>
      <w:r w:rsidR="00064435" w:rsidRPr="00DD00E7">
        <w:rPr>
          <w:sz w:val="22"/>
          <w:szCs w:val="22"/>
        </w:rPr>
        <w:t xml:space="preserve"> </w:t>
      </w:r>
      <w:r w:rsidR="00C67F02" w:rsidRPr="00DD00E7">
        <w:rPr>
          <w:color w:val="000000" w:themeColor="text1"/>
          <w:sz w:val="22"/>
          <w:szCs w:val="22"/>
        </w:rPr>
        <w:t xml:space="preserve">= </w:t>
      </w:r>
      <w:r w:rsidR="009464FC" w:rsidRPr="00DD00E7">
        <w:rPr>
          <w:color w:val="000000" w:themeColor="text1"/>
          <w:sz w:val="22"/>
          <w:szCs w:val="22"/>
        </w:rPr>
        <w:t>4.53</w:t>
      </w:r>
      <w:r w:rsidR="00064435" w:rsidRPr="00DD00E7">
        <w:rPr>
          <w:color w:val="000000" w:themeColor="text1"/>
          <w:sz w:val="22"/>
          <w:szCs w:val="22"/>
        </w:rPr>
        <w:t xml:space="preserve">, </w:t>
      </w:r>
      <w:r w:rsidR="00EC2C6E" w:rsidRPr="00DD00E7">
        <w:rPr>
          <w:color w:val="000000" w:themeColor="text1"/>
          <w:sz w:val="22"/>
          <w:szCs w:val="22"/>
        </w:rPr>
        <w:t xml:space="preserve">p </w:t>
      </w:r>
      <w:r w:rsidR="009464FC" w:rsidRPr="00DD00E7">
        <w:rPr>
          <w:color w:val="000000" w:themeColor="text1"/>
          <w:sz w:val="22"/>
          <w:szCs w:val="22"/>
        </w:rPr>
        <w:t>= 0.04</w:t>
      </w:r>
      <w:r w:rsidR="001148DF" w:rsidRPr="00DD00E7">
        <w:rPr>
          <w:color w:val="000000" w:themeColor="text1"/>
          <w:sz w:val="22"/>
          <w:szCs w:val="22"/>
        </w:rPr>
        <w:t>)</w:t>
      </w:r>
      <w:r w:rsidR="00064435" w:rsidRPr="00DD00E7">
        <w:rPr>
          <w:color w:val="000000" w:themeColor="text1"/>
          <w:sz w:val="22"/>
          <w:szCs w:val="22"/>
        </w:rPr>
        <w:t xml:space="preserve">, whereas </w:t>
      </w:r>
      <w:r w:rsidR="00064435" w:rsidRPr="00DD00E7">
        <w:rPr>
          <w:i/>
          <w:iCs/>
          <w:color w:val="000000" w:themeColor="text1"/>
          <w:sz w:val="22"/>
          <w:szCs w:val="22"/>
        </w:rPr>
        <w:t xml:space="preserve">Sex </w:t>
      </w:r>
      <w:r w:rsidR="00064435" w:rsidRPr="00DD00E7">
        <w:rPr>
          <w:color w:val="000000" w:themeColor="text1"/>
          <w:sz w:val="22"/>
          <w:szCs w:val="22"/>
        </w:rPr>
        <w:t>and</w:t>
      </w:r>
      <w:r w:rsidR="00064435" w:rsidRPr="00DD00E7">
        <w:rPr>
          <w:i/>
          <w:iCs/>
          <w:color w:val="000000" w:themeColor="text1"/>
          <w:sz w:val="22"/>
          <w:szCs w:val="22"/>
        </w:rPr>
        <w:t xml:space="preserve"> Body condition</w:t>
      </w:r>
      <w:r w:rsidR="001D2FA7" w:rsidRPr="00DD00E7">
        <w:rPr>
          <w:i/>
          <w:iCs/>
          <w:color w:val="000000" w:themeColor="text1"/>
          <w:sz w:val="22"/>
          <w:szCs w:val="22"/>
        </w:rPr>
        <w:t>s</w:t>
      </w:r>
      <w:r w:rsidR="00064435" w:rsidRPr="00DD00E7">
        <w:rPr>
          <w:i/>
          <w:iCs/>
          <w:color w:val="000000" w:themeColor="text1"/>
          <w:sz w:val="22"/>
          <w:szCs w:val="22"/>
        </w:rPr>
        <w:t xml:space="preserve"> </w:t>
      </w:r>
      <w:r w:rsidR="00064435" w:rsidRPr="00DD00E7">
        <w:rPr>
          <w:color w:val="000000" w:themeColor="text1"/>
          <w:sz w:val="22"/>
          <w:szCs w:val="22"/>
        </w:rPr>
        <w:t>were not</w:t>
      </w:r>
      <w:r w:rsidR="00064435" w:rsidRPr="00DD00E7">
        <w:rPr>
          <w:i/>
          <w:iCs/>
          <w:color w:val="000000" w:themeColor="text1"/>
          <w:sz w:val="22"/>
          <w:szCs w:val="22"/>
        </w:rPr>
        <w:t xml:space="preserve"> (</w:t>
      </w:r>
      <w:r w:rsidR="009C3DF5" w:rsidRPr="00DD00E7">
        <w:rPr>
          <w:sz w:val="22"/>
          <w:szCs w:val="22"/>
        </w:rPr>
        <w:t>F</w:t>
      </w:r>
      <w:r w:rsidR="009C3DF5" w:rsidRPr="00DD00E7">
        <w:rPr>
          <w:sz w:val="22"/>
          <w:szCs w:val="22"/>
          <w:vertAlign w:val="subscript"/>
        </w:rPr>
        <w:t>1,27</w:t>
      </w:r>
      <w:r w:rsidR="009C3DF5" w:rsidRPr="00DD00E7">
        <w:rPr>
          <w:sz w:val="22"/>
          <w:szCs w:val="22"/>
        </w:rPr>
        <w:t xml:space="preserve"> </w:t>
      </w:r>
      <w:r w:rsidR="00064435" w:rsidRPr="00DD00E7">
        <w:rPr>
          <w:sz w:val="22"/>
          <w:szCs w:val="22"/>
        </w:rPr>
        <w:t xml:space="preserve">= 1.74, p = 0.20 and </w:t>
      </w:r>
      <w:r w:rsidR="009C3DF5" w:rsidRPr="00DD00E7">
        <w:rPr>
          <w:sz w:val="22"/>
          <w:szCs w:val="22"/>
        </w:rPr>
        <w:t>F</w:t>
      </w:r>
      <w:r w:rsidR="009C3DF5" w:rsidRPr="00DD00E7">
        <w:rPr>
          <w:sz w:val="22"/>
          <w:szCs w:val="22"/>
          <w:vertAlign w:val="subscript"/>
        </w:rPr>
        <w:t>2,27</w:t>
      </w:r>
      <w:r w:rsidR="009C3DF5" w:rsidRPr="00DD00E7">
        <w:rPr>
          <w:sz w:val="22"/>
          <w:szCs w:val="22"/>
        </w:rPr>
        <w:t xml:space="preserve"> </w:t>
      </w:r>
      <w:r w:rsidR="00064435" w:rsidRPr="00DD00E7">
        <w:rPr>
          <w:sz w:val="22"/>
          <w:szCs w:val="22"/>
        </w:rPr>
        <w:t>= 0.55, p= 0.58, respectively).</w:t>
      </w:r>
      <w:r w:rsidR="001148DF" w:rsidRPr="00DD00E7">
        <w:rPr>
          <w:color w:val="000000" w:themeColor="text1"/>
          <w:sz w:val="22"/>
          <w:szCs w:val="22"/>
        </w:rPr>
        <w:t xml:space="preserve"> </w:t>
      </w:r>
      <w:r w:rsidR="009464FC" w:rsidRPr="00DD00E7">
        <w:rPr>
          <w:color w:val="000000" w:themeColor="text1"/>
          <w:sz w:val="22"/>
          <w:szCs w:val="22"/>
        </w:rPr>
        <w:t xml:space="preserve">The post-hoc test showed the </w:t>
      </w:r>
      <w:commentRangeStart w:id="19"/>
      <w:r w:rsidR="009464FC" w:rsidRPr="00DD00E7">
        <w:rPr>
          <w:color w:val="000000" w:themeColor="text1"/>
          <w:sz w:val="22"/>
          <w:szCs w:val="22"/>
        </w:rPr>
        <w:t xml:space="preserve">EMM of log-transformed cortisol to be higher in immature </w:t>
      </w:r>
      <w:r w:rsidR="009464FC" w:rsidRPr="00DD00E7">
        <w:rPr>
          <w:sz w:val="22"/>
          <w:szCs w:val="22"/>
        </w:rPr>
        <w:t xml:space="preserve">individuals </w:t>
      </w:r>
      <w:commentRangeEnd w:id="19"/>
      <w:r w:rsidR="009D22B9" w:rsidRPr="00DD00E7">
        <w:rPr>
          <w:rStyle w:val="CommentReference"/>
          <w:sz w:val="22"/>
          <w:szCs w:val="22"/>
        </w:rPr>
        <w:commentReference w:id="19"/>
      </w:r>
      <w:r w:rsidR="009464FC" w:rsidRPr="00DD00E7">
        <w:rPr>
          <w:sz w:val="22"/>
          <w:szCs w:val="22"/>
        </w:rPr>
        <w:t>(1.90, 95% CI: 1.11</w:t>
      </w:r>
      <w:r w:rsidRPr="00DD00E7">
        <w:rPr>
          <w:sz w:val="22"/>
          <w:szCs w:val="22"/>
        </w:rPr>
        <w:t xml:space="preserve"> to </w:t>
      </w:r>
      <w:r w:rsidR="009464FC" w:rsidRPr="00DD00E7">
        <w:rPr>
          <w:sz w:val="22"/>
          <w:szCs w:val="22"/>
        </w:rPr>
        <w:t xml:space="preserve">2.69) than in </w:t>
      </w:r>
      <w:r w:rsidRPr="00DD00E7">
        <w:rPr>
          <w:sz w:val="22"/>
          <w:szCs w:val="22"/>
        </w:rPr>
        <w:t>a</w:t>
      </w:r>
      <w:r w:rsidR="009464FC" w:rsidRPr="00DD00E7">
        <w:rPr>
          <w:sz w:val="22"/>
          <w:szCs w:val="22"/>
        </w:rPr>
        <w:t>dults (1.00, 95% CI: 0.38</w:t>
      </w:r>
      <w:r w:rsidRPr="00DD00E7">
        <w:rPr>
          <w:sz w:val="22"/>
          <w:szCs w:val="22"/>
        </w:rPr>
        <w:t xml:space="preserve"> to </w:t>
      </w:r>
      <w:r w:rsidR="009464FC" w:rsidRPr="00DD00E7">
        <w:rPr>
          <w:sz w:val="22"/>
          <w:szCs w:val="22"/>
        </w:rPr>
        <w:t>1.62)</w:t>
      </w:r>
      <w:r w:rsidR="001D2FA7" w:rsidRPr="00DD00E7">
        <w:rPr>
          <w:sz w:val="22"/>
          <w:szCs w:val="22"/>
        </w:rPr>
        <w:t>, when accounting for sex and body condition</w:t>
      </w:r>
      <w:r w:rsidR="009464FC" w:rsidRPr="00DD00E7">
        <w:rPr>
          <w:sz w:val="22"/>
          <w:szCs w:val="22"/>
        </w:rPr>
        <w:t>.</w:t>
      </w:r>
    </w:p>
    <w:p w14:paraId="59081132" w14:textId="308D73DA" w:rsidR="00547F02" w:rsidRPr="00DD00E7" w:rsidRDefault="00547F02" w:rsidP="00DD00E7">
      <w:pPr>
        <w:spacing w:line="360" w:lineRule="auto"/>
        <w:rPr>
          <w:sz w:val="22"/>
          <w:szCs w:val="22"/>
        </w:rPr>
      </w:pPr>
      <w:r w:rsidRPr="00DD00E7">
        <w:rPr>
          <w:sz w:val="22"/>
          <w:szCs w:val="22"/>
        </w:rPr>
        <w:t xml:space="preserve">For </w:t>
      </w:r>
      <w:r w:rsidR="00064435" w:rsidRPr="00DD00E7">
        <w:rPr>
          <w:sz w:val="22"/>
          <w:szCs w:val="22"/>
        </w:rPr>
        <w:t xml:space="preserve">log-transformed corticosterone, </w:t>
      </w:r>
      <w:r w:rsidRPr="00DD00E7">
        <w:rPr>
          <w:sz w:val="22"/>
          <w:szCs w:val="22"/>
        </w:rPr>
        <w:t xml:space="preserve">the additive linear model </w:t>
      </w:r>
      <w:r w:rsidR="00064435" w:rsidRPr="00DD00E7">
        <w:rPr>
          <w:sz w:val="22"/>
          <w:szCs w:val="22"/>
        </w:rPr>
        <w:t>showed a</w:t>
      </w:r>
      <w:r w:rsidRPr="00DD00E7">
        <w:rPr>
          <w:sz w:val="22"/>
          <w:szCs w:val="22"/>
        </w:rPr>
        <w:t xml:space="preserve"> </w:t>
      </w:r>
      <w:r w:rsidR="005D57AA" w:rsidRPr="00DD00E7">
        <w:rPr>
          <w:sz w:val="22"/>
          <w:szCs w:val="22"/>
        </w:rPr>
        <w:t xml:space="preserve">significant effect of </w:t>
      </w:r>
      <w:r w:rsidR="005D57AA" w:rsidRPr="00DD00E7">
        <w:rPr>
          <w:i/>
          <w:iCs/>
          <w:sz w:val="22"/>
          <w:szCs w:val="22"/>
        </w:rPr>
        <w:t>Sex</w:t>
      </w:r>
      <w:r w:rsidRPr="00DD00E7">
        <w:rPr>
          <w:sz w:val="22"/>
          <w:szCs w:val="22"/>
        </w:rPr>
        <w:t xml:space="preserve"> (</w:t>
      </w:r>
      <w:r w:rsidR="009C3DF5" w:rsidRPr="00DD00E7">
        <w:rPr>
          <w:sz w:val="22"/>
          <w:szCs w:val="22"/>
        </w:rPr>
        <w:t>F</w:t>
      </w:r>
      <w:r w:rsidR="009C3DF5" w:rsidRPr="00DD00E7">
        <w:rPr>
          <w:sz w:val="22"/>
          <w:szCs w:val="22"/>
          <w:vertAlign w:val="subscript"/>
        </w:rPr>
        <w:t>1,27</w:t>
      </w:r>
      <w:r w:rsidR="009C3DF5" w:rsidRPr="00DD00E7">
        <w:rPr>
          <w:sz w:val="22"/>
          <w:szCs w:val="22"/>
        </w:rPr>
        <w:t xml:space="preserve"> </w:t>
      </w:r>
      <w:r w:rsidRPr="00DD00E7">
        <w:rPr>
          <w:sz w:val="22"/>
          <w:szCs w:val="22"/>
        </w:rPr>
        <w:t xml:space="preserve">= 4.48, p = 0.04) and </w:t>
      </w:r>
      <w:r w:rsidRPr="00DD00E7">
        <w:rPr>
          <w:i/>
          <w:iCs/>
          <w:sz w:val="22"/>
          <w:szCs w:val="22"/>
        </w:rPr>
        <w:t>Age class</w:t>
      </w:r>
      <w:r w:rsidRPr="00DD00E7">
        <w:rPr>
          <w:sz w:val="22"/>
          <w:szCs w:val="22"/>
        </w:rPr>
        <w:t xml:space="preserve"> (</w:t>
      </w:r>
      <w:r w:rsidR="009C3DF5" w:rsidRPr="00DD00E7">
        <w:rPr>
          <w:sz w:val="22"/>
          <w:szCs w:val="22"/>
        </w:rPr>
        <w:t>F</w:t>
      </w:r>
      <w:r w:rsidR="009C3DF5" w:rsidRPr="00DD00E7">
        <w:rPr>
          <w:sz w:val="22"/>
          <w:szCs w:val="22"/>
          <w:vertAlign w:val="subscript"/>
        </w:rPr>
        <w:t>1,27</w:t>
      </w:r>
      <w:r w:rsidR="009C3DF5" w:rsidRPr="00DD00E7">
        <w:rPr>
          <w:sz w:val="22"/>
          <w:szCs w:val="22"/>
        </w:rPr>
        <w:t xml:space="preserve"> </w:t>
      </w:r>
      <w:r w:rsidRPr="00DD00E7">
        <w:rPr>
          <w:sz w:val="22"/>
          <w:szCs w:val="22"/>
        </w:rPr>
        <w:t>= 7.05, p = 0.013)</w:t>
      </w:r>
      <w:r w:rsidR="00064435" w:rsidRPr="00DD00E7">
        <w:rPr>
          <w:sz w:val="22"/>
          <w:szCs w:val="22"/>
        </w:rPr>
        <w:t>, but not of</w:t>
      </w:r>
      <w:r w:rsidRPr="00DD00E7">
        <w:rPr>
          <w:sz w:val="22"/>
          <w:szCs w:val="22"/>
        </w:rPr>
        <w:t xml:space="preserve"> </w:t>
      </w:r>
      <w:r w:rsidR="00064435" w:rsidRPr="00DD00E7">
        <w:rPr>
          <w:i/>
          <w:iCs/>
          <w:sz w:val="22"/>
          <w:szCs w:val="22"/>
        </w:rPr>
        <w:t>Body conditions</w:t>
      </w:r>
      <w:r w:rsidRPr="00DD00E7">
        <w:rPr>
          <w:sz w:val="22"/>
          <w:szCs w:val="22"/>
        </w:rPr>
        <w:t xml:space="preserve"> (</w:t>
      </w:r>
      <w:r w:rsidR="009C3DF5" w:rsidRPr="00DD00E7">
        <w:rPr>
          <w:sz w:val="22"/>
          <w:szCs w:val="22"/>
        </w:rPr>
        <w:t>F</w:t>
      </w:r>
      <w:r w:rsidR="009C3DF5" w:rsidRPr="00DD00E7">
        <w:rPr>
          <w:sz w:val="22"/>
          <w:szCs w:val="22"/>
          <w:vertAlign w:val="subscript"/>
        </w:rPr>
        <w:t>2,27</w:t>
      </w:r>
      <w:r w:rsidR="009C3DF5" w:rsidRPr="00DD00E7">
        <w:rPr>
          <w:sz w:val="22"/>
          <w:szCs w:val="22"/>
        </w:rPr>
        <w:t xml:space="preserve"> </w:t>
      </w:r>
      <w:r w:rsidRPr="00DD00E7">
        <w:rPr>
          <w:sz w:val="22"/>
          <w:szCs w:val="22"/>
        </w:rPr>
        <w:t>= 0.69, p = 0.51).</w:t>
      </w:r>
      <w:r w:rsidR="00064435" w:rsidRPr="00DD00E7">
        <w:rPr>
          <w:sz w:val="22"/>
          <w:szCs w:val="22"/>
        </w:rPr>
        <w:t xml:space="preserve"> Similarly to cortisol, </w:t>
      </w:r>
      <w:r w:rsidR="00064435" w:rsidRPr="00DD00E7">
        <w:rPr>
          <w:color w:val="000000" w:themeColor="text1"/>
          <w:sz w:val="22"/>
          <w:szCs w:val="22"/>
        </w:rPr>
        <w:t xml:space="preserve">the post-hoc test showed the EMM of </w:t>
      </w:r>
      <w:commentRangeStart w:id="20"/>
      <w:r w:rsidR="00064435" w:rsidRPr="00DD00E7">
        <w:rPr>
          <w:color w:val="000000" w:themeColor="text1"/>
          <w:sz w:val="22"/>
          <w:szCs w:val="22"/>
        </w:rPr>
        <w:t xml:space="preserve">log-transformed corticosterone to be </w:t>
      </w:r>
      <w:r w:rsidR="005D57AA" w:rsidRPr="00DD00E7">
        <w:rPr>
          <w:color w:val="000000" w:themeColor="text1"/>
          <w:sz w:val="22"/>
          <w:szCs w:val="22"/>
        </w:rPr>
        <w:t xml:space="preserve">lower in </w:t>
      </w:r>
      <w:r w:rsidR="001D2FA7" w:rsidRPr="00DD00E7">
        <w:rPr>
          <w:sz w:val="22"/>
          <w:szCs w:val="22"/>
        </w:rPr>
        <w:t>a</w:t>
      </w:r>
      <w:r w:rsidR="005D57AA" w:rsidRPr="00DD00E7">
        <w:rPr>
          <w:sz w:val="22"/>
          <w:szCs w:val="22"/>
        </w:rPr>
        <w:t xml:space="preserve">dults (−0.77, 95% CI: −1.36 to −0.18) compared to </w:t>
      </w:r>
      <w:r w:rsidR="001D2FA7" w:rsidRPr="00DD00E7">
        <w:rPr>
          <w:sz w:val="22"/>
          <w:szCs w:val="22"/>
        </w:rPr>
        <w:t>i</w:t>
      </w:r>
      <w:r w:rsidR="005D57AA" w:rsidRPr="00DD00E7">
        <w:rPr>
          <w:sz w:val="22"/>
          <w:szCs w:val="22"/>
        </w:rPr>
        <w:t>mmatures (0.42, 95% CI: −0.37 to 1.20)</w:t>
      </w:r>
      <w:r w:rsidR="001D2FA7" w:rsidRPr="00DD00E7">
        <w:rPr>
          <w:sz w:val="22"/>
          <w:szCs w:val="22"/>
        </w:rPr>
        <w:t xml:space="preserve"> individuals,</w:t>
      </w:r>
      <w:r w:rsidR="005D57AA" w:rsidRPr="00DD00E7">
        <w:rPr>
          <w:sz w:val="22"/>
          <w:szCs w:val="22"/>
        </w:rPr>
        <w:t xml:space="preserve"> </w:t>
      </w:r>
      <w:commentRangeEnd w:id="20"/>
      <w:r w:rsidR="00F335CD" w:rsidRPr="00DD00E7">
        <w:rPr>
          <w:rStyle w:val="CommentReference"/>
          <w:sz w:val="22"/>
          <w:szCs w:val="22"/>
        </w:rPr>
        <w:commentReference w:id="20"/>
      </w:r>
      <w:r w:rsidR="005D57AA" w:rsidRPr="00DD00E7">
        <w:rPr>
          <w:sz w:val="22"/>
          <w:szCs w:val="22"/>
        </w:rPr>
        <w:t>and to be higher in females (0.24, 95% CI: −0.33 to 0.81) than in males (−0.60, 95% CI: −1.33 to 0.14), after accounting for the remaining factors.</w:t>
      </w:r>
      <w:r w:rsidR="001D2FA7" w:rsidRPr="00DD00E7">
        <w:rPr>
          <w:sz w:val="22"/>
          <w:szCs w:val="22"/>
        </w:rPr>
        <w:t xml:space="preserve"> </w:t>
      </w:r>
    </w:p>
    <w:p w14:paraId="37673959" w14:textId="41A228CD" w:rsidR="0033717D" w:rsidRPr="00DD00E7" w:rsidRDefault="002B4549" w:rsidP="00DD00E7">
      <w:pPr>
        <w:spacing w:line="360" w:lineRule="auto"/>
        <w:rPr>
          <w:sz w:val="22"/>
          <w:szCs w:val="22"/>
        </w:rPr>
      </w:pPr>
      <w:r w:rsidRPr="00DD00E7">
        <w:rPr>
          <w:color w:val="000000" w:themeColor="text1"/>
          <w:sz w:val="22"/>
          <w:szCs w:val="22"/>
          <w:lang w:val="en-CA"/>
        </w:rPr>
        <w:lastRenderedPageBreak/>
        <w:t>F</w:t>
      </w:r>
      <w:r w:rsidR="00807AA7" w:rsidRPr="00DD00E7">
        <w:rPr>
          <w:color w:val="000000" w:themeColor="text1"/>
          <w:sz w:val="22"/>
          <w:szCs w:val="22"/>
          <w:lang w:val="en-CA"/>
        </w:rPr>
        <w:t xml:space="preserve">or </w:t>
      </w:r>
      <w:r w:rsidR="00A27168" w:rsidRPr="00DD00E7">
        <w:rPr>
          <w:color w:val="000000" w:themeColor="text1"/>
          <w:sz w:val="22"/>
          <w:szCs w:val="22"/>
          <w:lang w:val="en-CA"/>
        </w:rPr>
        <w:t xml:space="preserve">log-transformed </w:t>
      </w:r>
      <w:r w:rsidR="00807AA7" w:rsidRPr="00DD00E7">
        <w:rPr>
          <w:color w:val="000000" w:themeColor="text1"/>
          <w:sz w:val="22"/>
          <w:szCs w:val="22"/>
          <w:lang w:val="en-CA"/>
        </w:rPr>
        <w:t xml:space="preserve">aldosterone, </w:t>
      </w:r>
      <w:r w:rsidR="00A27168" w:rsidRPr="00DD00E7">
        <w:rPr>
          <w:color w:val="000000" w:themeColor="text1"/>
          <w:sz w:val="22"/>
          <w:szCs w:val="22"/>
          <w:lang w:val="en-CA"/>
        </w:rPr>
        <w:t xml:space="preserve">the additive model indicated </w:t>
      </w:r>
      <w:r w:rsidR="00807AA7" w:rsidRPr="00DD00E7">
        <w:rPr>
          <w:i/>
          <w:iCs/>
          <w:color w:val="000000" w:themeColor="text1"/>
          <w:sz w:val="22"/>
          <w:szCs w:val="22"/>
          <w:lang w:val="en-CA"/>
        </w:rPr>
        <w:t xml:space="preserve">Sex </w:t>
      </w:r>
      <w:r w:rsidR="00A27168" w:rsidRPr="00DD00E7">
        <w:rPr>
          <w:color w:val="000000" w:themeColor="text1"/>
          <w:sz w:val="22"/>
          <w:szCs w:val="22"/>
          <w:lang w:val="en-CA"/>
        </w:rPr>
        <w:t xml:space="preserve">to be a significant factor </w:t>
      </w:r>
      <w:r w:rsidR="00A27168" w:rsidRPr="00DD00E7">
        <w:rPr>
          <w:i/>
          <w:iCs/>
          <w:sz w:val="22"/>
          <w:szCs w:val="22"/>
        </w:rPr>
        <w:t>Sex</w:t>
      </w:r>
      <w:r w:rsidR="00A27168" w:rsidRPr="00DD00E7">
        <w:rPr>
          <w:sz w:val="22"/>
          <w:szCs w:val="22"/>
        </w:rPr>
        <w:t xml:space="preserve"> (</w:t>
      </w:r>
      <w:r w:rsidR="009C3DF5" w:rsidRPr="00DD00E7">
        <w:rPr>
          <w:sz w:val="22"/>
          <w:szCs w:val="22"/>
        </w:rPr>
        <w:t>F</w:t>
      </w:r>
      <w:r w:rsidR="009C3DF5" w:rsidRPr="00DD00E7">
        <w:rPr>
          <w:sz w:val="22"/>
          <w:szCs w:val="22"/>
          <w:vertAlign w:val="subscript"/>
        </w:rPr>
        <w:t>1,27</w:t>
      </w:r>
      <w:r w:rsidR="009C3DF5" w:rsidRPr="00DD00E7">
        <w:rPr>
          <w:sz w:val="22"/>
          <w:szCs w:val="22"/>
        </w:rPr>
        <w:t xml:space="preserve"> </w:t>
      </w:r>
      <w:r w:rsidR="00A27168" w:rsidRPr="00DD00E7">
        <w:rPr>
          <w:sz w:val="22"/>
          <w:szCs w:val="22"/>
        </w:rPr>
        <w:t xml:space="preserve">= </w:t>
      </w:r>
      <w:r w:rsidR="00A27168" w:rsidRPr="00DD00E7">
        <w:rPr>
          <w:sz w:val="22"/>
          <w:szCs w:val="22"/>
        </w:rPr>
        <w:t>5.22</w:t>
      </w:r>
      <w:r w:rsidR="00A27168" w:rsidRPr="00DD00E7">
        <w:rPr>
          <w:sz w:val="22"/>
          <w:szCs w:val="22"/>
        </w:rPr>
        <w:t>, p = 0.0</w:t>
      </w:r>
      <w:r w:rsidR="00A27168" w:rsidRPr="00DD00E7">
        <w:rPr>
          <w:sz w:val="22"/>
          <w:szCs w:val="22"/>
        </w:rPr>
        <w:t>3</w:t>
      </w:r>
      <w:r w:rsidR="00A27168" w:rsidRPr="00DD00E7">
        <w:rPr>
          <w:sz w:val="22"/>
          <w:szCs w:val="22"/>
        </w:rPr>
        <w:t xml:space="preserve">) and, but not </w:t>
      </w:r>
      <w:r w:rsidR="00A27168" w:rsidRPr="00DD00E7">
        <w:rPr>
          <w:i/>
          <w:iCs/>
          <w:sz w:val="22"/>
          <w:szCs w:val="22"/>
        </w:rPr>
        <w:t>Age class</w:t>
      </w:r>
      <w:r w:rsidR="00A27168" w:rsidRPr="00DD00E7">
        <w:rPr>
          <w:sz w:val="22"/>
          <w:szCs w:val="22"/>
        </w:rPr>
        <w:t xml:space="preserve"> (</w:t>
      </w:r>
      <w:r w:rsidR="009C3DF5" w:rsidRPr="00DD00E7">
        <w:rPr>
          <w:sz w:val="22"/>
          <w:szCs w:val="22"/>
        </w:rPr>
        <w:t>F</w:t>
      </w:r>
      <w:r w:rsidR="009C3DF5" w:rsidRPr="00DD00E7">
        <w:rPr>
          <w:sz w:val="22"/>
          <w:szCs w:val="22"/>
          <w:vertAlign w:val="subscript"/>
        </w:rPr>
        <w:t>1,27</w:t>
      </w:r>
      <w:r w:rsidR="009C3DF5" w:rsidRPr="00DD00E7">
        <w:rPr>
          <w:sz w:val="22"/>
          <w:szCs w:val="22"/>
        </w:rPr>
        <w:t xml:space="preserve"> </w:t>
      </w:r>
      <w:r w:rsidR="00A27168" w:rsidRPr="00DD00E7">
        <w:rPr>
          <w:sz w:val="22"/>
          <w:szCs w:val="22"/>
        </w:rPr>
        <w:t xml:space="preserve">= </w:t>
      </w:r>
      <w:r w:rsidR="00A27168" w:rsidRPr="00DD00E7">
        <w:rPr>
          <w:sz w:val="22"/>
          <w:szCs w:val="22"/>
        </w:rPr>
        <w:t>3.51</w:t>
      </w:r>
      <w:r w:rsidR="00A27168" w:rsidRPr="00DD00E7">
        <w:rPr>
          <w:sz w:val="22"/>
          <w:szCs w:val="22"/>
        </w:rPr>
        <w:t>, p = 0.0</w:t>
      </w:r>
      <w:r w:rsidR="00A27168" w:rsidRPr="00DD00E7">
        <w:rPr>
          <w:sz w:val="22"/>
          <w:szCs w:val="22"/>
        </w:rPr>
        <w:t>7</w:t>
      </w:r>
      <w:r w:rsidR="00A27168" w:rsidRPr="00DD00E7">
        <w:rPr>
          <w:sz w:val="22"/>
          <w:szCs w:val="22"/>
        </w:rPr>
        <w:t>)</w:t>
      </w:r>
      <w:r w:rsidR="00A27168" w:rsidRPr="00DD00E7">
        <w:rPr>
          <w:sz w:val="22"/>
          <w:szCs w:val="22"/>
        </w:rPr>
        <w:t xml:space="preserve"> or</w:t>
      </w:r>
      <w:r w:rsidR="00A27168" w:rsidRPr="00DD00E7">
        <w:rPr>
          <w:sz w:val="22"/>
          <w:szCs w:val="22"/>
        </w:rPr>
        <w:t xml:space="preserve"> </w:t>
      </w:r>
      <w:r w:rsidR="00A27168" w:rsidRPr="00DD00E7">
        <w:rPr>
          <w:i/>
          <w:iCs/>
          <w:sz w:val="22"/>
          <w:szCs w:val="22"/>
        </w:rPr>
        <w:t>Body conditions</w:t>
      </w:r>
      <w:r w:rsidR="00A27168" w:rsidRPr="00DD00E7">
        <w:rPr>
          <w:sz w:val="22"/>
          <w:szCs w:val="22"/>
        </w:rPr>
        <w:t xml:space="preserve"> (</w:t>
      </w:r>
      <w:r w:rsidR="009C3DF5" w:rsidRPr="00DD00E7">
        <w:rPr>
          <w:sz w:val="22"/>
          <w:szCs w:val="22"/>
        </w:rPr>
        <w:t>F</w:t>
      </w:r>
      <w:r w:rsidR="009C3DF5" w:rsidRPr="00DD00E7">
        <w:rPr>
          <w:sz w:val="22"/>
          <w:szCs w:val="22"/>
          <w:vertAlign w:val="subscript"/>
        </w:rPr>
        <w:t>2</w:t>
      </w:r>
      <w:r w:rsidR="009C3DF5" w:rsidRPr="00DD00E7">
        <w:rPr>
          <w:sz w:val="22"/>
          <w:szCs w:val="22"/>
          <w:vertAlign w:val="subscript"/>
        </w:rPr>
        <w:t>,27</w:t>
      </w:r>
      <w:r w:rsidR="009C3DF5" w:rsidRPr="00DD00E7">
        <w:rPr>
          <w:sz w:val="22"/>
          <w:szCs w:val="22"/>
        </w:rPr>
        <w:t xml:space="preserve"> </w:t>
      </w:r>
      <w:r w:rsidR="00A27168" w:rsidRPr="00DD00E7">
        <w:rPr>
          <w:sz w:val="22"/>
          <w:szCs w:val="22"/>
        </w:rPr>
        <w:t>= 0.</w:t>
      </w:r>
      <w:r w:rsidR="00A27168" w:rsidRPr="00DD00E7">
        <w:rPr>
          <w:sz w:val="22"/>
          <w:szCs w:val="22"/>
        </w:rPr>
        <w:t>03</w:t>
      </w:r>
      <w:r w:rsidR="00A27168" w:rsidRPr="00DD00E7">
        <w:rPr>
          <w:sz w:val="22"/>
          <w:szCs w:val="22"/>
        </w:rPr>
        <w:t>, p = 0.</w:t>
      </w:r>
      <w:r w:rsidR="00A27168" w:rsidRPr="00DD00E7">
        <w:rPr>
          <w:sz w:val="22"/>
          <w:szCs w:val="22"/>
        </w:rPr>
        <w:t>96</w:t>
      </w:r>
      <w:r w:rsidR="00A27168" w:rsidRPr="00DD00E7">
        <w:rPr>
          <w:sz w:val="22"/>
          <w:szCs w:val="22"/>
        </w:rPr>
        <w:t xml:space="preserve">). </w:t>
      </w:r>
      <w:r w:rsidR="00A27168" w:rsidRPr="00DD00E7">
        <w:rPr>
          <w:color w:val="000000" w:themeColor="text1"/>
          <w:sz w:val="22"/>
          <w:szCs w:val="22"/>
        </w:rPr>
        <w:t>T</w:t>
      </w:r>
      <w:r w:rsidR="00A27168" w:rsidRPr="00DD00E7">
        <w:rPr>
          <w:color w:val="000000" w:themeColor="text1"/>
          <w:sz w:val="22"/>
          <w:szCs w:val="22"/>
        </w:rPr>
        <w:t xml:space="preserve">he post-hoc test showed the EMM of log-transformed </w:t>
      </w:r>
      <w:r w:rsidR="00A27168" w:rsidRPr="00DD00E7">
        <w:rPr>
          <w:sz w:val="22"/>
          <w:szCs w:val="22"/>
        </w:rPr>
        <w:t>aldosterone to</w:t>
      </w:r>
      <w:r w:rsidR="00A27168" w:rsidRPr="00DD00E7">
        <w:rPr>
          <w:sz w:val="22"/>
          <w:szCs w:val="22"/>
        </w:rPr>
        <w:t xml:space="preserve"> be higher in females (</w:t>
      </w:r>
      <w:r w:rsidR="00A27168" w:rsidRPr="00DD00E7">
        <w:rPr>
          <w:sz w:val="22"/>
          <w:szCs w:val="22"/>
        </w:rPr>
        <w:t>-1.18</w:t>
      </w:r>
      <w:r w:rsidR="00A27168" w:rsidRPr="00DD00E7">
        <w:rPr>
          <w:sz w:val="22"/>
          <w:szCs w:val="22"/>
        </w:rPr>
        <w:t>, 95% CI: −</w:t>
      </w:r>
      <w:r w:rsidR="00A27168" w:rsidRPr="00DD00E7">
        <w:rPr>
          <w:sz w:val="22"/>
          <w:szCs w:val="22"/>
        </w:rPr>
        <w:t>1.79</w:t>
      </w:r>
      <w:r w:rsidR="00A27168" w:rsidRPr="00DD00E7">
        <w:rPr>
          <w:sz w:val="22"/>
          <w:szCs w:val="22"/>
        </w:rPr>
        <w:t xml:space="preserve"> to −</w:t>
      </w:r>
      <w:r w:rsidR="00A27168" w:rsidRPr="00DD00E7">
        <w:rPr>
          <w:sz w:val="22"/>
          <w:szCs w:val="22"/>
        </w:rPr>
        <w:t>0.56</w:t>
      </w:r>
      <w:r w:rsidR="00A27168" w:rsidRPr="00DD00E7">
        <w:rPr>
          <w:sz w:val="22"/>
          <w:szCs w:val="22"/>
        </w:rPr>
        <w:t>) than in males (−</w:t>
      </w:r>
      <w:r w:rsidR="008D2DE8" w:rsidRPr="00DD00E7">
        <w:rPr>
          <w:sz w:val="22"/>
          <w:szCs w:val="22"/>
        </w:rPr>
        <w:t>2.28</w:t>
      </w:r>
      <w:r w:rsidR="00A27168" w:rsidRPr="00DD00E7">
        <w:rPr>
          <w:sz w:val="22"/>
          <w:szCs w:val="22"/>
        </w:rPr>
        <w:t xml:space="preserve">, 95% CI: </w:t>
      </w:r>
      <w:r w:rsidR="00A27168" w:rsidRPr="00DD00E7">
        <w:rPr>
          <w:sz w:val="22"/>
          <w:szCs w:val="22"/>
        </w:rPr>
        <w:t xml:space="preserve">3.09 </w:t>
      </w:r>
      <w:r w:rsidR="00A27168" w:rsidRPr="00DD00E7">
        <w:rPr>
          <w:sz w:val="22"/>
          <w:szCs w:val="22"/>
        </w:rPr>
        <w:t>to −1.</w:t>
      </w:r>
      <w:r w:rsidR="008D2DE8" w:rsidRPr="00DD00E7">
        <w:rPr>
          <w:sz w:val="22"/>
          <w:szCs w:val="22"/>
        </w:rPr>
        <w:t>48</w:t>
      </w:r>
      <w:r w:rsidR="00A27168" w:rsidRPr="00DD00E7">
        <w:rPr>
          <w:sz w:val="22"/>
          <w:szCs w:val="22"/>
        </w:rPr>
        <w:t xml:space="preserve">), after accounting for the remaining factors. </w:t>
      </w:r>
      <w:r w:rsidR="008D2DE8" w:rsidRPr="00DD00E7">
        <w:rPr>
          <w:color w:val="000000" w:themeColor="text1"/>
          <w:sz w:val="22"/>
          <w:szCs w:val="22"/>
          <w:lang w:val="en-CA"/>
        </w:rPr>
        <w:t xml:space="preserve">Finally, the additive linear model for log-transformed lipid content </w:t>
      </w:r>
      <w:r w:rsidR="009C3DF5" w:rsidRPr="00DD00E7">
        <w:rPr>
          <w:color w:val="000000" w:themeColor="text1"/>
          <w:sz w:val="22"/>
          <w:szCs w:val="22"/>
          <w:lang w:val="en-CA"/>
        </w:rPr>
        <w:t xml:space="preserve">indicated </w:t>
      </w:r>
      <w:r w:rsidR="009C3DF5" w:rsidRPr="00DD00E7">
        <w:rPr>
          <w:i/>
          <w:iCs/>
          <w:color w:val="000000" w:themeColor="text1"/>
          <w:sz w:val="22"/>
          <w:szCs w:val="22"/>
          <w:lang w:val="en-CA"/>
        </w:rPr>
        <w:t xml:space="preserve">Body conditions </w:t>
      </w:r>
      <w:r w:rsidR="009C3DF5" w:rsidRPr="00DD00E7">
        <w:rPr>
          <w:color w:val="000000" w:themeColor="text1"/>
          <w:sz w:val="22"/>
          <w:szCs w:val="22"/>
          <w:lang w:val="en-CA"/>
        </w:rPr>
        <w:t xml:space="preserve">to be a significant factor </w:t>
      </w:r>
      <w:r w:rsidR="008D2DE8" w:rsidRPr="00DD00E7">
        <w:rPr>
          <w:sz w:val="22"/>
          <w:szCs w:val="22"/>
        </w:rPr>
        <w:t>(</w:t>
      </w:r>
      <w:r w:rsidR="009C3DF5" w:rsidRPr="00DD00E7">
        <w:rPr>
          <w:sz w:val="22"/>
          <w:szCs w:val="22"/>
        </w:rPr>
        <w:t>F</w:t>
      </w:r>
      <w:r w:rsidR="009C3DF5" w:rsidRPr="00DD00E7">
        <w:rPr>
          <w:sz w:val="22"/>
          <w:szCs w:val="22"/>
          <w:vertAlign w:val="subscript"/>
        </w:rPr>
        <w:t xml:space="preserve">2,20 </w:t>
      </w:r>
      <w:r w:rsidR="008D2DE8" w:rsidRPr="00DD00E7">
        <w:rPr>
          <w:sz w:val="22"/>
          <w:szCs w:val="22"/>
        </w:rPr>
        <w:t xml:space="preserve">= </w:t>
      </w:r>
      <w:r w:rsidR="009C3DF5" w:rsidRPr="00DD00E7">
        <w:rPr>
          <w:sz w:val="22"/>
          <w:szCs w:val="22"/>
        </w:rPr>
        <w:t>6.48</w:t>
      </w:r>
      <w:r w:rsidR="008D2DE8" w:rsidRPr="00DD00E7">
        <w:rPr>
          <w:sz w:val="22"/>
          <w:szCs w:val="22"/>
        </w:rPr>
        <w:t>, p = 0.</w:t>
      </w:r>
      <w:r w:rsidR="009C3DF5" w:rsidRPr="00DD00E7">
        <w:rPr>
          <w:sz w:val="22"/>
          <w:szCs w:val="22"/>
        </w:rPr>
        <w:t>01</w:t>
      </w:r>
      <w:r w:rsidR="008D2DE8" w:rsidRPr="00DD00E7">
        <w:rPr>
          <w:sz w:val="22"/>
          <w:szCs w:val="22"/>
        </w:rPr>
        <w:t>)</w:t>
      </w:r>
      <w:r w:rsidR="009C3DF5" w:rsidRPr="00DD00E7">
        <w:rPr>
          <w:sz w:val="22"/>
          <w:szCs w:val="22"/>
        </w:rPr>
        <w:t xml:space="preserve">, but not </w:t>
      </w:r>
      <w:r w:rsidR="009C3DF5" w:rsidRPr="00DD00E7">
        <w:rPr>
          <w:i/>
          <w:iCs/>
          <w:sz w:val="22"/>
          <w:szCs w:val="22"/>
        </w:rPr>
        <w:t xml:space="preserve">Age class </w:t>
      </w:r>
      <w:r w:rsidR="009C3DF5" w:rsidRPr="00DD00E7">
        <w:rPr>
          <w:sz w:val="22"/>
          <w:szCs w:val="22"/>
        </w:rPr>
        <w:t>(F</w:t>
      </w:r>
      <w:r w:rsidR="009C3DF5" w:rsidRPr="00DD00E7">
        <w:rPr>
          <w:sz w:val="22"/>
          <w:szCs w:val="22"/>
          <w:vertAlign w:val="subscript"/>
        </w:rPr>
        <w:t>1</w:t>
      </w:r>
      <w:r w:rsidR="009C3DF5" w:rsidRPr="00DD00E7">
        <w:rPr>
          <w:sz w:val="22"/>
          <w:szCs w:val="22"/>
          <w:vertAlign w:val="subscript"/>
        </w:rPr>
        <w:t xml:space="preserve">,20 </w:t>
      </w:r>
      <w:r w:rsidR="009C3DF5" w:rsidRPr="00DD00E7">
        <w:rPr>
          <w:sz w:val="22"/>
          <w:szCs w:val="22"/>
        </w:rPr>
        <w:t xml:space="preserve">= </w:t>
      </w:r>
      <w:r w:rsidR="009C3DF5" w:rsidRPr="00DD00E7">
        <w:rPr>
          <w:sz w:val="22"/>
          <w:szCs w:val="22"/>
        </w:rPr>
        <w:t>2.31</w:t>
      </w:r>
      <w:r w:rsidR="009C3DF5" w:rsidRPr="00DD00E7">
        <w:rPr>
          <w:sz w:val="22"/>
          <w:szCs w:val="22"/>
        </w:rPr>
        <w:t>, p = 0.</w:t>
      </w:r>
      <w:r w:rsidR="009C3DF5" w:rsidRPr="00DD00E7">
        <w:rPr>
          <w:sz w:val="22"/>
          <w:szCs w:val="22"/>
        </w:rPr>
        <w:t xml:space="preserve">14 or </w:t>
      </w:r>
      <w:r w:rsidR="009C3DF5" w:rsidRPr="00DD00E7">
        <w:rPr>
          <w:i/>
          <w:iCs/>
          <w:sz w:val="22"/>
          <w:szCs w:val="22"/>
        </w:rPr>
        <w:t xml:space="preserve">Sex </w:t>
      </w:r>
      <w:r w:rsidR="009C3DF5" w:rsidRPr="00DD00E7">
        <w:rPr>
          <w:sz w:val="22"/>
          <w:szCs w:val="22"/>
        </w:rPr>
        <w:t>(F</w:t>
      </w:r>
      <w:r w:rsidR="009C3DF5" w:rsidRPr="00DD00E7">
        <w:rPr>
          <w:sz w:val="22"/>
          <w:szCs w:val="22"/>
          <w:vertAlign w:val="subscript"/>
        </w:rPr>
        <w:t>1</w:t>
      </w:r>
      <w:r w:rsidR="009C3DF5" w:rsidRPr="00DD00E7">
        <w:rPr>
          <w:sz w:val="22"/>
          <w:szCs w:val="22"/>
          <w:vertAlign w:val="subscript"/>
        </w:rPr>
        <w:t xml:space="preserve">,20 </w:t>
      </w:r>
      <w:r w:rsidR="009C3DF5" w:rsidRPr="00DD00E7">
        <w:rPr>
          <w:sz w:val="22"/>
          <w:szCs w:val="22"/>
        </w:rPr>
        <w:t xml:space="preserve">= </w:t>
      </w:r>
      <w:r w:rsidR="009C3DF5" w:rsidRPr="00DD00E7">
        <w:rPr>
          <w:sz w:val="22"/>
          <w:szCs w:val="22"/>
        </w:rPr>
        <w:t>0.21</w:t>
      </w:r>
      <w:r w:rsidR="009C3DF5" w:rsidRPr="00DD00E7">
        <w:rPr>
          <w:sz w:val="22"/>
          <w:szCs w:val="22"/>
        </w:rPr>
        <w:t>, p = 0.</w:t>
      </w:r>
      <w:r w:rsidR="009C3DF5" w:rsidRPr="00DD00E7">
        <w:rPr>
          <w:sz w:val="22"/>
          <w:szCs w:val="22"/>
        </w:rPr>
        <w:t xml:space="preserve">65). the post hoc </w:t>
      </w:r>
      <w:r w:rsidR="009C3DF5" w:rsidRPr="00DD00E7">
        <w:rPr>
          <w:color w:val="000000" w:themeColor="text1"/>
          <w:sz w:val="22"/>
          <w:szCs w:val="22"/>
        </w:rPr>
        <w:t xml:space="preserve">the post-hoc test showed the EMM of log-transformed </w:t>
      </w:r>
      <w:r w:rsidR="009C3DF5" w:rsidRPr="00DD00E7">
        <w:rPr>
          <w:color w:val="000000" w:themeColor="text1"/>
          <w:sz w:val="22"/>
          <w:szCs w:val="22"/>
        </w:rPr>
        <w:t>lipid content</w:t>
      </w:r>
      <w:r w:rsidR="009C3DF5" w:rsidRPr="00DD00E7">
        <w:rPr>
          <w:color w:val="000000" w:themeColor="text1"/>
          <w:sz w:val="22"/>
          <w:szCs w:val="22"/>
        </w:rPr>
        <w:t xml:space="preserve"> to be </w:t>
      </w:r>
      <w:r w:rsidR="00354674" w:rsidRPr="00DD00E7">
        <w:rPr>
          <w:color w:val="000000" w:themeColor="text1"/>
          <w:sz w:val="22"/>
          <w:szCs w:val="22"/>
        </w:rPr>
        <w:t xml:space="preserve">higher in animals in Good body conditions </w:t>
      </w:r>
      <w:r w:rsidR="009C3DF5" w:rsidRPr="00DD00E7">
        <w:rPr>
          <w:sz w:val="22"/>
          <w:szCs w:val="22"/>
        </w:rPr>
        <w:t>(</w:t>
      </w:r>
      <w:r w:rsidR="00354674" w:rsidRPr="00DD00E7">
        <w:rPr>
          <w:sz w:val="22"/>
          <w:szCs w:val="22"/>
        </w:rPr>
        <w:t>3.50</w:t>
      </w:r>
      <w:r w:rsidR="009C3DF5" w:rsidRPr="00DD00E7">
        <w:rPr>
          <w:sz w:val="22"/>
          <w:szCs w:val="22"/>
        </w:rPr>
        <w:t xml:space="preserve">, 95% CI: </w:t>
      </w:r>
      <w:r w:rsidR="00354674" w:rsidRPr="00DD00E7">
        <w:rPr>
          <w:sz w:val="22"/>
          <w:szCs w:val="22"/>
        </w:rPr>
        <w:t>2</w:t>
      </w:r>
      <w:r w:rsidR="00494E25" w:rsidRPr="00DD00E7">
        <w:rPr>
          <w:sz w:val="22"/>
          <w:szCs w:val="22"/>
        </w:rPr>
        <w:t>.</w:t>
      </w:r>
      <w:r w:rsidR="00354674" w:rsidRPr="00DD00E7">
        <w:rPr>
          <w:sz w:val="22"/>
          <w:szCs w:val="22"/>
        </w:rPr>
        <w:t>57</w:t>
      </w:r>
      <w:r w:rsidR="009C3DF5" w:rsidRPr="00DD00E7">
        <w:rPr>
          <w:sz w:val="22"/>
          <w:szCs w:val="22"/>
        </w:rPr>
        <w:t xml:space="preserve"> to </w:t>
      </w:r>
      <w:r w:rsidR="00354674" w:rsidRPr="00DD00E7">
        <w:rPr>
          <w:sz w:val="22"/>
          <w:szCs w:val="22"/>
        </w:rPr>
        <w:t>4.44</w:t>
      </w:r>
      <w:r w:rsidR="009C3DF5" w:rsidRPr="00DD00E7">
        <w:rPr>
          <w:sz w:val="22"/>
          <w:szCs w:val="22"/>
        </w:rPr>
        <w:t>)</w:t>
      </w:r>
      <w:r w:rsidR="00354674" w:rsidRPr="00DD00E7">
        <w:rPr>
          <w:sz w:val="22"/>
          <w:szCs w:val="22"/>
        </w:rPr>
        <w:t xml:space="preserve">, followed by </w:t>
      </w:r>
      <w:r w:rsidR="009C3DF5" w:rsidRPr="00DD00E7">
        <w:rPr>
          <w:sz w:val="22"/>
          <w:szCs w:val="22"/>
        </w:rPr>
        <w:t>individuals</w:t>
      </w:r>
      <w:r w:rsidR="00354674" w:rsidRPr="00DD00E7">
        <w:rPr>
          <w:sz w:val="22"/>
          <w:szCs w:val="22"/>
        </w:rPr>
        <w:t xml:space="preserve"> in </w:t>
      </w:r>
      <w:r w:rsidR="00354674" w:rsidRPr="00DD00E7">
        <w:rPr>
          <w:i/>
          <w:iCs/>
          <w:sz w:val="22"/>
          <w:szCs w:val="22"/>
        </w:rPr>
        <w:t xml:space="preserve">poor </w:t>
      </w:r>
      <w:r w:rsidR="00494E25" w:rsidRPr="00DD00E7">
        <w:rPr>
          <w:sz w:val="22"/>
          <w:szCs w:val="22"/>
        </w:rPr>
        <w:t>(</w:t>
      </w:r>
      <w:r w:rsidR="009D22B9" w:rsidRPr="00DD00E7">
        <w:rPr>
          <w:sz w:val="22"/>
          <w:szCs w:val="22"/>
        </w:rPr>
        <w:t>2.3</w:t>
      </w:r>
      <w:r w:rsidR="00494E25" w:rsidRPr="00DD00E7">
        <w:rPr>
          <w:sz w:val="22"/>
          <w:szCs w:val="22"/>
        </w:rPr>
        <w:t xml:space="preserve">0, 95% CI: </w:t>
      </w:r>
      <w:r w:rsidR="009D22B9" w:rsidRPr="00DD00E7">
        <w:rPr>
          <w:sz w:val="22"/>
          <w:szCs w:val="22"/>
        </w:rPr>
        <w:t>1.66</w:t>
      </w:r>
      <w:r w:rsidR="00494E25" w:rsidRPr="00DD00E7">
        <w:rPr>
          <w:sz w:val="22"/>
          <w:szCs w:val="22"/>
        </w:rPr>
        <w:t xml:space="preserve"> to </w:t>
      </w:r>
      <w:r w:rsidR="009D22B9" w:rsidRPr="00DD00E7">
        <w:rPr>
          <w:sz w:val="22"/>
          <w:szCs w:val="22"/>
        </w:rPr>
        <w:t>2.95</w:t>
      </w:r>
      <w:r w:rsidR="00494E25" w:rsidRPr="00DD00E7">
        <w:rPr>
          <w:sz w:val="22"/>
          <w:szCs w:val="22"/>
        </w:rPr>
        <w:t xml:space="preserve">) </w:t>
      </w:r>
      <w:r w:rsidR="00494E25" w:rsidRPr="00DD00E7">
        <w:rPr>
          <w:sz w:val="22"/>
          <w:szCs w:val="22"/>
        </w:rPr>
        <w:t xml:space="preserve">and </w:t>
      </w:r>
      <w:r w:rsidR="00494E25" w:rsidRPr="00DD00E7">
        <w:rPr>
          <w:i/>
          <w:iCs/>
          <w:sz w:val="22"/>
          <w:szCs w:val="22"/>
        </w:rPr>
        <w:t xml:space="preserve">fair </w:t>
      </w:r>
      <w:r w:rsidR="00494E25" w:rsidRPr="00DD00E7">
        <w:rPr>
          <w:sz w:val="22"/>
          <w:szCs w:val="22"/>
        </w:rPr>
        <w:t>(</w:t>
      </w:r>
      <w:r w:rsidR="009D22B9" w:rsidRPr="00DD00E7">
        <w:rPr>
          <w:sz w:val="22"/>
          <w:szCs w:val="22"/>
        </w:rPr>
        <w:t>0.96,</w:t>
      </w:r>
      <w:r w:rsidR="00494E25" w:rsidRPr="00DD00E7">
        <w:rPr>
          <w:sz w:val="22"/>
          <w:szCs w:val="22"/>
        </w:rPr>
        <w:t xml:space="preserve"> 95% CI: </w:t>
      </w:r>
      <w:r w:rsidR="009D22B9" w:rsidRPr="00DD00E7">
        <w:rPr>
          <w:sz w:val="22"/>
          <w:szCs w:val="22"/>
        </w:rPr>
        <w:t>-0.05</w:t>
      </w:r>
      <w:r w:rsidR="00494E25" w:rsidRPr="00DD00E7">
        <w:rPr>
          <w:sz w:val="22"/>
          <w:szCs w:val="22"/>
        </w:rPr>
        <w:t xml:space="preserve"> to </w:t>
      </w:r>
      <w:r w:rsidR="009D22B9" w:rsidRPr="00DD00E7">
        <w:rPr>
          <w:sz w:val="22"/>
          <w:szCs w:val="22"/>
        </w:rPr>
        <w:t>1.98</w:t>
      </w:r>
      <w:r w:rsidR="00494E25" w:rsidRPr="00DD00E7">
        <w:rPr>
          <w:sz w:val="22"/>
          <w:szCs w:val="22"/>
        </w:rPr>
        <w:t>)</w:t>
      </w:r>
      <w:r w:rsidR="00494E25" w:rsidRPr="00DD00E7">
        <w:rPr>
          <w:sz w:val="22"/>
          <w:szCs w:val="22"/>
        </w:rPr>
        <w:t xml:space="preserve"> body conditions.</w:t>
      </w:r>
    </w:p>
    <w:p w14:paraId="68C70D36" w14:textId="77777777" w:rsidR="00861D20" w:rsidRPr="00DD00E7" w:rsidRDefault="00861D20" w:rsidP="00DD00E7">
      <w:pPr>
        <w:pStyle w:val="ListParagraph"/>
        <w:spacing w:line="360" w:lineRule="auto"/>
        <w:ind w:left="792" w:firstLine="288"/>
        <w:jc w:val="both"/>
        <w:rPr>
          <w:color w:val="000000" w:themeColor="text1"/>
          <w:sz w:val="22"/>
          <w:szCs w:val="22"/>
          <w:u w:val="single"/>
          <w:lang w:val="it-IT"/>
        </w:rPr>
      </w:pPr>
    </w:p>
    <w:p w14:paraId="4901BB24" w14:textId="17987384" w:rsidR="00861D20" w:rsidRPr="00DD00E7" w:rsidRDefault="00861D20" w:rsidP="00DD00E7">
      <w:pPr>
        <w:pStyle w:val="ListParagraph"/>
        <w:numPr>
          <w:ilvl w:val="1"/>
          <w:numId w:val="18"/>
        </w:numPr>
        <w:spacing w:line="360" w:lineRule="auto"/>
        <w:jc w:val="both"/>
        <w:rPr>
          <w:color w:val="000000" w:themeColor="text1"/>
          <w:sz w:val="22"/>
          <w:szCs w:val="22"/>
          <w:u w:val="single"/>
          <w:lang w:val="en-CA"/>
        </w:rPr>
      </w:pPr>
      <w:commentRangeStart w:id="21"/>
      <w:r w:rsidRPr="00DD00E7">
        <w:rPr>
          <w:color w:val="000000" w:themeColor="text1"/>
          <w:sz w:val="22"/>
          <w:szCs w:val="22"/>
          <w:u w:val="single"/>
          <w:lang w:val="en-CA"/>
        </w:rPr>
        <w:t xml:space="preserve">Analysis of hormone concentrations in relation to </w:t>
      </w:r>
      <w:commentRangeEnd w:id="21"/>
      <w:r w:rsidRPr="00DD00E7">
        <w:rPr>
          <w:rStyle w:val="CommentReference"/>
          <w:color w:val="000000" w:themeColor="text1"/>
          <w:sz w:val="22"/>
          <w:szCs w:val="22"/>
          <w:u w:val="single"/>
          <w:lang w:val="en-CA"/>
        </w:rPr>
        <w:commentReference w:id="21"/>
      </w:r>
      <w:r w:rsidR="004011A1" w:rsidRPr="00DD00E7">
        <w:rPr>
          <w:color w:val="000000" w:themeColor="text1"/>
          <w:sz w:val="22"/>
          <w:szCs w:val="22"/>
          <w:u w:val="single"/>
          <w:lang w:val="en-CA"/>
        </w:rPr>
        <w:t>significant findings</w:t>
      </w:r>
      <w:r w:rsidR="001C3BCF" w:rsidRPr="00DD00E7">
        <w:rPr>
          <w:color w:val="000000" w:themeColor="text1"/>
          <w:sz w:val="22"/>
          <w:szCs w:val="22"/>
          <w:u w:val="single"/>
          <w:lang w:val="en-CA"/>
        </w:rPr>
        <w:t xml:space="preserve"> and carcass conditions</w:t>
      </w:r>
    </w:p>
    <w:p w14:paraId="797C5986" w14:textId="5044143A" w:rsidR="00007B93" w:rsidRPr="00DD00E7" w:rsidRDefault="00391259" w:rsidP="00391259">
      <w:pPr>
        <w:spacing w:line="360" w:lineRule="auto"/>
        <w:ind w:firstLine="288"/>
        <w:jc w:val="both"/>
        <w:rPr>
          <w:color w:val="000000" w:themeColor="text1"/>
          <w:sz w:val="22"/>
          <w:szCs w:val="22"/>
          <w:lang w:val="en-CA"/>
        </w:rPr>
      </w:pPr>
      <w:r>
        <w:rPr>
          <w:color w:val="000000" w:themeColor="text1"/>
          <w:sz w:val="22"/>
          <w:szCs w:val="22"/>
          <w:lang w:val="en-CA"/>
        </w:rPr>
        <w:t xml:space="preserve">Neither COD nor carcass conditions were </w:t>
      </w:r>
      <w:r w:rsidR="00861D20" w:rsidRPr="00DD00E7">
        <w:rPr>
          <w:color w:val="000000" w:themeColor="text1"/>
          <w:sz w:val="22"/>
          <w:szCs w:val="22"/>
          <w:lang w:val="en-CA"/>
        </w:rPr>
        <w:t xml:space="preserve"> significant </w:t>
      </w:r>
      <w:r>
        <w:rPr>
          <w:color w:val="000000" w:themeColor="text1"/>
          <w:sz w:val="22"/>
          <w:szCs w:val="22"/>
          <w:lang w:val="en-CA"/>
        </w:rPr>
        <w:t xml:space="preserve">predictors of hormone concentrations or lipid content. Results of non-parametric analysis of variance found no signficant </w:t>
      </w:r>
      <w:r w:rsidR="00861D20" w:rsidRPr="00DD00E7">
        <w:rPr>
          <w:color w:val="000000" w:themeColor="text1"/>
          <w:sz w:val="22"/>
          <w:szCs w:val="22"/>
          <w:lang w:val="en-CA"/>
        </w:rPr>
        <w:t xml:space="preserve">difference </w:t>
      </w:r>
      <w:r w:rsidR="009B6EAD">
        <w:rPr>
          <w:color w:val="000000" w:themeColor="text1"/>
          <w:sz w:val="22"/>
          <w:szCs w:val="22"/>
          <w:lang w:val="en-CA"/>
        </w:rPr>
        <w:t xml:space="preserve">in cortisol </w:t>
      </w:r>
      <w:r w:rsidR="00861D20" w:rsidRPr="00DD00E7">
        <w:rPr>
          <w:color w:val="000000" w:themeColor="text1"/>
          <w:sz w:val="22"/>
          <w:szCs w:val="22"/>
          <w:lang w:val="en-CA"/>
        </w:rPr>
        <w:t>(</w:t>
      </w:r>
      <w:r w:rsidR="00861D20" w:rsidRPr="00391259">
        <w:rPr>
          <w:color w:val="000000" w:themeColor="text1"/>
          <w:sz w:val="22"/>
          <w:szCs w:val="22"/>
          <w:lang w:val="en-CA"/>
        </w:rPr>
        <w:t>Kruskal-Wallis</w:t>
      </w:r>
      <w:r w:rsidR="00007B93" w:rsidRPr="00391259">
        <w:rPr>
          <w:color w:val="000000" w:themeColor="text1"/>
          <w:sz w:val="22"/>
          <w:szCs w:val="22"/>
          <w:lang w:val="en-CA"/>
        </w:rPr>
        <w:t xml:space="preserve">: </w:t>
      </w:r>
      <w:r w:rsidRPr="00391259">
        <w:rPr>
          <w:rFonts w:eastAsia="Arial Unicode MS"/>
          <w:color w:val="000000" w:themeColor="text1"/>
          <w:sz w:val="22"/>
          <w:szCs w:val="22"/>
          <w:lang w:val="en-CA"/>
        </w:rPr>
        <w:t>χ</w:t>
      </w:r>
      <w:r w:rsidRPr="00391259">
        <w:rPr>
          <w:color w:val="000000" w:themeColor="text1"/>
          <w:sz w:val="22"/>
          <w:szCs w:val="22"/>
          <w:vertAlign w:val="superscript"/>
          <w:lang w:val="en-CA"/>
        </w:rPr>
        <w:t>2</w:t>
      </w:r>
      <w:r w:rsidR="00861D20" w:rsidRPr="00391259">
        <w:rPr>
          <w:color w:val="000000" w:themeColor="text1"/>
          <w:sz w:val="22"/>
          <w:szCs w:val="22"/>
          <w:vertAlign w:val="superscript"/>
          <w:lang w:val="en-CA"/>
        </w:rPr>
        <w:t xml:space="preserve"> </w:t>
      </w:r>
      <w:r w:rsidR="00861D20" w:rsidRPr="00DD00E7">
        <w:rPr>
          <w:color w:val="000000" w:themeColor="text1"/>
          <w:sz w:val="22"/>
          <w:szCs w:val="22"/>
          <w:lang w:val="en-CA"/>
        </w:rPr>
        <w:t>= 5.1, df = 4, p-value = 0.27)</w:t>
      </w:r>
      <w:r w:rsidR="00007B93">
        <w:rPr>
          <w:color w:val="000000" w:themeColor="text1"/>
          <w:sz w:val="22"/>
          <w:szCs w:val="22"/>
          <w:lang w:val="en-CA"/>
        </w:rPr>
        <w:t xml:space="preserve">, corticosterone </w:t>
      </w:r>
      <w:r w:rsidR="00007B93" w:rsidRPr="00DD00E7">
        <w:rPr>
          <w:color w:val="000000" w:themeColor="text1"/>
          <w:sz w:val="22"/>
          <w:szCs w:val="22"/>
          <w:lang w:val="en-CA"/>
        </w:rPr>
        <w:t>(</w:t>
      </w:r>
      <w:r w:rsidRPr="00391259">
        <w:rPr>
          <w:color w:val="000000" w:themeColor="text1"/>
          <w:sz w:val="22"/>
          <w:szCs w:val="22"/>
          <w:lang w:val="en-CA"/>
        </w:rPr>
        <w:t xml:space="preserve">Kruskal-Wallis: </w:t>
      </w:r>
      <w:r w:rsidRPr="00391259">
        <w:rPr>
          <w:rFonts w:eastAsia="Arial Unicode MS"/>
          <w:color w:val="000000" w:themeColor="text1"/>
          <w:sz w:val="22"/>
          <w:szCs w:val="22"/>
          <w:lang w:val="en-CA"/>
        </w:rPr>
        <w:t>χ</w:t>
      </w:r>
      <w:r w:rsidRPr="00391259">
        <w:rPr>
          <w:color w:val="000000" w:themeColor="text1"/>
          <w:sz w:val="22"/>
          <w:szCs w:val="22"/>
          <w:vertAlign w:val="superscript"/>
          <w:lang w:val="en-CA"/>
        </w:rPr>
        <w:t>2</w:t>
      </w:r>
      <w:r w:rsidR="00007B93" w:rsidRPr="00DD00E7">
        <w:rPr>
          <w:color w:val="000000" w:themeColor="text1"/>
          <w:sz w:val="22"/>
          <w:szCs w:val="22"/>
          <w:lang w:val="en-CA"/>
        </w:rPr>
        <w:t>= 5.5, df = 4, p-value = 0.24)</w:t>
      </w:r>
      <w:r w:rsidR="00007B93">
        <w:rPr>
          <w:color w:val="000000" w:themeColor="text1"/>
          <w:sz w:val="22"/>
          <w:szCs w:val="22"/>
          <w:lang w:val="en-CA"/>
        </w:rPr>
        <w:t xml:space="preserve"> </w:t>
      </w:r>
      <w:r>
        <w:rPr>
          <w:color w:val="000000" w:themeColor="text1"/>
          <w:sz w:val="22"/>
          <w:szCs w:val="22"/>
          <w:lang w:val="en-CA"/>
        </w:rPr>
        <w:t xml:space="preserve">, </w:t>
      </w:r>
      <w:r w:rsidR="00007B93">
        <w:rPr>
          <w:color w:val="000000" w:themeColor="text1"/>
          <w:sz w:val="22"/>
          <w:szCs w:val="22"/>
          <w:lang w:val="en-CA"/>
        </w:rPr>
        <w:t xml:space="preserve">aldosterone </w:t>
      </w:r>
      <w:r w:rsidR="00007B93" w:rsidRPr="00DD00E7">
        <w:rPr>
          <w:color w:val="000000" w:themeColor="text1"/>
          <w:sz w:val="22"/>
          <w:szCs w:val="22"/>
          <w:lang w:val="en-CA"/>
        </w:rPr>
        <w:t>(Kruskal-</w:t>
      </w:r>
      <w:r w:rsidRPr="00391259">
        <w:rPr>
          <w:color w:val="000000" w:themeColor="text1"/>
          <w:sz w:val="22"/>
          <w:szCs w:val="22"/>
          <w:lang w:val="en-CA"/>
        </w:rPr>
        <w:t xml:space="preserve"> </w:t>
      </w:r>
      <w:r w:rsidRPr="00391259">
        <w:rPr>
          <w:color w:val="000000" w:themeColor="text1"/>
          <w:sz w:val="22"/>
          <w:szCs w:val="22"/>
          <w:lang w:val="en-CA"/>
        </w:rPr>
        <w:t xml:space="preserve">Kruskal-Wallis: </w:t>
      </w:r>
      <w:r w:rsidRPr="00391259">
        <w:rPr>
          <w:rFonts w:eastAsia="Arial Unicode MS"/>
          <w:color w:val="000000" w:themeColor="text1"/>
          <w:sz w:val="22"/>
          <w:szCs w:val="22"/>
          <w:lang w:val="en-CA"/>
        </w:rPr>
        <w:t>χ</w:t>
      </w:r>
      <w:r w:rsidRPr="00391259">
        <w:rPr>
          <w:color w:val="000000" w:themeColor="text1"/>
          <w:sz w:val="22"/>
          <w:szCs w:val="22"/>
          <w:vertAlign w:val="superscript"/>
          <w:lang w:val="en-CA"/>
        </w:rPr>
        <w:t>2</w:t>
      </w:r>
      <w:r w:rsidR="00007B93" w:rsidRPr="00DD00E7">
        <w:rPr>
          <w:color w:val="000000" w:themeColor="text1"/>
          <w:sz w:val="22"/>
          <w:szCs w:val="22"/>
          <w:lang w:val="en-CA"/>
        </w:rPr>
        <w:t>= 4.5, df = 4, p-value = 0.35)</w:t>
      </w:r>
      <w:r>
        <w:rPr>
          <w:color w:val="000000" w:themeColor="text1"/>
          <w:sz w:val="22"/>
          <w:szCs w:val="22"/>
          <w:lang w:val="en-CA"/>
        </w:rPr>
        <w:t xml:space="preserve"> or lipid content (</w:t>
      </w:r>
      <w:r w:rsidRPr="00DD00E7">
        <w:rPr>
          <w:color w:val="000000" w:themeColor="text1"/>
          <w:sz w:val="22"/>
          <w:szCs w:val="22"/>
          <w:lang w:val="en-CA"/>
        </w:rPr>
        <w:t>Kruskal-</w:t>
      </w:r>
      <w:r w:rsidRPr="00391259">
        <w:rPr>
          <w:color w:val="000000" w:themeColor="text1"/>
          <w:sz w:val="22"/>
          <w:szCs w:val="22"/>
          <w:lang w:val="en-CA"/>
        </w:rPr>
        <w:t xml:space="preserve"> Kruskal-Wallis: </w:t>
      </w:r>
      <w:r w:rsidRPr="00391259">
        <w:rPr>
          <w:rFonts w:eastAsia="Arial Unicode MS"/>
          <w:color w:val="000000" w:themeColor="text1"/>
          <w:sz w:val="22"/>
          <w:szCs w:val="22"/>
          <w:lang w:val="en-CA"/>
        </w:rPr>
        <w:t>χ</w:t>
      </w:r>
      <w:r w:rsidRPr="00391259">
        <w:rPr>
          <w:color w:val="000000" w:themeColor="text1"/>
          <w:sz w:val="22"/>
          <w:szCs w:val="22"/>
          <w:vertAlign w:val="superscript"/>
          <w:lang w:val="en-CA"/>
        </w:rPr>
        <w:t>2</w:t>
      </w:r>
      <w:r w:rsidRPr="00DD00E7">
        <w:rPr>
          <w:color w:val="000000" w:themeColor="text1"/>
          <w:sz w:val="22"/>
          <w:szCs w:val="22"/>
          <w:lang w:val="en-CA"/>
        </w:rPr>
        <w:t>= 4.</w:t>
      </w:r>
      <w:r>
        <w:rPr>
          <w:color w:val="000000" w:themeColor="text1"/>
          <w:sz w:val="22"/>
          <w:szCs w:val="22"/>
          <w:lang w:val="en-CA"/>
        </w:rPr>
        <w:t>9</w:t>
      </w:r>
      <w:r w:rsidRPr="00DD00E7">
        <w:rPr>
          <w:color w:val="000000" w:themeColor="text1"/>
          <w:sz w:val="22"/>
          <w:szCs w:val="22"/>
          <w:lang w:val="en-CA"/>
        </w:rPr>
        <w:t xml:space="preserve">, df = </w:t>
      </w:r>
      <w:r>
        <w:rPr>
          <w:color w:val="000000" w:themeColor="text1"/>
          <w:sz w:val="22"/>
          <w:szCs w:val="22"/>
          <w:lang w:val="en-CA"/>
        </w:rPr>
        <w:t>3</w:t>
      </w:r>
      <w:r w:rsidRPr="00DD00E7">
        <w:rPr>
          <w:color w:val="000000" w:themeColor="text1"/>
          <w:sz w:val="22"/>
          <w:szCs w:val="22"/>
          <w:lang w:val="en-CA"/>
        </w:rPr>
        <w:t>, p-value = 0.</w:t>
      </w:r>
      <w:r>
        <w:rPr>
          <w:color w:val="000000" w:themeColor="text1"/>
          <w:sz w:val="22"/>
          <w:szCs w:val="22"/>
          <w:lang w:val="en-CA"/>
        </w:rPr>
        <w:t xml:space="preserve">18) </w:t>
      </w:r>
      <w:r w:rsidR="00007B93">
        <w:rPr>
          <w:color w:val="000000" w:themeColor="text1"/>
          <w:sz w:val="22"/>
          <w:szCs w:val="22"/>
          <w:lang w:val="en-CA"/>
        </w:rPr>
        <w:t>in relation to significant findings</w:t>
      </w:r>
      <w:r>
        <w:rPr>
          <w:color w:val="000000" w:themeColor="text1"/>
          <w:sz w:val="22"/>
          <w:szCs w:val="22"/>
          <w:lang w:val="en-CA"/>
        </w:rPr>
        <w:t xml:space="preserve">. Similarly, </w:t>
      </w:r>
      <w:r w:rsidR="00007B93">
        <w:rPr>
          <w:color w:val="000000" w:themeColor="text1"/>
          <w:sz w:val="22"/>
          <w:szCs w:val="22"/>
          <w:lang w:val="en-CA"/>
        </w:rPr>
        <w:t xml:space="preserve">carcass condition was not a significant factor in explaining </w:t>
      </w:r>
      <w:r>
        <w:rPr>
          <w:color w:val="000000" w:themeColor="text1"/>
          <w:sz w:val="22"/>
          <w:szCs w:val="22"/>
          <w:lang w:val="en-CA"/>
        </w:rPr>
        <w:t>concentrations of cortisol (</w:t>
      </w:r>
      <w:r w:rsidRPr="00DD00E7">
        <w:rPr>
          <w:color w:val="000000" w:themeColor="text1"/>
          <w:sz w:val="22"/>
          <w:szCs w:val="22"/>
          <w:lang w:val="en-CA"/>
        </w:rPr>
        <w:t>Kruskal-</w:t>
      </w:r>
      <w:r w:rsidRPr="00391259">
        <w:rPr>
          <w:color w:val="000000" w:themeColor="text1"/>
          <w:sz w:val="22"/>
          <w:szCs w:val="22"/>
          <w:lang w:val="en-CA"/>
        </w:rPr>
        <w:t xml:space="preserve"> Kruskal-Wallis: </w:t>
      </w:r>
      <w:r w:rsidRPr="00391259">
        <w:rPr>
          <w:rFonts w:eastAsia="Arial Unicode MS"/>
          <w:color w:val="000000" w:themeColor="text1"/>
          <w:sz w:val="22"/>
          <w:szCs w:val="22"/>
          <w:lang w:val="en-CA"/>
        </w:rPr>
        <w:t>χ</w:t>
      </w:r>
      <w:r w:rsidRPr="00391259">
        <w:rPr>
          <w:color w:val="000000" w:themeColor="text1"/>
          <w:sz w:val="22"/>
          <w:szCs w:val="22"/>
          <w:vertAlign w:val="superscript"/>
          <w:lang w:val="en-CA"/>
        </w:rPr>
        <w:t>2</w:t>
      </w:r>
      <w:r w:rsidRPr="00DD00E7">
        <w:rPr>
          <w:color w:val="000000" w:themeColor="text1"/>
          <w:sz w:val="22"/>
          <w:szCs w:val="22"/>
          <w:lang w:val="en-CA"/>
        </w:rPr>
        <w:t xml:space="preserve">= </w:t>
      </w:r>
      <w:r w:rsidR="00E30DC4">
        <w:rPr>
          <w:color w:val="000000" w:themeColor="text1"/>
          <w:sz w:val="22"/>
          <w:szCs w:val="22"/>
          <w:lang w:val="en-CA"/>
        </w:rPr>
        <w:t>9.36</w:t>
      </w:r>
      <w:r w:rsidRPr="00DD00E7">
        <w:rPr>
          <w:color w:val="000000" w:themeColor="text1"/>
          <w:sz w:val="22"/>
          <w:szCs w:val="22"/>
          <w:lang w:val="en-CA"/>
        </w:rPr>
        <w:t>, df = 4, p-value = 0.35</w:t>
      </w:r>
    </w:p>
    <w:p w14:paraId="55CF990B" w14:textId="77777777" w:rsidR="00007B93" w:rsidRDefault="00007B93" w:rsidP="00DD00E7">
      <w:pPr>
        <w:spacing w:line="360" w:lineRule="auto"/>
        <w:ind w:firstLine="288"/>
        <w:jc w:val="both"/>
        <w:rPr>
          <w:color w:val="000000" w:themeColor="text1"/>
          <w:sz w:val="22"/>
          <w:szCs w:val="22"/>
          <w:lang w:val="en-CA"/>
        </w:rPr>
      </w:pPr>
    </w:p>
    <w:p w14:paraId="255921FC" w14:textId="77777777" w:rsidR="00007B93" w:rsidRDefault="00007B93" w:rsidP="00DD00E7">
      <w:pPr>
        <w:spacing w:line="360" w:lineRule="auto"/>
        <w:ind w:firstLine="288"/>
        <w:jc w:val="both"/>
        <w:rPr>
          <w:color w:val="000000" w:themeColor="text1"/>
          <w:sz w:val="22"/>
          <w:szCs w:val="22"/>
          <w:lang w:val="en-CA"/>
        </w:rPr>
      </w:pPr>
    </w:p>
    <w:p w14:paraId="17102506" w14:textId="77777777" w:rsidR="00007B93" w:rsidRPr="00DD00E7" w:rsidRDefault="00007B93" w:rsidP="00DD00E7">
      <w:pPr>
        <w:spacing w:line="360" w:lineRule="auto"/>
        <w:ind w:firstLine="288"/>
        <w:jc w:val="both"/>
        <w:rPr>
          <w:color w:val="000000" w:themeColor="text1"/>
          <w:sz w:val="22"/>
          <w:szCs w:val="22"/>
          <w:lang w:val="en-CA"/>
        </w:rPr>
      </w:pPr>
    </w:p>
    <w:p w14:paraId="01B2B472" w14:textId="47D114C7" w:rsidR="00861D20" w:rsidRPr="00DD00E7" w:rsidRDefault="00861D20" w:rsidP="00DD00E7">
      <w:pPr>
        <w:spacing w:line="360" w:lineRule="auto"/>
        <w:ind w:firstLine="288"/>
        <w:jc w:val="both"/>
        <w:rPr>
          <w:color w:val="000000" w:themeColor="text1"/>
          <w:sz w:val="22"/>
          <w:szCs w:val="22"/>
          <w:lang w:val="en-CA"/>
        </w:rPr>
      </w:pPr>
      <w:r w:rsidRPr="00DD00E7">
        <w:rPr>
          <w:color w:val="000000" w:themeColor="text1"/>
          <w:sz w:val="22"/>
          <w:szCs w:val="22"/>
          <w:lang w:val="en-CA"/>
        </w:rPr>
        <w:t>Mean (</w:t>
      </w:r>
      <w:r w:rsidRPr="00DD00E7">
        <w:rPr>
          <w:color w:val="000000" w:themeColor="text1"/>
          <w:sz w:val="22"/>
          <w:szCs w:val="22"/>
          <w:lang w:val="en-CA"/>
        </w:rPr>
        <w:sym w:font="Symbol" w:char="F0B1"/>
      </w:r>
      <w:r w:rsidRPr="00DD00E7">
        <w:rPr>
          <w:color w:val="000000" w:themeColor="text1"/>
          <w:sz w:val="22"/>
          <w:szCs w:val="22"/>
          <w:lang w:val="en-CA"/>
        </w:rPr>
        <w:t xml:space="preserve"> standard deviation) concentrations of corticosterone were highest for samples in the Trauma</w:t>
      </w:r>
      <w:r w:rsidRPr="00DD00E7">
        <w:rPr>
          <w:i/>
          <w:iCs/>
          <w:color w:val="000000" w:themeColor="text1"/>
          <w:sz w:val="22"/>
          <w:szCs w:val="22"/>
          <w:lang w:val="en-CA"/>
        </w:rPr>
        <w:t xml:space="preserve"> </w:t>
      </w:r>
      <w:r w:rsidRPr="00DD00E7">
        <w:rPr>
          <w:color w:val="000000" w:themeColor="text1"/>
          <w:sz w:val="22"/>
          <w:szCs w:val="22"/>
          <w:lang w:val="en-CA"/>
        </w:rPr>
        <w:t xml:space="preserve">category (3.35 </w:t>
      </w:r>
      <w:r w:rsidRPr="00DD00E7">
        <w:rPr>
          <w:color w:val="000000" w:themeColor="text1"/>
          <w:sz w:val="22"/>
          <w:szCs w:val="22"/>
          <w:lang w:val="en-CA"/>
        </w:rPr>
        <w:sym w:font="Symbol" w:char="F0B1"/>
      </w:r>
      <w:r w:rsidRPr="00DD00E7">
        <w:rPr>
          <w:color w:val="000000" w:themeColor="text1"/>
          <w:sz w:val="22"/>
          <w:szCs w:val="22"/>
          <w:lang w:val="en-CA"/>
        </w:rPr>
        <w:t xml:space="preserve"> 6.96 ng/g), 2.76 (</w:t>
      </w:r>
      <w:r w:rsidRPr="00DD00E7">
        <w:rPr>
          <w:color w:val="000000" w:themeColor="text1"/>
          <w:sz w:val="22"/>
          <w:szCs w:val="22"/>
          <w:lang w:val="en-CA"/>
        </w:rPr>
        <w:sym w:font="Symbol" w:char="F0B1"/>
      </w:r>
      <w:r w:rsidRPr="00DD00E7">
        <w:rPr>
          <w:color w:val="000000" w:themeColor="text1"/>
          <w:sz w:val="22"/>
          <w:szCs w:val="22"/>
          <w:lang w:val="en-CA"/>
        </w:rPr>
        <w:t xml:space="preserve"> 2.55) ng/g, 1.13 (</w:t>
      </w:r>
      <w:r w:rsidRPr="00DD00E7">
        <w:rPr>
          <w:color w:val="000000" w:themeColor="text1"/>
          <w:sz w:val="22"/>
          <w:szCs w:val="22"/>
          <w:lang w:val="en-CA"/>
        </w:rPr>
        <w:sym w:font="Symbol" w:char="F0B1"/>
      </w:r>
      <w:r w:rsidRPr="00DD00E7">
        <w:rPr>
          <w:color w:val="000000" w:themeColor="text1"/>
          <w:sz w:val="22"/>
          <w:szCs w:val="22"/>
          <w:lang w:val="en-CA"/>
        </w:rPr>
        <w:t xml:space="preserve"> 1.40) ng/g for samples in the Undetermined and Nutritional stress,</w:t>
      </w:r>
      <w:r w:rsidRPr="00DD00E7">
        <w:rPr>
          <w:i/>
          <w:iCs/>
          <w:color w:val="000000" w:themeColor="text1"/>
          <w:sz w:val="22"/>
          <w:szCs w:val="22"/>
          <w:lang w:val="en-CA"/>
        </w:rPr>
        <w:t xml:space="preserve"> </w:t>
      </w:r>
      <w:r w:rsidRPr="00DD00E7">
        <w:rPr>
          <w:color w:val="000000" w:themeColor="text1"/>
          <w:sz w:val="22"/>
          <w:szCs w:val="22"/>
          <w:lang w:val="en-CA"/>
        </w:rPr>
        <w:t>and 1.77 (</w:t>
      </w:r>
      <w:r w:rsidRPr="00DD00E7">
        <w:rPr>
          <w:color w:val="000000" w:themeColor="text1"/>
          <w:sz w:val="22"/>
          <w:szCs w:val="22"/>
          <w:lang w:val="en-CA"/>
        </w:rPr>
        <w:sym w:font="Symbol" w:char="F0B1"/>
      </w:r>
      <w:r w:rsidRPr="00DD00E7">
        <w:rPr>
          <w:color w:val="000000" w:themeColor="text1"/>
          <w:sz w:val="22"/>
          <w:szCs w:val="22"/>
          <w:lang w:val="en-CA"/>
        </w:rPr>
        <w:t xml:space="preserve"> 1.74) and 0.29 (</w:t>
      </w:r>
      <w:r w:rsidRPr="00DD00E7">
        <w:rPr>
          <w:color w:val="000000" w:themeColor="text1"/>
          <w:sz w:val="22"/>
          <w:szCs w:val="22"/>
          <w:lang w:val="en-CA"/>
        </w:rPr>
        <w:sym w:font="Symbol" w:char="F0B1"/>
      </w:r>
      <w:r w:rsidRPr="00DD00E7">
        <w:rPr>
          <w:color w:val="000000" w:themeColor="text1"/>
          <w:sz w:val="22"/>
          <w:szCs w:val="22"/>
          <w:lang w:val="en-CA"/>
        </w:rPr>
        <w:t xml:space="preserve"> 0.25) ng/g for samples in the Entanglement and Predation categories (Fig. XX). As with cortisol, no significant differences were detected Results did not change when one sample with corticosterone &gt;20 ng/g was removed.</w:t>
      </w:r>
    </w:p>
    <w:p w14:paraId="3FC13CC6" w14:textId="0AFF21F1" w:rsidR="00861D20" w:rsidRDefault="00861D20" w:rsidP="00DD00E7">
      <w:pPr>
        <w:spacing w:line="360" w:lineRule="auto"/>
        <w:ind w:firstLine="288"/>
        <w:jc w:val="both"/>
        <w:rPr>
          <w:color w:val="000000" w:themeColor="text1"/>
          <w:sz w:val="22"/>
          <w:szCs w:val="22"/>
          <w:lang w:val="en-CA"/>
        </w:rPr>
      </w:pPr>
      <w:r w:rsidRPr="00DD00E7">
        <w:rPr>
          <w:color w:val="000000" w:themeColor="text1"/>
          <w:sz w:val="22"/>
          <w:szCs w:val="22"/>
          <w:lang w:val="en-CA"/>
        </w:rPr>
        <w:t>Mean (</w:t>
      </w:r>
      <w:r w:rsidRPr="00DD00E7">
        <w:rPr>
          <w:color w:val="000000" w:themeColor="text1"/>
          <w:sz w:val="22"/>
          <w:szCs w:val="22"/>
          <w:lang w:val="en-CA"/>
        </w:rPr>
        <w:sym w:font="Symbol" w:char="F0B1"/>
      </w:r>
      <w:r w:rsidRPr="00DD00E7">
        <w:rPr>
          <w:color w:val="000000" w:themeColor="text1"/>
          <w:sz w:val="22"/>
          <w:szCs w:val="22"/>
          <w:lang w:val="en-CA"/>
        </w:rPr>
        <w:t xml:space="preserve"> standard deviation) aldosterone concentrations were 2.23 (</w:t>
      </w:r>
      <w:r w:rsidRPr="00DD00E7">
        <w:rPr>
          <w:color w:val="000000" w:themeColor="text1"/>
          <w:sz w:val="22"/>
          <w:szCs w:val="22"/>
          <w:lang w:val="en-CA"/>
        </w:rPr>
        <w:sym w:font="Symbol" w:char="F0B1"/>
      </w:r>
      <w:r w:rsidRPr="00DD00E7">
        <w:rPr>
          <w:color w:val="000000" w:themeColor="text1"/>
          <w:sz w:val="22"/>
          <w:szCs w:val="22"/>
          <w:lang w:val="en-CA"/>
        </w:rPr>
        <w:t xml:space="preserve"> 4.96) ng/g in samples from the Undetermined category, followed by 0.33 (</w:t>
      </w:r>
      <w:r w:rsidRPr="00DD00E7">
        <w:rPr>
          <w:color w:val="000000" w:themeColor="text1"/>
          <w:sz w:val="22"/>
          <w:szCs w:val="22"/>
          <w:lang w:val="en-CA"/>
        </w:rPr>
        <w:sym w:font="Symbol" w:char="F0B1"/>
      </w:r>
      <w:r w:rsidRPr="00DD00E7">
        <w:rPr>
          <w:color w:val="000000" w:themeColor="text1"/>
          <w:sz w:val="22"/>
          <w:szCs w:val="22"/>
          <w:lang w:val="en-CA"/>
        </w:rPr>
        <w:t xml:space="preserve"> 0.26) and 0.29 (</w:t>
      </w:r>
      <w:r w:rsidRPr="00DD00E7">
        <w:rPr>
          <w:color w:val="000000" w:themeColor="text1"/>
          <w:sz w:val="22"/>
          <w:szCs w:val="22"/>
          <w:lang w:val="en-CA"/>
        </w:rPr>
        <w:sym w:font="Symbol" w:char="F0B1"/>
      </w:r>
      <w:r w:rsidRPr="00DD00E7">
        <w:rPr>
          <w:color w:val="000000" w:themeColor="text1"/>
          <w:sz w:val="22"/>
          <w:szCs w:val="22"/>
          <w:lang w:val="en-CA"/>
        </w:rPr>
        <w:t xml:space="preserve"> 0.65) ng/g for samples in the entanglement and nutritional stress</w:t>
      </w:r>
      <w:r w:rsidRPr="00DD00E7">
        <w:rPr>
          <w:i/>
          <w:iCs/>
          <w:color w:val="000000" w:themeColor="text1"/>
          <w:sz w:val="22"/>
          <w:szCs w:val="22"/>
          <w:lang w:val="en-CA"/>
        </w:rPr>
        <w:t xml:space="preserve"> </w:t>
      </w:r>
      <w:r w:rsidRPr="00DD00E7">
        <w:rPr>
          <w:color w:val="000000" w:themeColor="text1"/>
          <w:sz w:val="22"/>
          <w:szCs w:val="22"/>
          <w:lang w:val="en-CA"/>
        </w:rPr>
        <w:t>categories, and 0.27 (</w:t>
      </w:r>
      <w:r w:rsidRPr="00DD00E7">
        <w:rPr>
          <w:color w:val="000000" w:themeColor="text1"/>
          <w:sz w:val="22"/>
          <w:szCs w:val="22"/>
          <w:lang w:val="en-CA"/>
        </w:rPr>
        <w:sym w:font="Symbol" w:char="F0B1"/>
      </w:r>
      <w:r w:rsidRPr="00DD00E7">
        <w:rPr>
          <w:color w:val="000000" w:themeColor="text1"/>
          <w:sz w:val="22"/>
          <w:szCs w:val="22"/>
          <w:lang w:val="en-CA"/>
        </w:rPr>
        <w:t xml:space="preserve"> 0.25), and 0.17(</w:t>
      </w:r>
      <w:r w:rsidRPr="00DD00E7">
        <w:rPr>
          <w:color w:val="000000" w:themeColor="text1"/>
          <w:sz w:val="22"/>
          <w:szCs w:val="22"/>
          <w:lang w:val="en-CA"/>
        </w:rPr>
        <w:sym w:font="Symbol" w:char="F0B1"/>
      </w:r>
      <w:r w:rsidRPr="00DD00E7">
        <w:rPr>
          <w:color w:val="000000" w:themeColor="text1"/>
          <w:sz w:val="22"/>
          <w:szCs w:val="22"/>
          <w:lang w:val="en-CA"/>
        </w:rPr>
        <w:t xml:space="preserve"> 0.19) ng/g for samples in the Entanglement and Predation categories (Fig. XX). However, there was no significant difference  Similarly to the other two hormones, the results did not change when one obvious outlier (aldosterone &gt; 10 ng/g) was removed from the analysis.</w:t>
      </w:r>
      <w:r w:rsidR="00007B93">
        <w:rPr>
          <w:color w:val="000000" w:themeColor="text1"/>
          <w:sz w:val="22"/>
          <w:szCs w:val="22"/>
          <w:lang w:val="en-CA"/>
        </w:rPr>
        <w:t xml:space="preserve"> </w:t>
      </w:r>
    </w:p>
    <w:p w14:paraId="317212DC" w14:textId="7BE991E1" w:rsidR="009B6EAD" w:rsidRPr="00DD00E7" w:rsidRDefault="009B6EAD" w:rsidP="00DD00E7">
      <w:pPr>
        <w:spacing w:line="360" w:lineRule="auto"/>
        <w:ind w:firstLine="288"/>
        <w:jc w:val="both"/>
        <w:rPr>
          <w:color w:val="000000" w:themeColor="text1"/>
          <w:sz w:val="22"/>
          <w:szCs w:val="22"/>
          <w:lang w:val="en-CA"/>
        </w:rPr>
      </w:pPr>
      <w:r w:rsidRPr="00DD00E7">
        <w:rPr>
          <w:color w:val="000000" w:themeColor="text1"/>
          <w:sz w:val="22"/>
          <w:szCs w:val="22"/>
          <w:lang w:val="en-CA"/>
        </w:rPr>
        <w:lastRenderedPageBreak/>
        <w:t xml:space="preserve">Mean cortisol concentrations (12.80 </w:t>
      </w:r>
      <w:r w:rsidRPr="00DD00E7">
        <w:rPr>
          <w:color w:val="000000" w:themeColor="text1"/>
          <w:sz w:val="22"/>
          <w:szCs w:val="22"/>
          <w:lang w:val="en-CA"/>
        </w:rPr>
        <w:sym w:font="Symbol" w:char="F0B1"/>
      </w:r>
      <w:r w:rsidRPr="00DD00E7">
        <w:rPr>
          <w:color w:val="000000" w:themeColor="text1"/>
          <w:sz w:val="22"/>
          <w:szCs w:val="22"/>
          <w:lang w:val="en-CA"/>
        </w:rPr>
        <w:t xml:space="preserve"> 12.87 ng/g) were highest for samples in the trauma</w:t>
      </w:r>
      <w:r w:rsidRPr="00DD00E7">
        <w:rPr>
          <w:i/>
          <w:iCs/>
          <w:color w:val="000000" w:themeColor="text1"/>
          <w:sz w:val="22"/>
          <w:szCs w:val="22"/>
          <w:lang w:val="en-CA"/>
        </w:rPr>
        <w:t xml:space="preserve"> </w:t>
      </w:r>
      <w:r w:rsidRPr="00DD00E7">
        <w:rPr>
          <w:color w:val="000000" w:themeColor="text1"/>
          <w:sz w:val="22"/>
          <w:szCs w:val="22"/>
          <w:lang w:val="en-CA"/>
        </w:rPr>
        <w:t xml:space="preserve">category, followed by the nutritional stress and undetermined categories (6.51 </w:t>
      </w:r>
      <w:r w:rsidRPr="00DD00E7">
        <w:rPr>
          <w:color w:val="000000" w:themeColor="text1"/>
          <w:sz w:val="22"/>
          <w:szCs w:val="22"/>
          <w:lang w:val="en-CA"/>
        </w:rPr>
        <w:sym w:font="Symbol" w:char="F0B1"/>
      </w:r>
      <w:r w:rsidRPr="00DD00E7">
        <w:rPr>
          <w:color w:val="000000" w:themeColor="text1"/>
          <w:sz w:val="22"/>
          <w:szCs w:val="22"/>
          <w:lang w:val="en-CA"/>
        </w:rPr>
        <w:t xml:space="preserve">8.83 and (5.1 </w:t>
      </w:r>
      <w:r w:rsidRPr="00DD00E7">
        <w:rPr>
          <w:color w:val="000000" w:themeColor="text1"/>
          <w:sz w:val="22"/>
          <w:szCs w:val="22"/>
          <w:lang w:val="en-CA"/>
        </w:rPr>
        <w:sym w:font="Symbol" w:char="F0B1"/>
      </w:r>
      <w:r w:rsidRPr="00DD00E7">
        <w:rPr>
          <w:color w:val="000000" w:themeColor="text1"/>
          <w:sz w:val="22"/>
          <w:szCs w:val="22"/>
          <w:lang w:val="en-CA"/>
        </w:rPr>
        <w:t>3.58 ng/g) and lowest for the entanglement and predation categories (3.8 (</w:t>
      </w:r>
      <w:r w:rsidRPr="00DD00E7">
        <w:rPr>
          <w:color w:val="000000" w:themeColor="text1"/>
          <w:sz w:val="22"/>
          <w:szCs w:val="22"/>
          <w:lang w:val="en-CA"/>
        </w:rPr>
        <w:sym w:font="Symbol" w:char="F0B1"/>
      </w:r>
      <w:r w:rsidRPr="00DD00E7">
        <w:rPr>
          <w:color w:val="000000" w:themeColor="text1"/>
          <w:sz w:val="22"/>
          <w:szCs w:val="22"/>
          <w:lang w:val="en-CA"/>
        </w:rPr>
        <w:t xml:space="preserve">3.68 and 1.7 </w:t>
      </w:r>
      <w:r w:rsidRPr="00DD00E7">
        <w:rPr>
          <w:color w:val="000000" w:themeColor="text1"/>
          <w:sz w:val="22"/>
          <w:szCs w:val="22"/>
          <w:lang w:val="en-CA"/>
        </w:rPr>
        <w:sym w:font="Symbol" w:char="F0B1"/>
      </w:r>
      <w:r w:rsidRPr="00DD00E7">
        <w:rPr>
          <w:color w:val="000000" w:themeColor="text1"/>
          <w:sz w:val="22"/>
          <w:szCs w:val="22"/>
          <w:lang w:val="en-CA"/>
        </w:rPr>
        <w:t>1.00 ng/g), respectively (Fig. 4). However, the</w:t>
      </w:r>
    </w:p>
    <w:p w14:paraId="0F18ED37" w14:textId="77777777" w:rsidR="001C3BCF" w:rsidRPr="00DD00E7" w:rsidRDefault="001C3BCF" w:rsidP="00DD00E7">
      <w:pPr>
        <w:spacing w:line="360" w:lineRule="auto"/>
        <w:ind w:firstLine="288"/>
        <w:jc w:val="both"/>
        <w:rPr>
          <w:color w:val="000000" w:themeColor="text1"/>
          <w:sz w:val="22"/>
          <w:szCs w:val="22"/>
          <w:lang w:val="en-CA"/>
        </w:rPr>
        <w:pPrChange w:id="22" w:author="Valentina Melica" w:date="2025-05-27T20:41:00Z" w16du:dateUtc="2025-05-28T03:41:00Z">
          <w:pPr>
            <w:spacing w:line="276" w:lineRule="auto"/>
            <w:ind w:firstLine="720"/>
            <w:jc w:val="both"/>
          </w:pPr>
        </w:pPrChange>
      </w:pPr>
    </w:p>
    <w:p w14:paraId="1BA687EE" w14:textId="77777777" w:rsidR="00861D20" w:rsidRPr="00DD00E7" w:rsidRDefault="00861D20" w:rsidP="00DD00E7">
      <w:pPr>
        <w:spacing w:line="360" w:lineRule="auto"/>
        <w:ind w:firstLine="288"/>
        <w:jc w:val="both"/>
        <w:rPr>
          <w:i/>
          <w:iCs/>
          <w:color w:val="000000" w:themeColor="text1"/>
          <w:sz w:val="22"/>
          <w:szCs w:val="22"/>
          <w:lang w:val="en-CA"/>
        </w:rPr>
      </w:pPr>
    </w:p>
    <w:p w14:paraId="702FCF76" w14:textId="77777777" w:rsidR="00861D20" w:rsidRPr="00DD00E7" w:rsidRDefault="00861D20" w:rsidP="00DD00E7">
      <w:pPr>
        <w:pStyle w:val="ListParagraph"/>
        <w:numPr>
          <w:ilvl w:val="1"/>
          <w:numId w:val="18"/>
        </w:numPr>
        <w:spacing w:line="360" w:lineRule="auto"/>
        <w:jc w:val="both"/>
        <w:rPr>
          <w:b/>
          <w:bCs/>
          <w:i/>
          <w:iCs/>
          <w:color w:val="000000" w:themeColor="text1"/>
          <w:sz w:val="22"/>
          <w:szCs w:val="22"/>
          <w:lang w:val="en-CA"/>
        </w:rPr>
      </w:pPr>
      <w:commentRangeStart w:id="23"/>
      <w:r w:rsidRPr="00DD00E7">
        <w:rPr>
          <w:b/>
          <w:bCs/>
          <w:i/>
          <w:iCs/>
          <w:color w:val="000000" w:themeColor="text1"/>
          <w:sz w:val="22"/>
          <w:szCs w:val="22"/>
          <w:lang w:val="en-CA"/>
        </w:rPr>
        <w:t>Analysis of hormone concentrations and lipid content across blubber depth (TABLE 3 and 4 and Fig. 5)</w:t>
      </w:r>
      <w:commentRangeEnd w:id="23"/>
      <w:r w:rsidRPr="00DD00E7">
        <w:rPr>
          <w:rStyle w:val="CommentReference"/>
          <w:b/>
          <w:bCs/>
          <w:i/>
          <w:iCs/>
          <w:color w:val="000000" w:themeColor="text1"/>
          <w:sz w:val="22"/>
          <w:szCs w:val="22"/>
          <w:lang w:val="en-CA"/>
        </w:rPr>
        <w:commentReference w:id="23"/>
      </w:r>
    </w:p>
    <w:p w14:paraId="5EB0A82E" w14:textId="77777777" w:rsidR="00861D20" w:rsidRPr="00DD00E7" w:rsidRDefault="00861D20" w:rsidP="00DD00E7">
      <w:pPr>
        <w:spacing w:line="360" w:lineRule="auto"/>
        <w:ind w:firstLine="288"/>
        <w:jc w:val="both"/>
        <w:rPr>
          <w:color w:val="000000" w:themeColor="text1"/>
          <w:sz w:val="22"/>
          <w:szCs w:val="22"/>
          <w:lang w:val="en-CA"/>
        </w:rPr>
      </w:pPr>
      <w:r w:rsidRPr="00DD00E7">
        <w:rPr>
          <w:color w:val="000000" w:themeColor="text1"/>
          <w:sz w:val="22"/>
          <w:szCs w:val="22"/>
          <w:lang w:val="en-CA"/>
        </w:rPr>
        <w:t xml:space="preserve">The model including </w:t>
      </w:r>
      <w:r w:rsidRPr="00DD00E7">
        <w:rPr>
          <w:i/>
          <w:iCs/>
          <w:color w:val="000000" w:themeColor="text1"/>
          <w:sz w:val="22"/>
          <w:szCs w:val="22"/>
          <w:lang w:val="en-CA"/>
        </w:rPr>
        <w:t>blubber depth</w:t>
      </w:r>
      <w:r w:rsidRPr="00DD00E7">
        <w:rPr>
          <w:color w:val="000000" w:themeColor="text1"/>
          <w:sz w:val="22"/>
          <w:szCs w:val="22"/>
          <w:lang w:val="en-CA"/>
        </w:rPr>
        <w:t xml:space="preserve"> as explanatory factor was found to be significantly different from the null model for cortisol (Chi-square = 8.4, df= 2, p= 0.02) and aldosterone (Chi-square = 10.7, df= 2, p &lt;0.01), but not for corticosterone (Chi-square = 1.6, df= 2, p= 0.43, Fig.5). The post-hoc analysis showed cortisol concentrations to be significantly higher in the surface layer compared to the medium layer (EMM: t (34.1) = 2.96, p = 0.02), but not to the bottom layer (Fig 2a). Similarly, aldosterone concentrations were higher in the surface layer compared to the medium (EMM: t (18) = 2.9, p = 0.03) and bottom layers (EMM: t (18.5) = 3.2, p = 0.01).  </w:t>
      </w:r>
      <w:r w:rsidRPr="00DD00E7">
        <w:rPr>
          <w:color w:val="000000" w:themeColor="text1"/>
          <w:sz w:val="22"/>
          <w:szCs w:val="22"/>
        </w:rPr>
        <w:t>For lipid content, the model with blubber depth was significantly different from the null model (</w:t>
      </w:r>
      <w:r w:rsidRPr="00DD00E7">
        <w:rPr>
          <w:color w:val="000000" w:themeColor="text1"/>
          <w:sz w:val="22"/>
          <w:szCs w:val="22"/>
          <w:lang w:val="en-CA"/>
        </w:rPr>
        <w:t>Chi-square = 19.5, df= 2, p&lt; 0.01</w:t>
      </w:r>
      <w:r w:rsidRPr="00DD00E7">
        <w:rPr>
          <w:color w:val="000000" w:themeColor="text1"/>
          <w:sz w:val="22"/>
          <w:szCs w:val="22"/>
        </w:rPr>
        <w:t>). Based on the post hoc test results the lipid content in the surface layer was significantly different from those in the medium (EMM t (21.0) = 3.3 , p= 0.01) and bottom (t (21.6) = 4.8, p&lt; 0.01) layers.</w:t>
      </w:r>
    </w:p>
    <w:p w14:paraId="4945D822" w14:textId="77777777" w:rsidR="00861D20" w:rsidRPr="00DD00E7" w:rsidRDefault="00861D20" w:rsidP="00DD00E7">
      <w:pPr>
        <w:spacing w:line="360" w:lineRule="auto"/>
        <w:ind w:firstLine="288"/>
        <w:jc w:val="both"/>
        <w:rPr>
          <w:i/>
          <w:iCs/>
          <w:color w:val="000000" w:themeColor="text1"/>
          <w:sz w:val="22"/>
          <w:szCs w:val="22"/>
          <w:lang w:val="en-CA"/>
        </w:rPr>
      </w:pPr>
    </w:p>
    <w:p w14:paraId="04FB11F1" w14:textId="69C505D1" w:rsidR="00334FC8" w:rsidRPr="00DD00E7" w:rsidRDefault="00334FC8" w:rsidP="00DD00E7">
      <w:pPr>
        <w:spacing w:line="360" w:lineRule="auto"/>
        <w:ind w:firstLine="288"/>
        <w:rPr>
          <w:color w:val="000000" w:themeColor="text1"/>
          <w:sz w:val="22"/>
          <w:szCs w:val="22"/>
          <w:lang w:val="en-CA"/>
        </w:rPr>
      </w:pPr>
    </w:p>
    <w:p w14:paraId="4B5B09B4" w14:textId="69D82B42" w:rsidR="00334FC8" w:rsidRPr="00DD00E7" w:rsidRDefault="00334FC8" w:rsidP="00DD00E7">
      <w:pPr>
        <w:pStyle w:val="Heading1"/>
        <w:numPr>
          <w:ilvl w:val="0"/>
          <w:numId w:val="18"/>
        </w:numPr>
        <w:spacing w:line="360" w:lineRule="auto"/>
        <w:ind w:firstLine="288"/>
        <w:rPr>
          <w:rFonts w:ascii="Times New Roman" w:eastAsia="Times New Roman" w:hAnsi="Times New Roman" w:cs="Times New Roman"/>
          <w:color w:val="000000" w:themeColor="text1"/>
          <w:sz w:val="22"/>
          <w:szCs w:val="22"/>
          <w:lang w:val="en-CA"/>
        </w:rPr>
      </w:pPr>
      <w:r w:rsidRPr="00DD00E7">
        <w:rPr>
          <w:rFonts w:ascii="Times New Roman" w:eastAsia="Times New Roman" w:hAnsi="Times New Roman" w:cs="Times New Roman"/>
          <w:color w:val="000000" w:themeColor="text1"/>
          <w:sz w:val="22"/>
          <w:szCs w:val="22"/>
          <w:lang w:val="en-CA"/>
        </w:rPr>
        <w:t>Discussion</w:t>
      </w:r>
    </w:p>
    <w:p w14:paraId="7489FC0E" w14:textId="4E91E108" w:rsidR="00334FC8" w:rsidRPr="00DD00E7" w:rsidRDefault="00334FC8" w:rsidP="00DD00E7">
      <w:pPr>
        <w:spacing w:line="360" w:lineRule="auto"/>
        <w:ind w:firstLine="288"/>
        <w:rPr>
          <w:color w:val="000000" w:themeColor="text1"/>
          <w:sz w:val="22"/>
          <w:szCs w:val="22"/>
          <w:lang w:val="en-CA"/>
        </w:rPr>
      </w:pPr>
    </w:p>
    <w:p w14:paraId="3B996EDC" w14:textId="77777777" w:rsidR="00A25073" w:rsidRPr="00DD00E7" w:rsidRDefault="00A25073" w:rsidP="00DD00E7">
      <w:pPr>
        <w:spacing w:line="360" w:lineRule="auto"/>
        <w:ind w:firstLine="288"/>
        <w:rPr>
          <w:color w:val="000000" w:themeColor="text1"/>
          <w:sz w:val="22"/>
          <w:szCs w:val="22"/>
          <w:lang w:val="en-CA"/>
        </w:rPr>
      </w:pPr>
    </w:p>
    <w:p w14:paraId="7665B447" w14:textId="77777777" w:rsidR="009F36B8" w:rsidRPr="00DD00E7" w:rsidRDefault="009F36B8" w:rsidP="00DD00E7">
      <w:pPr>
        <w:spacing w:line="360" w:lineRule="auto"/>
        <w:ind w:firstLine="288"/>
        <w:jc w:val="both"/>
        <w:rPr>
          <w:color w:val="000000" w:themeColor="text1"/>
          <w:sz w:val="22"/>
          <w:szCs w:val="22"/>
          <w:lang w:val="en-CA"/>
        </w:rPr>
      </w:pPr>
    </w:p>
    <w:p w14:paraId="3ADB213D" w14:textId="7391856D" w:rsidR="009F36B8" w:rsidRPr="00DD00E7" w:rsidRDefault="009F36B8" w:rsidP="00DD00E7">
      <w:pPr>
        <w:keepNext/>
        <w:spacing w:line="360" w:lineRule="auto"/>
        <w:ind w:firstLine="288"/>
        <w:jc w:val="both"/>
        <w:rPr>
          <w:color w:val="000000" w:themeColor="text1"/>
          <w:sz w:val="22"/>
          <w:szCs w:val="22"/>
        </w:rPr>
      </w:pPr>
    </w:p>
    <w:p w14:paraId="3C257BD9" w14:textId="77777777" w:rsidR="00901297" w:rsidRPr="00DD00E7" w:rsidRDefault="00901297" w:rsidP="00DD00E7">
      <w:pPr>
        <w:spacing w:line="360" w:lineRule="auto"/>
        <w:ind w:firstLine="288"/>
        <w:rPr>
          <w:color w:val="000000" w:themeColor="text1"/>
          <w:sz w:val="22"/>
          <w:szCs w:val="22"/>
        </w:rPr>
      </w:pPr>
    </w:p>
    <w:p w14:paraId="18988661" w14:textId="77777777" w:rsidR="00901297" w:rsidRPr="00DD00E7" w:rsidRDefault="00901297" w:rsidP="00DD00E7">
      <w:pPr>
        <w:spacing w:line="360" w:lineRule="auto"/>
        <w:ind w:firstLine="288"/>
        <w:jc w:val="both"/>
        <w:rPr>
          <w:i/>
          <w:iCs/>
          <w:color w:val="000000" w:themeColor="text1"/>
          <w:sz w:val="22"/>
          <w:szCs w:val="22"/>
          <w:lang w:val="en-CA"/>
        </w:rPr>
      </w:pPr>
      <w:commentRangeStart w:id="24"/>
      <w:r w:rsidRPr="00DD00E7">
        <w:rPr>
          <w:i/>
          <w:iCs/>
          <w:color w:val="000000" w:themeColor="text1"/>
          <w:sz w:val="22"/>
          <w:szCs w:val="22"/>
          <w:lang w:val="en-CA"/>
        </w:rPr>
        <w:t>Analysis of hormone concentrations in relation to cause of death</w:t>
      </w:r>
      <w:commentRangeEnd w:id="24"/>
      <w:r w:rsidRPr="00DD00E7">
        <w:rPr>
          <w:rStyle w:val="CommentReference"/>
          <w:i/>
          <w:iCs/>
          <w:color w:val="000000" w:themeColor="text1"/>
          <w:sz w:val="22"/>
          <w:szCs w:val="22"/>
          <w:lang w:val="en-CA"/>
        </w:rPr>
        <w:commentReference w:id="24"/>
      </w:r>
    </w:p>
    <w:p w14:paraId="0A190CE8" w14:textId="77777777" w:rsidR="00EE5BC3" w:rsidRPr="00DD00E7" w:rsidRDefault="00EE5BC3" w:rsidP="00DD00E7">
      <w:pPr>
        <w:spacing w:line="360" w:lineRule="auto"/>
        <w:ind w:firstLine="288"/>
        <w:jc w:val="both"/>
        <w:rPr>
          <w:color w:val="000000" w:themeColor="text1"/>
          <w:sz w:val="22"/>
          <w:szCs w:val="22"/>
          <w:lang w:val="en-CA"/>
        </w:rPr>
      </w:pPr>
    </w:p>
    <w:p w14:paraId="3C469B05" w14:textId="5857C73D" w:rsidR="00EE5BC3" w:rsidRPr="00DD00E7" w:rsidRDefault="00EE5BC3" w:rsidP="00DD00E7">
      <w:pPr>
        <w:spacing w:line="360" w:lineRule="auto"/>
        <w:ind w:firstLine="288"/>
        <w:jc w:val="both"/>
        <w:rPr>
          <w:b/>
          <w:bCs/>
          <w:i/>
          <w:iCs/>
          <w:color w:val="000000" w:themeColor="text1"/>
          <w:sz w:val="22"/>
          <w:szCs w:val="22"/>
          <w:lang w:val="en-CA"/>
        </w:rPr>
      </w:pPr>
      <w:commentRangeStart w:id="25"/>
      <w:r w:rsidRPr="00DD00E7">
        <w:rPr>
          <w:b/>
          <w:bCs/>
          <w:i/>
          <w:iCs/>
          <w:color w:val="000000" w:themeColor="text1"/>
          <w:sz w:val="22"/>
          <w:szCs w:val="22"/>
          <w:lang w:val="en-CA"/>
        </w:rPr>
        <w:t>Analysis of hormone concentrations and lipid content across blubber depth</w:t>
      </w:r>
      <w:r w:rsidR="002579AF" w:rsidRPr="00DD00E7">
        <w:rPr>
          <w:b/>
          <w:bCs/>
          <w:i/>
          <w:iCs/>
          <w:color w:val="000000" w:themeColor="text1"/>
          <w:sz w:val="22"/>
          <w:szCs w:val="22"/>
          <w:lang w:val="en-CA"/>
        </w:rPr>
        <w:t xml:space="preserve"> (TABLE </w:t>
      </w:r>
      <w:r w:rsidR="007277AC" w:rsidRPr="00DD00E7">
        <w:rPr>
          <w:b/>
          <w:bCs/>
          <w:i/>
          <w:iCs/>
          <w:color w:val="000000" w:themeColor="text1"/>
          <w:sz w:val="22"/>
          <w:szCs w:val="22"/>
          <w:lang w:val="en-CA"/>
        </w:rPr>
        <w:t>3 and 4 and Fig</w:t>
      </w:r>
      <w:r w:rsidR="002C3A7C" w:rsidRPr="00DD00E7">
        <w:rPr>
          <w:b/>
          <w:bCs/>
          <w:i/>
          <w:iCs/>
          <w:color w:val="000000" w:themeColor="text1"/>
          <w:sz w:val="22"/>
          <w:szCs w:val="22"/>
          <w:lang w:val="en-CA"/>
        </w:rPr>
        <w:t>. 5</w:t>
      </w:r>
      <w:r w:rsidR="007277AC" w:rsidRPr="00DD00E7">
        <w:rPr>
          <w:b/>
          <w:bCs/>
          <w:i/>
          <w:iCs/>
          <w:color w:val="000000" w:themeColor="text1"/>
          <w:sz w:val="22"/>
          <w:szCs w:val="22"/>
          <w:lang w:val="en-CA"/>
        </w:rPr>
        <w:t>)</w:t>
      </w:r>
      <w:commentRangeEnd w:id="25"/>
      <w:r w:rsidR="00156563" w:rsidRPr="00DD00E7">
        <w:rPr>
          <w:rStyle w:val="CommentReference"/>
          <w:b/>
          <w:bCs/>
          <w:i/>
          <w:iCs/>
          <w:color w:val="000000" w:themeColor="text1"/>
          <w:sz w:val="22"/>
          <w:szCs w:val="22"/>
          <w:lang w:val="en-CA"/>
        </w:rPr>
        <w:commentReference w:id="25"/>
      </w:r>
    </w:p>
    <w:p w14:paraId="0FB8B6B9" w14:textId="77777777" w:rsidR="00EE5BC3" w:rsidRPr="00DD00E7" w:rsidRDefault="00EE5BC3" w:rsidP="00DD00E7">
      <w:pPr>
        <w:spacing w:line="360" w:lineRule="auto"/>
        <w:ind w:firstLine="288"/>
        <w:jc w:val="both"/>
        <w:rPr>
          <w:color w:val="000000" w:themeColor="text1"/>
          <w:sz w:val="22"/>
          <w:szCs w:val="22"/>
          <w:lang w:val="en-CA"/>
        </w:rPr>
      </w:pPr>
    </w:p>
    <w:p w14:paraId="4B6263B9" w14:textId="77777777" w:rsidR="00901297" w:rsidRPr="00DD00E7" w:rsidRDefault="00901297" w:rsidP="00DD00E7">
      <w:pPr>
        <w:spacing w:line="360" w:lineRule="auto"/>
        <w:ind w:firstLine="288"/>
        <w:rPr>
          <w:color w:val="000000" w:themeColor="text1"/>
          <w:sz w:val="22"/>
          <w:szCs w:val="22"/>
        </w:rPr>
      </w:pPr>
    </w:p>
    <w:p w14:paraId="54A1A324" w14:textId="26AE86BF" w:rsidR="00957F6C" w:rsidRPr="00DD00E7" w:rsidRDefault="00957F6C" w:rsidP="00DD00E7">
      <w:pPr>
        <w:spacing w:line="360" w:lineRule="auto"/>
        <w:ind w:firstLine="288"/>
        <w:rPr>
          <w:ins w:id="26" w:author="Microsoft Office User" w:date="2025-04-21T16:55:00Z"/>
          <w:color w:val="000000" w:themeColor="text1"/>
          <w:sz w:val="22"/>
          <w:szCs w:val="22"/>
        </w:rPr>
      </w:pPr>
    </w:p>
    <w:p w14:paraId="107427AE" w14:textId="5F932FDE" w:rsidR="00957F6C" w:rsidRPr="00DD00E7" w:rsidRDefault="00957F6C" w:rsidP="00DD00E7">
      <w:pPr>
        <w:spacing w:line="360" w:lineRule="auto"/>
        <w:ind w:firstLine="288"/>
        <w:rPr>
          <w:b/>
          <w:bCs/>
          <w:color w:val="000000" w:themeColor="text1"/>
          <w:sz w:val="22"/>
          <w:szCs w:val="22"/>
        </w:rPr>
      </w:pPr>
      <w:ins w:id="27" w:author="Microsoft Office User" w:date="2025-04-21T16:55:00Z">
        <w:r w:rsidRPr="00DD00E7">
          <w:rPr>
            <w:b/>
            <w:bCs/>
            <w:color w:val="000000" w:themeColor="text1"/>
            <w:sz w:val="22"/>
            <w:szCs w:val="22"/>
            <w:rPrChange w:id="28" w:author="Microsoft Office User" w:date="2025-04-21T16:55:00Z">
              <w:rPr/>
            </w:rPrChange>
          </w:rPr>
          <w:lastRenderedPageBreak/>
          <w:t>Discussion</w:t>
        </w:r>
      </w:ins>
    </w:p>
    <w:p w14:paraId="18E2266F" w14:textId="77777777" w:rsidR="009E3B41" w:rsidRPr="00DD00E7" w:rsidRDefault="009E3B41" w:rsidP="00DD00E7">
      <w:pPr>
        <w:spacing w:line="360" w:lineRule="auto"/>
        <w:ind w:firstLine="288"/>
        <w:rPr>
          <w:b/>
          <w:bCs/>
          <w:color w:val="000000" w:themeColor="text1"/>
          <w:sz w:val="22"/>
          <w:szCs w:val="22"/>
        </w:rPr>
      </w:pPr>
    </w:p>
    <w:p w14:paraId="53DA3219" w14:textId="3A2A2A2C" w:rsidR="0064296E" w:rsidRPr="00DD00E7" w:rsidRDefault="0064296E" w:rsidP="00DD00E7">
      <w:pPr>
        <w:spacing w:line="360" w:lineRule="auto"/>
        <w:ind w:firstLine="288"/>
        <w:rPr>
          <w:b/>
          <w:bCs/>
          <w:color w:val="000000" w:themeColor="text1"/>
          <w:sz w:val="22"/>
          <w:szCs w:val="22"/>
        </w:rPr>
      </w:pPr>
      <w:r w:rsidRPr="00DD00E7">
        <w:rPr>
          <w:b/>
          <w:bCs/>
          <w:color w:val="000000" w:themeColor="text1"/>
          <w:sz w:val="22"/>
          <w:szCs w:val="22"/>
        </w:rPr>
        <w:t>Age and sex class: highlight the high con</w:t>
      </w:r>
      <w:r w:rsidR="00BA06D5" w:rsidRPr="00DD00E7">
        <w:rPr>
          <w:b/>
          <w:bCs/>
          <w:color w:val="000000" w:themeColor="text1"/>
          <w:sz w:val="22"/>
          <w:szCs w:val="22"/>
        </w:rPr>
        <w:t>centrations</w:t>
      </w:r>
    </w:p>
    <w:p w14:paraId="76B210BA" w14:textId="054F8AA1" w:rsidR="00BA06D5" w:rsidRPr="00DD00E7" w:rsidRDefault="00BA06D5" w:rsidP="00DD00E7">
      <w:pPr>
        <w:spacing w:line="360" w:lineRule="auto"/>
        <w:ind w:firstLine="288"/>
        <w:rPr>
          <w:b/>
          <w:bCs/>
          <w:color w:val="000000" w:themeColor="text1"/>
          <w:sz w:val="22"/>
          <w:szCs w:val="22"/>
        </w:rPr>
      </w:pPr>
      <w:r w:rsidRPr="00DD00E7">
        <w:rPr>
          <w:b/>
          <w:bCs/>
          <w:color w:val="000000" w:themeColor="text1"/>
          <w:sz w:val="22"/>
          <w:szCs w:val="22"/>
        </w:rPr>
        <w:t>Body condition</w:t>
      </w:r>
    </w:p>
    <w:p w14:paraId="4B421EFE" w14:textId="59FA17B7" w:rsidR="00BA06D5" w:rsidRPr="00DD00E7" w:rsidRDefault="00BA06D5" w:rsidP="00DD00E7">
      <w:pPr>
        <w:spacing w:line="360" w:lineRule="auto"/>
        <w:ind w:firstLine="288"/>
        <w:rPr>
          <w:b/>
          <w:bCs/>
          <w:color w:val="000000" w:themeColor="text1"/>
          <w:sz w:val="22"/>
          <w:szCs w:val="22"/>
        </w:rPr>
      </w:pPr>
      <w:r w:rsidRPr="00DD00E7">
        <w:rPr>
          <w:b/>
          <w:bCs/>
          <w:color w:val="000000" w:themeColor="text1"/>
          <w:sz w:val="22"/>
          <w:szCs w:val="22"/>
        </w:rPr>
        <w:t>Individual with high hormones and CoD</w:t>
      </w:r>
    </w:p>
    <w:p w14:paraId="6608065A" w14:textId="3DCFF6A7" w:rsidR="00BA06D5" w:rsidRPr="00DD00E7" w:rsidRDefault="00BA06D5" w:rsidP="00DD00E7">
      <w:pPr>
        <w:spacing w:line="360" w:lineRule="auto"/>
        <w:ind w:firstLine="288"/>
        <w:rPr>
          <w:b/>
          <w:bCs/>
          <w:color w:val="000000" w:themeColor="text1"/>
          <w:sz w:val="22"/>
          <w:szCs w:val="22"/>
        </w:rPr>
      </w:pPr>
      <w:r w:rsidRPr="00DD00E7">
        <w:rPr>
          <w:b/>
          <w:bCs/>
          <w:color w:val="000000" w:themeColor="text1"/>
          <w:sz w:val="22"/>
          <w:szCs w:val="22"/>
        </w:rPr>
        <w:t>Individuals with all hormones relatively high</w:t>
      </w:r>
      <w:r w:rsidR="00996B06" w:rsidRPr="00DD00E7">
        <w:rPr>
          <w:b/>
          <w:bCs/>
          <w:color w:val="000000" w:themeColor="text1"/>
          <w:sz w:val="22"/>
          <w:szCs w:val="22"/>
        </w:rPr>
        <w:t xml:space="preserve"> concentrations</w:t>
      </w:r>
    </w:p>
    <w:p w14:paraId="15210DF4" w14:textId="28A39556" w:rsidR="005D46BE" w:rsidRPr="00DD00E7" w:rsidRDefault="00996B06" w:rsidP="00DD00E7">
      <w:pPr>
        <w:spacing w:line="360" w:lineRule="auto"/>
        <w:ind w:firstLine="288"/>
        <w:rPr>
          <w:b/>
          <w:bCs/>
          <w:color w:val="000000" w:themeColor="text1"/>
          <w:sz w:val="22"/>
          <w:szCs w:val="22"/>
        </w:rPr>
      </w:pPr>
      <w:r w:rsidRPr="00DD00E7">
        <w:rPr>
          <w:b/>
          <w:bCs/>
          <w:color w:val="000000" w:themeColor="text1"/>
          <w:sz w:val="22"/>
          <w:szCs w:val="22"/>
        </w:rPr>
        <w:t xml:space="preserve">Look at aldosterone </w:t>
      </w:r>
      <w:r w:rsidR="005D46BE" w:rsidRPr="00DD00E7">
        <w:rPr>
          <w:b/>
          <w:bCs/>
          <w:color w:val="000000" w:themeColor="text1"/>
          <w:sz w:val="22"/>
          <w:szCs w:val="22"/>
        </w:rPr>
        <w:t xml:space="preserve">in relation to the other hormones – potentially looking </w:t>
      </w:r>
      <w:r w:rsidR="005768AD" w:rsidRPr="00DD00E7">
        <w:rPr>
          <w:b/>
          <w:bCs/>
          <w:color w:val="000000" w:themeColor="text1"/>
          <w:sz w:val="22"/>
          <w:szCs w:val="22"/>
        </w:rPr>
        <w:t>at correlation focusing on Aldosterone vs cortisol/corticosterone</w:t>
      </w:r>
    </w:p>
    <w:p w14:paraId="2B81E4F4" w14:textId="5D5DDA6E" w:rsidR="009E3B41" w:rsidRPr="00DD00E7" w:rsidRDefault="009E3B41" w:rsidP="00DD00E7">
      <w:pPr>
        <w:pStyle w:val="ListParagraph"/>
        <w:spacing w:line="360" w:lineRule="auto"/>
        <w:ind w:firstLine="288"/>
        <w:rPr>
          <w:ins w:id="29" w:author="Microsoft Office User" w:date="2025-04-21T16:52:00Z"/>
          <w:b/>
          <w:bCs/>
          <w:color w:val="000000" w:themeColor="text1"/>
          <w:sz w:val="22"/>
          <w:szCs w:val="22"/>
          <w:rPrChange w:id="30" w:author="Microsoft Office User" w:date="2025-04-21T16:55:00Z">
            <w:rPr>
              <w:ins w:id="31" w:author="Microsoft Office User" w:date="2025-04-21T16:52:00Z"/>
            </w:rPr>
          </w:rPrChange>
        </w:rPr>
      </w:pPr>
    </w:p>
    <w:p w14:paraId="21CB3F48" w14:textId="77777777" w:rsidR="00957F6C" w:rsidRPr="00DD00E7" w:rsidRDefault="00957F6C" w:rsidP="00DD00E7">
      <w:pPr>
        <w:spacing w:line="360" w:lineRule="auto"/>
        <w:ind w:firstLine="288"/>
        <w:rPr>
          <w:color w:val="000000" w:themeColor="text1"/>
          <w:sz w:val="22"/>
          <w:szCs w:val="22"/>
        </w:rPr>
      </w:pPr>
    </w:p>
    <w:p w14:paraId="11C5E690" w14:textId="77777777" w:rsidR="009E184C" w:rsidRPr="00DD00E7" w:rsidRDefault="009E184C" w:rsidP="00DD00E7">
      <w:pPr>
        <w:spacing w:line="360" w:lineRule="auto"/>
        <w:ind w:firstLine="288"/>
        <w:jc w:val="both"/>
        <w:rPr>
          <w:color w:val="000000" w:themeColor="text1"/>
          <w:sz w:val="22"/>
          <w:szCs w:val="22"/>
          <w:lang w:val="en-CA"/>
        </w:rPr>
      </w:pPr>
      <w:commentRangeStart w:id="32"/>
      <w:r w:rsidRPr="00DD00E7">
        <w:rPr>
          <w:color w:val="000000" w:themeColor="text1"/>
          <w:sz w:val="22"/>
          <w:szCs w:val="22"/>
          <w:lang w:val="en-CA"/>
        </w:rPr>
        <w:t xml:space="preserve">Furthermore, given their foraging habit, gray whales </w:t>
      </w:r>
      <w:del w:id="33" w:author="Microsoft Office User" w:date="2025-04-21T17:17:00Z">
        <w:r w:rsidRPr="00DD00E7" w:rsidDel="00957F6C">
          <w:rPr>
            <w:color w:val="000000" w:themeColor="text1"/>
            <w:sz w:val="22"/>
            <w:szCs w:val="22"/>
            <w:lang w:val="en-CA"/>
          </w:rPr>
          <w:delText>are likely to</w:delText>
        </w:r>
      </w:del>
      <w:ins w:id="34" w:author="Microsoft Office User" w:date="2025-04-21T17:17:00Z">
        <w:r w:rsidRPr="00DD00E7">
          <w:rPr>
            <w:color w:val="000000" w:themeColor="text1"/>
            <w:sz w:val="22"/>
            <w:szCs w:val="22"/>
            <w:lang w:val="en-CA"/>
          </w:rPr>
          <w:t>may</w:t>
        </w:r>
      </w:ins>
      <w:r w:rsidRPr="00DD00E7">
        <w:rPr>
          <w:color w:val="000000" w:themeColor="text1"/>
          <w:sz w:val="22"/>
          <w:szCs w:val="22"/>
          <w:lang w:val="en-CA"/>
        </w:rPr>
        <w:t xml:space="preserve"> ingest and accumulate chemical contaminants</w:t>
      </w:r>
      <w:ins w:id="35" w:author="Microsoft Office User" w:date="2025-04-21T17:17:00Z">
        <w:r w:rsidRPr="00DD00E7">
          <w:rPr>
            <w:color w:val="000000" w:themeColor="text1"/>
            <w:sz w:val="22"/>
            <w:szCs w:val="22"/>
            <w:lang w:val="en-CA"/>
          </w:rPr>
          <w:t xml:space="preserve"> or biotoxins</w:t>
        </w:r>
      </w:ins>
      <w:ins w:id="36" w:author="Microsoft Office User" w:date="2025-04-21T17:13:00Z">
        <w:r w:rsidRPr="00DD00E7">
          <w:rPr>
            <w:color w:val="000000" w:themeColor="text1"/>
            <w:sz w:val="22"/>
            <w:szCs w:val="22"/>
            <w:lang w:val="en-CA"/>
          </w:rPr>
          <w:t>,</w:t>
        </w:r>
      </w:ins>
      <w:del w:id="37" w:author="Microsoft Office User" w:date="2025-04-21T17:13:00Z">
        <w:r w:rsidRPr="00DD00E7" w:rsidDel="00957F6C">
          <w:rPr>
            <w:color w:val="000000" w:themeColor="text1"/>
            <w:sz w:val="22"/>
            <w:szCs w:val="22"/>
            <w:lang w:val="en-CA"/>
          </w:rPr>
          <w:delText>:</w:delText>
        </w:r>
      </w:del>
      <w:r w:rsidRPr="00DD00E7">
        <w:rPr>
          <w:color w:val="000000" w:themeColor="text1"/>
          <w:sz w:val="22"/>
          <w:szCs w:val="22"/>
          <w:lang w:val="en-CA"/>
        </w:rPr>
        <w:t xml:space="preserve"> even if no toxic concentrations have been reported in stomach content and blubber tissue of this species </w:t>
      </w:r>
      <w:sdt>
        <w:sdtPr>
          <w:rPr>
            <w:color w:val="000000" w:themeColor="text1"/>
            <w:sz w:val="22"/>
            <w:szCs w:val="22"/>
            <w:lang w:val="en-CA"/>
          </w:rPr>
          <w:tag w:val="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"/>
          <w:id w:val="1933541225"/>
          <w:placeholder>
            <w:docPart w:val="EC1C19A67276904E8DACD9E6EEEA4667"/>
          </w:placeholder>
        </w:sdtPr>
        <w:sdtEndPr>
          <w:rPr>
            <w:lang w:val="en-US"/>
          </w:rPr>
        </w:sdtEndPr>
        <w:sdtContent>
          <w:r w:rsidRPr="00DD00E7">
            <w:rPr>
              <w:color w:val="000000" w:themeColor="text1"/>
              <w:sz w:val="22"/>
              <w:szCs w:val="22"/>
            </w:rPr>
            <w:t>(Hayes, 2018; Krahn et al., 2001; Varanasi et al., 1994)</w:t>
          </w:r>
        </w:sdtContent>
      </w:sdt>
      <w:ins w:id="38" w:author="Microsoft Office User" w:date="2025-04-21T17:13:00Z">
        <w:r w:rsidRPr="00DD00E7">
          <w:rPr>
            <w:color w:val="000000" w:themeColor="text1"/>
            <w:sz w:val="22"/>
            <w:szCs w:val="22"/>
            <w:lang w:val="en-CA"/>
          </w:rPr>
          <w:t>.</w:t>
        </w:r>
      </w:ins>
      <w:del w:id="39" w:author="Microsoft Office User" w:date="2025-04-21T17:13:00Z">
        <w:r w:rsidRPr="00DD00E7" w:rsidDel="00957F6C">
          <w:rPr>
            <w:color w:val="000000" w:themeColor="text1"/>
            <w:sz w:val="22"/>
            <w:szCs w:val="22"/>
            <w:lang w:val="en-CA"/>
          </w:rPr>
          <w:delText>,</w:delText>
        </w:r>
      </w:del>
      <w:r w:rsidRPr="00DD00E7">
        <w:rPr>
          <w:color w:val="000000" w:themeColor="text1"/>
          <w:sz w:val="22"/>
          <w:szCs w:val="22"/>
          <w:lang w:val="en-CA"/>
        </w:rPr>
        <w:t xml:space="preserve"> </w:t>
      </w:r>
      <w:commentRangeStart w:id="40"/>
      <w:ins w:id="41" w:author="Microsoft Office User" w:date="2025-04-21T17:13:00Z">
        <w:r w:rsidRPr="00DD00E7">
          <w:rPr>
            <w:color w:val="000000" w:themeColor="text1"/>
            <w:sz w:val="22"/>
            <w:szCs w:val="22"/>
            <w:lang w:val="en-CA"/>
          </w:rPr>
          <w:t>Nonethel</w:t>
        </w:r>
      </w:ins>
      <w:ins w:id="42" w:author="Microsoft Office User" w:date="2025-04-21T17:14:00Z">
        <w:r w:rsidRPr="00DD00E7">
          <w:rPr>
            <w:color w:val="000000" w:themeColor="text1"/>
            <w:sz w:val="22"/>
            <w:szCs w:val="22"/>
            <w:lang w:val="en-CA"/>
          </w:rPr>
          <w:t>ess,</w:t>
        </w:r>
      </w:ins>
      <w:del w:id="43" w:author="Microsoft Office User" w:date="2025-04-21T17:13:00Z">
        <w:r w:rsidRPr="00DD00E7" w:rsidDel="00957F6C">
          <w:rPr>
            <w:color w:val="000000" w:themeColor="text1"/>
            <w:sz w:val="22"/>
            <w:szCs w:val="22"/>
            <w:lang w:val="en-CA"/>
          </w:rPr>
          <w:delText>even at</w:delText>
        </w:r>
      </w:del>
      <w:r w:rsidRPr="00DD00E7">
        <w:rPr>
          <w:color w:val="000000" w:themeColor="text1"/>
          <w:sz w:val="22"/>
          <w:szCs w:val="22"/>
          <w:lang w:val="en-CA"/>
        </w:rPr>
        <w:t xml:space="preserve"> low quantities organic contaminants may act as endocrine-disrupting chemicals, </w:t>
      </w:r>
      <w:ins w:id="44" w:author="Microsoft Office User" w:date="2025-04-21T17:14:00Z">
        <w:r w:rsidRPr="00DD00E7">
          <w:rPr>
            <w:color w:val="000000" w:themeColor="text1"/>
            <w:sz w:val="22"/>
            <w:szCs w:val="22"/>
            <w:lang w:val="en-CA"/>
          </w:rPr>
          <w:t xml:space="preserve">and </w:t>
        </w:r>
      </w:ins>
      <w:r w:rsidRPr="00DD00E7">
        <w:rPr>
          <w:color w:val="000000" w:themeColor="text1"/>
          <w:sz w:val="22"/>
          <w:szCs w:val="22"/>
          <w:lang w:val="en-CA"/>
        </w:rPr>
        <w:t>ex</w:t>
      </w:r>
      <w:ins w:id="45" w:author="Microsoft Office User" w:date="2025-04-21T17:14:00Z">
        <w:r w:rsidRPr="00DD00E7">
          <w:rPr>
            <w:color w:val="000000" w:themeColor="text1"/>
            <w:sz w:val="22"/>
            <w:szCs w:val="22"/>
            <w:lang w:val="en-CA"/>
          </w:rPr>
          <w:t>ogenous</w:t>
        </w:r>
      </w:ins>
      <w:del w:id="46" w:author="Microsoft Office User" w:date="2025-04-21T17:14:00Z">
        <w:r w:rsidRPr="00DD00E7" w:rsidDel="00957F6C">
          <w:rPr>
            <w:color w:val="000000" w:themeColor="text1"/>
            <w:sz w:val="22"/>
            <w:szCs w:val="22"/>
            <w:lang w:val="en-CA"/>
          </w:rPr>
          <w:delText>ternal</w:delText>
        </w:r>
      </w:del>
      <w:r w:rsidRPr="00DD00E7">
        <w:rPr>
          <w:color w:val="000000" w:themeColor="text1"/>
          <w:sz w:val="22"/>
          <w:szCs w:val="22"/>
          <w:lang w:val="en-CA"/>
        </w:rPr>
        <w:t xml:space="preserve"> compounds</w:t>
      </w:r>
      <w:del w:id="47" w:author="Microsoft Office User" w:date="2025-04-21T17:14:00Z">
        <w:r w:rsidRPr="00DD00E7" w:rsidDel="00957F6C">
          <w:rPr>
            <w:color w:val="000000" w:themeColor="text1"/>
            <w:sz w:val="22"/>
            <w:szCs w:val="22"/>
            <w:lang w:val="en-CA"/>
          </w:rPr>
          <w:delText xml:space="preserve"> that</w:delText>
        </w:r>
      </w:del>
      <w:r w:rsidRPr="00DD00E7">
        <w:rPr>
          <w:color w:val="000000" w:themeColor="text1"/>
          <w:sz w:val="22"/>
          <w:szCs w:val="22"/>
          <w:lang w:val="en-CA"/>
        </w:rPr>
        <w:t xml:space="preserve"> can alter normal hormone function</w:t>
      </w:r>
      <w:r w:rsidRPr="00DD00E7">
        <w:rPr>
          <w:color w:val="000000" w:themeColor="text1"/>
          <w:sz w:val="22"/>
          <w:szCs w:val="22"/>
        </w:rPr>
        <w:t xml:space="preserve"> </w:t>
      </w:r>
      <w:sdt>
        <w:sdtPr>
          <w:rPr>
            <w:color w:val="000000" w:themeColor="text1"/>
            <w:sz w:val="22"/>
            <w:szCs w:val="22"/>
          </w:rPr>
          <w:tag w:val="MENDELEY_CITATION_v3_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"/>
          <w:id w:val="741138893"/>
          <w:placeholder>
            <w:docPart w:val="EC1C19A67276904E8DACD9E6EEEA4667"/>
          </w:placeholder>
        </w:sdtPr>
        <w:sdtContent>
          <w:r w:rsidRPr="00DD00E7">
            <w:rPr>
              <w:color w:val="000000" w:themeColor="text1"/>
              <w:sz w:val="22"/>
              <w:szCs w:val="22"/>
            </w:rPr>
            <w:t>(Fossi &amp; Marsili, 2003)</w:t>
          </w:r>
        </w:sdtContent>
      </w:sdt>
      <w:r w:rsidRPr="00DD00E7">
        <w:rPr>
          <w:color w:val="000000" w:themeColor="text1"/>
          <w:sz w:val="22"/>
          <w:szCs w:val="22"/>
          <w:lang w:val="en-CA"/>
        </w:rPr>
        <w:t xml:space="preserve">. Long-term effects of endocrine disrupting chemicals </w:t>
      </w:r>
      <w:ins w:id="48" w:author="Microsoft Office User" w:date="2025-04-21T17:19:00Z">
        <w:r w:rsidRPr="00DD00E7">
          <w:rPr>
            <w:color w:val="000000" w:themeColor="text1"/>
            <w:sz w:val="22"/>
            <w:szCs w:val="22"/>
            <w:lang w:val="en-CA"/>
          </w:rPr>
          <w:t xml:space="preserve">that were primarily associated with oil spills </w:t>
        </w:r>
      </w:ins>
      <w:r w:rsidRPr="00DD00E7">
        <w:rPr>
          <w:color w:val="000000" w:themeColor="text1"/>
          <w:sz w:val="22"/>
          <w:szCs w:val="22"/>
          <w:lang w:val="en-CA"/>
        </w:rPr>
        <w:t>include reproductive failure, poor body condition</w:t>
      </w:r>
      <w:del w:id="49" w:author="Microsoft Office User" w:date="2025-04-21T17:18:00Z">
        <w:r w:rsidRPr="00DD00E7" w:rsidDel="00957F6C">
          <w:rPr>
            <w:color w:val="000000" w:themeColor="text1"/>
            <w:sz w:val="22"/>
            <w:szCs w:val="22"/>
            <w:lang w:val="en-CA"/>
          </w:rPr>
          <w:delText>s</w:delText>
        </w:r>
      </w:del>
      <w:r w:rsidRPr="00DD00E7">
        <w:rPr>
          <w:color w:val="000000" w:themeColor="text1"/>
          <w:sz w:val="22"/>
          <w:szCs w:val="22"/>
          <w:lang w:val="en-CA"/>
        </w:rPr>
        <w:t xml:space="preserve"> and adrenal gland damage </w:t>
      </w:r>
      <w:sdt>
        <w:sdtPr>
          <w:rPr>
            <w:color w:val="000000" w:themeColor="text1"/>
            <w:sz w:val="22"/>
            <w:szCs w:val="22"/>
            <w:lang w:val="en-CA"/>
          </w:rPr>
          <w:tag w:val="MENDELEY_CITATION_v3_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"/>
          <w:id w:val="1687940693"/>
          <w:placeholder>
            <w:docPart w:val="EC1C19A67276904E8DACD9E6EEEA4667"/>
          </w:placeholder>
        </w:sdtPr>
        <w:sdtContent>
          <w:r w:rsidRPr="00DD00E7">
            <w:rPr>
              <w:color w:val="000000" w:themeColor="text1"/>
              <w:sz w:val="22"/>
              <w:szCs w:val="22"/>
            </w:rPr>
            <w:t>(Godard-Codding &amp; Collier, 2018)</w:t>
          </w:r>
        </w:sdtContent>
      </w:sdt>
      <w:r w:rsidRPr="00DD00E7">
        <w:rPr>
          <w:color w:val="000000" w:themeColor="text1"/>
          <w:sz w:val="22"/>
          <w:szCs w:val="22"/>
          <w:lang w:val="en-CA"/>
        </w:rPr>
        <w:t xml:space="preserve">. </w:t>
      </w:r>
      <w:commentRangeEnd w:id="40"/>
      <w:r w:rsidRPr="00DD00E7">
        <w:rPr>
          <w:rStyle w:val="CommentReference"/>
          <w:color w:val="000000" w:themeColor="text1"/>
          <w:sz w:val="22"/>
          <w:szCs w:val="22"/>
          <w:lang w:val="en-CA"/>
        </w:rPr>
        <w:commentReference w:id="40"/>
      </w:r>
      <w:r w:rsidRPr="00DD00E7">
        <w:rPr>
          <w:color w:val="000000" w:themeColor="text1"/>
          <w:sz w:val="22"/>
          <w:szCs w:val="22"/>
          <w:lang w:val="en-CA"/>
        </w:rPr>
        <w:t xml:space="preserve"> </w:t>
      </w:r>
      <w:del w:id="50" w:author="Microsoft Office User" w:date="2025-04-21T17:18:00Z">
        <w:r w:rsidRPr="00DD00E7" w:rsidDel="00957F6C">
          <w:rPr>
            <w:color w:val="000000" w:themeColor="text1"/>
            <w:sz w:val="22"/>
            <w:szCs w:val="22"/>
            <w:lang w:val="en-CA"/>
          </w:rPr>
          <w:delText xml:space="preserve">In 1999 – 2000, the ENP population of gray whales experienced an Unusual Mortality Event with more than 600 carcasses reported, with starvation as a contributing factor to mortality </w:delText>
        </w:r>
      </w:del>
      <w:customXmlDelRangeStart w:id="51" w:author="Microsoft Office User" w:date="2025-04-21T17:18:00Z"/>
      <w:sdt>
        <w:sdtPr>
          <w:rPr>
            <w:color w:val="000000" w:themeColor="text1"/>
            <w:sz w:val="22"/>
            <w:szCs w:val="22"/>
            <w:lang w:val="en-CA"/>
          </w:rPr>
          <w:tag w:val="MENDELEY_CITATION_v3_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"/>
          <w:id w:val="901247851"/>
          <w:placeholder>
            <w:docPart w:val="EC1C19A67276904E8DACD9E6EEEA4667"/>
          </w:placeholder>
        </w:sdtPr>
        <w:sdtContent>
          <w:customXmlDelRangeEnd w:id="51"/>
          <w:del w:id="52" w:author="Microsoft Office User" w:date="2025-04-21T17:18:00Z">
            <w:r w:rsidRPr="00DD00E7" w:rsidDel="00957F6C">
              <w:rPr>
                <w:color w:val="000000" w:themeColor="text1"/>
                <w:sz w:val="22"/>
                <w:szCs w:val="22"/>
                <w:lang w:val="en-CA"/>
              </w:rPr>
              <w:delText>(Gulland et al., 2005)</w:delText>
            </w:r>
          </w:del>
          <w:customXmlDelRangeStart w:id="53" w:author="Microsoft Office User" w:date="2025-04-21T17:18:00Z"/>
        </w:sdtContent>
      </w:sdt>
      <w:customXmlDelRangeEnd w:id="53"/>
      <w:del w:id="54" w:author="Microsoft Office User" w:date="2025-04-21T17:18:00Z">
        <w:r w:rsidRPr="00DD00E7" w:rsidDel="00957F6C">
          <w:rPr>
            <w:color w:val="000000" w:themeColor="text1"/>
            <w:sz w:val="22"/>
            <w:szCs w:val="22"/>
            <w:lang w:val="en-CA"/>
          </w:rPr>
          <w:delText xml:space="preserve">. In 2019, more than 200 animals were found stranded across Mexico, United States and Canada and NOAA </w:delText>
        </w:r>
      </w:del>
      <w:del w:id="55" w:author="Microsoft Office User" w:date="2025-04-21T17:16:00Z">
        <w:r w:rsidRPr="00DD00E7" w:rsidDel="00957F6C">
          <w:rPr>
            <w:color w:val="000000" w:themeColor="text1"/>
            <w:sz w:val="22"/>
            <w:szCs w:val="22"/>
            <w:lang w:val="en-CA"/>
          </w:rPr>
          <w:delText xml:space="preserve">has </w:delText>
        </w:r>
      </w:del>
      <w:del w:id="56" w:author="Microsoft Office User" w:date="2025-04-21T17:18:00Z">
        <w:r w:rsidRPr="00DD00E7" w:rsidDel="00957F6C">
          <w:rPr>
            <w:color w:val="000000" w:themeColor="text1"/>
            <w:sz w:val="22"/>
            <w:szCs w:val="22"/>
            <w:lang w:val="en-CA"/>
          </w:rPr>
          <w:delText xml:space="preserve">issued a second UME </w:delText>
        </w:r>
      </w:del>
      <w:customXmlDelRangeStart w:id="57" w:author="Microsoft Office User" w:date="2025-04-21T17:18:00Z"/>
      <w:sdt>
        <w:sdtPr>
          <w:rPr>
            <w:color w:val="000000" w:themeColor="text1"/>
            <w:sz w:val="22"/>
            <w:szCs w:val="22"/>
            <w:lang w:val="en-CA"/>
          </w:rPr>
          <w:tag w:val="MENDELEY_CITATION_v3_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"/>
          <w:id w:val="608085124"/>
          <w:placeholder>
            <w:docPart w:val="EC1C19A67276904E8DACD9E6EEEA4667"/>
          </w:placeholder>
        </w:sdtPr>
        <w:sdtContent>
          <w:customXmlDelRangeEnd w:id="57"/>
          <w:del w:id="58" w:author="Microsoft Office User" w:date="2025-04-21T17:18:00Z">
            <w:r w:rsidRPr="00DD00E7" w:rsidDel="00957F6C">
              <w:rPr>
                <w:color w:val="000000" w:themeColor="text1"/>
                <w:sz w:val="22"/>
                <w:szCs w:val="22"/>
                <w:lang w:val="en-CA"/>
              </w:rPr>
              <w:delText>(NOAA, 2020)</w:delText>
            </w:r>
          </w:del>
          <w:customXmlDelRangeStart w:id="59" w:author="Microsoft Office User" w:date="2025-04-21T17:18:00Z"/>
        </w:sdtContent>
      </w:sdt>
      <w:customXmlDelRangeEnd w:id="59"/>
      <w:del w:id="60" w:author="Microsoft Office User" w:date="2025-04-21T17:18:00Z">
        <w:r w:rsidRPr="00DD00E7" w:rsidDel="00957F6C">
          <w:rPr>
            <w:color w:val="000000" w:themeColor="text1"/>
            <w:sz w:val="22"/>
            <w:szCs w:val="22"/>
            <w:lang w:val="en-CA"/>
          </w:rPr>
          <w:delText>. While no common cause of death has been identified, many carcasses were in poor body condition</w:delText>
        </w:r>
      </w:del>
      <w:del w:id="61" w:author="Microsoft Office User" w:date="2025-04-21T17:16:00Z">
        <w:r w:rsidRPr="00DD00E7" w:rsidDel="00957F6C">
          <w:rPr>
            <w:color w:val="000000" w:themeColor="text1"/>
            <w:sz w:val="22"/>
            <w:szCs w:val="22"/>
            <w:lang w:val="en-CA"/>
          </w:rPr>
          <w:delText>s</w:delText>
        </w:r>
      </w:del>
      <w:del w:id="62" w:author="Microsoft Office User" w:date="2025-04-21T17:18:00Z">
        <w:r w:rsidRPr="00DD00E7" w:rsidDel="00957F6C">
          <w:rPr>
            <w:color w:val="000000" w:themeColor="text1"/>
            <w:sz w:val="22"/>
            <w:szCs w:val="22"/>
            <w:lang w:val="en-CA"/>
          </w:rPr>
          <w:delText xml:space="preserve">. </w:delText>
        </w:r>
      </w:del>
      <w:commentRangeEnd w:id="32"/>
      <w:r w:rsidRPr="00DD00E7">
        <w:rPr>
          <w:rStyle w:val="CommentReference"/>
          <w:color w:val="000000" w:themeColor="text1"/>
          <w:sz w:val="22"/>
          <w:szCs w:val="22"/>
          <w:lang w:val="en-CA"/>
        </w:rPr>
        <w:commentReference w:id="32"/>
      </w:r>
    </w:p>
    <w:p w14:paraId="1F87A215" w14:textId="77777777" w:rsidR="009E184C" w:rsidRPr="00DD00E7" w:rsidRDefault="009E184C" w:rsidP="00DD00E7">
      <w:pPr>
        <w:spacing w:line="360" w:lineRule="auto"/>
        <w:ind w:firstLine="288"/>
        <w:rPr>
          <w:color w:val="000000" w:themeColor="text1"/>
          <w:sz w:val="22"/>
          <w:szCs w:val="22"/>
        </w:rPr>
      </w:pPr>
    </w:p>
    <w:p w14:paraId="4469BD90" w14:textId="26352FE5" w:rsidR="00456049" w:rsidRPr="00DD00E7" w:rsidRDefault="00456049" w:rsidP="00DD00E7">
      <w:pPr>
        <w:spacing w:line="360" w:lineRule="auto"/>
        <w:ind w:firstLine="288"/>
        <w:rPr>
          <w:color w:val="000000" w:themeColor="text1"/>
          <w:sz w:val="22"/>
          <w:szCs w:val="22"/>
        </w:rPr>
      </w:pPr>
    </w:p>
    <w:p w14:paraId="24C41EEB" w14:textId="77777777" w:rsidR="00AF5C0F" w:rsidRPr="00DD00E7" w:rsidRDefault="00AF5C0F" w:rsidP="00DD00E7">
      <w:pPr>
        <w:spacing w:line="360" w:lineRule="auto"/>
        <w:ind w:firstLine="288"/>
        <w:jc w:val="both"/>
        <w:rPr>
          <w:color w:val="000000" w:themeColor="text1"/>
          <w:sz w:val="22"/>
          <w:szCs w:val="22"/>
          <w:lang w:val="en-CA"/>
        </w:rPr>
      </w:pPr>
      <w:commentRangeStart w:id="63"/>
      <w:r w:rsidRPr="00DD00E7">
        <w:rPr>
          <w:color w:val="000000" w:themeColor="text1"/>
          <w:sz w:val="22"/>
          <w:szCs w:val="22"/>
          <w:lang w:val="en-CA"/>
        </w:rPr>
        <w:t xml:space="preserve">Analyses of lipid content and fatty acids are often investigated with stable isotopes as a tool to better understand foraging ecology and diet (REF). </w:t>
      </w:r>
      <w:commentRangeEnd w:id="63"/>
      <w:r w:rsidRPr="00DD00E7">
        <w:rPr>
          <w:rStyle w:val="CommentReference"/>
          <w:color w:val="000000" w:themeColor="text1"/>
          <w:sz w:val="22"/>
          <w:szCs w:val="22"/>
          <w:lang w:val="en-CA"/>
        </w:rPr>
        <w:commentReference w:id="63"/>
      </w:r>
    </w:p>
    <w:p w14:paraId="12E2D5CC" w14:textId="77777777" w:rsidR="00AF5C0F" w:rsidRPr="00DD00E7" w:rsidRDefault="00AF5C0F" w:rsidP="00DD00E7">
      <w:pPr>
        <w:spacing w:line="360" w:lineRule="auto"/>
        <w:ind w:firstLine="288"/>
        <w:jc w:val="both"/>
        <w:rPr>
          <w:color w:val="000000" w:themeColor="text1"/>
          <w:sz w:val="22"/>
          <w:szCs w:val="22"/>
          <w:lang w:val="en-CA"/>
        </w:rPr>
      </w:pPr>
      <w:r w:rsidRPr="00DD00E7">
        <w:rPr>
          <w:color w:val="000000" w:themeColor="text1"/>
          <w:sz w:val="22"/>
          <w:szCs w:val="22"/>
          <w:lang w:val="en-CA"/>
        </w:rPr>
        <w:t xml:space="preserve"> </w:t>
      </w:r>
    </w:p>
    <w:p w14:paraId="6B65358C" w14:textId="77777777" w:rsidR="00AF5C0F" w:rsidRPr="00DD00E7" w:rsidRDefault="00AF5C0F" w:rsidP="00DD00E7">
      <w:pPr>
        <w:spacing w:line="360" w:lineRule="auto"/>
        <w:ind w:firstLine="288"/>
        <w:rPr>
          <w:color w:val="000000" w:themeColor="text1"/>
          <w:sz w:val="22"/>
          <w:szCs w:val="22"/>
        </w:rPr>
      </w:pPr>
    </w:p>
    <w:p w14:paraId="5CBF0D1E" w14:textId="77777777" w:rsidR="00456049" w:rsidRPr="00DD00E7" w:rsidRDefault="00456049" w:rsidP="00DD00E7">
      <w:pPr>
        <w:spacing w:line="360" w:lineRule="auto"/>
        <w:ind w:firstLine="288"/>
        <w:rPr>
          <w:color w:val="000000" w:themeColor="text1"/>
          <w:sz w:val="22"/>
          <w:szCs w:val="22"/>
        </w:rPr>
      </w:pPr>
    </w:p>
    <w:p w14:paraId="20A1B39A" w14:textId="77777777" w:rsidR="009F36B8" w:rsidRPr="00DD00E7" w:rsidRDefault="009F36B8" w:rsidP="00DD00E7">
      <w:pPr>
        <w:spacing w:line="360" w:lineRule="auto"/>
        <w:ind w:firstLine="288"/>
        <w:jc w:val="both"/>
        <w:rPr>
          <w:color w:val="000000" w:themeColor="text1"/>
          <w:sz w:val="22"/>
          <w:szCs w:val="22"/>
          <w:lang w:val="en-CA"/>
        </w:rPr>
        <w:pPrChange w:id="64" w:author="Valentina Melica" w:date="2025-03-23T20:26:00Z">
          <w:pPr>
            <w:pStyle w:val="ListParagraph"/>
            <w:spacing w:line="276" w:lineRule="auto"/>
            <w:jc w:val="both"/>
          </w:pPr>
        </w:pPrChange>
      </w:pPr>
    </w:p>
    <w:p w14:paraId="7673D22A" w14:textId="4BE985C7" w:rsidR="009F36B8" w:rsidRPr="00DD00E7" w:rsidRDefault="009F36B8" w:rsidP="00DD00E7">
      <w:pPr>
        <w:spacing w:line="360" w:lineRule="auto"/>
        <w:ind w:firstLine="288"/>
        <w:rPr>
          <w:color w:val="000000" w:themeColor="text1"/>
          <w:sz w:val="22"/>
          <w:szCs w:val="22"/>
        </w:rPr>
      </w:pPr>
    </w:p>
    <w:p w14:paraId="54529070" w14:textId="77777777" w:rsidR="009F36B8" w:rsidRPr="00DD00E7" w:rsidRDefault="009F36B8" w:rsidP="00DD00E7">
      <w:pPr>
        <w:spacing w:line="360" w:lineRule="auto"/>
        <w:ind w:firstLine="288"/>
        <w:rPr>
          <w:color w:val="000000" w:themeColor="text1"/>
          <w:sz w:val="22"/>
          <w:szCs w:val="22"/>
        </w:rPr>
      </w:pPr>
    </w:p>
    <w:p w14:paraId="7E7C0A33" w14:textId="77777777" w:rsidR="009F36B8" w:rsidRPr="00DD00E7" w:rsidRDefault="009F36B8" w:rsidP="00DD00E7">
      <w:pPr>
        <w:spacing w:line="360" w:lineRule="auto"/>
        <w:ind w:firstLine="288"/>
        <w:rPr>
          <w:color w:val="000000" w:themeColor="text1"/>
          <w:sz w:val="22"/>
          <w:szCs w:val="22"/>
        </w:rPr>
      </w:pPr>
    </w:p>
    <w:p w14:paraId="77A04DD8" w14:textId="77777777" w:rsidR="009F36B8" w:rsidRPr="00DD00E7" w:rsidRDefault="009F36B8" w:rsidP="00DD00E7">
      <w:pPr>
        <w:spacing w:line="360" w:lineRule="auto"/>
        <w:ind w:firstLine="288"/>
        <w:rPr>
          <w:color w:val="000000" w:themeColor="text1"/>
          <w:sz w:val="22"/>
          <w:szCs w:val="22"/>
        </w:rPr>
      </w:pPr>
    </w:p>
    <w:p w14:paraId="5BD75951" w14:textId="77777777" w:rsidR="009F36B8" w:rsidRPr="00DD00E7" w:rsidRDefault="009F36B8" w:rsidP="00DD00E7">
      <w:pPr>
        <w:spacing w:line="360" w:lineRule="auto"/>
        <w:ind w:firstLine="288"/>
        <w:rPr>
          <w:color w:val="000000" w:themeColor="text1"/>
          <w:sz w:val="22"/>
          <w:szCs w:val="22"/>
        </w:rPr>
      </w:pPr>
    </w:p>
    <w:p w14:paraId="6F8A7062" w14:textId="77777777" w:rsidR="009F36B8" w:rsidRPr="00DD00E7" w:rsidRDefault="009F36B8" w:rsidP="00DD00E7">
      <w:pPr>
        <w:spacing w:line="360" w:lineRule="auto"/>
        <w:ind w:firstLine="288"/>
        <w:rPr>
          <w:color w:val="000000" w:themeColor="text1"/>
          <w:sz w:val="22"/>
          <w:szCs w:val="22"/>
        </w:rPr>
      </w:pPr>
    </w:p>
    <w:p w14:paraId="2D065863" w14:textId="77777777" w:rsidR="009F36B8" w:rsidRPr="00DD00E7" w:rsidRDefault="009F36B8" w:rsidP="00DD00E7">
      <w:pPr>
        <w:spacing w:line="360" w:lineRule="auto"/>
        <w:ind w:firstLine="288"/>
        <w:rPr>
          <w:color w:val="000000" w:themeColor="text1"/>
          <w:sz w:val="22"/>
          <w:szCs w:val="22"/>
        </w:rPr>
      </w:pPr>
    </w:p>
    <w:p w14:paraId="6779A04F" w14:textId="77777777" w:rsidR="009F36B8" w:rsidRPr="00DD00E7" w:rsidRDefault="009F36B8" w:rsidP="00DD00E7">
      <w:pPr>
        <w:spacing w:line="360" w:lineRule="auto"/>
        <w:ind w:firstLine="288"/>
        <w:rPr>
          <w:color w:val="000000" w:themeColor="text1"/>
          <w:sz w:val="22"/>
          <w:szCs w:val="22"/>
        </w:rPr>
      </w:pPr>
      <w:r w:rsidRPr="00DD00E7">
        <w:rPr>
          <w:color w:val="000000" w:themeColor="text1"/>
          <w:sz w:val="22"/>
          <w:szCs w:val="22"/>
        </w:rPr>
        <w:br w:type="page"/>
      </w:r>
    </w:p>
    <w:p w14:paraId="4007E871" w14:textId="77777777" w:rsidR="009F36B8" w:rsidRPr="00DD00E7" w:rsidRDefault="009F36B8" w:rsidP="00DD00E7">
      <w:pPr>
        <w:spacing w:line="360" w:lineRule="auto"/>
        <w:ind w:firstLine="288"/>
        <w:rPr>
          <w:color w:val="000000" w:themeColor="text1"/>
          <w:sz w:val="22"/>
          <w:szCs w:val="22"/>
          <w:lang w:val="en-CA"/>
        </w:rPr>
      </w:pPr>
      <w:r w:rsidRPr="00DD00E7">
        <w:rPr>
          <w:color w:val="000000" w:themeColor="text1"/>
          <w:sz w:val="22"/>
          <w:szCs w:val="22"/>
          <w:lang w:val="en-CA"/>
        </w:rPr>
        <w:lastRenderedPageBreak/>
        <w:t>References:</w:t>
      </w:r>
    </w:p>
    <w:sdt>
      <w:sdtPr>
        <w:rPr>
          <w:color w:val="000000" w:themeColor="text1"/>
          <w:sz w:val="22"/>
          <w:szCs w:val="22"/>
          <w:lang w:val="en-CA"/>
        </w:rPr>
        <w:tag w:val="MENDELEY_BIBLIOGRAPHY"/>
        <w:id w:val="438260646"/>
        <w:placeholder>
          <w:docPart w:val="DefaultPlaceholder_-1854013440"/>
        </w:placeholder>
      </w:sdtPr>
      <w:sdtContent>
        <w:p w14:paraId="119E1655" w14:textId="77777777" w:rsidR="00AD0C11" w:rsidRPr="00DD00E7" w:rsidRDefault="00AD0C11" w:rsidP="00DD00E7">
          <w:pPr>
            <w:autoSpaceDE w:val="0"/>
            <w:autoSpaceDN w:val="0"/>
            <w:spacing w:line="360" w:lineRule="auto"/>
            <w:ind w:firstLine="288"/>
            <w:divId w:val="1622149808"/>
            <w:rPr>
              <w:color w:val="000000" w:themeColor="text1"/>
              <w:sz w:val="22"/>
              <w:szCs w:val="22"/>
            </w:rPr>
          </w:pPr>
          <w:r w:rsidRPr="00DD00E7">
            <w:rPr>
              <w:color w:val="000000" w:themeColor="text1"/>
              <w:sz w:val="22"/>
              <w:szCs w:val="22"/>
            </w:rPr>
            <w:t xml:space="preserve">Atkinson, S., Crocker, D., Houser, D., &amp; Mashburn, K. (2015). Stress physiology in marine mammals: how well do they fit the terrestrial model? </w:t>
          </w:r>
          <w:r w:rsidRPr="00DD00E7">
            <w:rPr>
              <w:i/>
              <w:iCs/>
              <w:color w:val="000000" w:themeColor="text1"/>
              <w:sz w:val="22"/>
              <w:szCs w:val="22"/>
            </w:rPr>
            <w:t>Journal of Comparative Physiology B</w:t>
          </w:r>
          <w:r w:rsidRPr="00DD00E7">
            <w:rPr>
              <w:color w:val="000000" w:themeColor="text1"/>
              <w:sz w:val="22"/>
              <w:szCs w:val="22"/>
            </w:rPr>
            <w:t xml:space="preserve">, </w:t>
          </w:r>
          <w:r w:rsidRPr="00DD00E7">
            <w:rPr>
              <w:i/>
              <w:iCs/>
              <w:color w:val="000000" w:themeColor="text1"/>
              <w:sz w:val="22"/>
              <w:szCs w:val="22"/>
            </w:rPr>
            <w:t>185</w:t>
          </w:r>
          <w:r w:rsidRPr="00DD00E7">
            <w:rPr>
              <w:color w:val="000000" w:themeColor="text1"/>
              <w:sz w:val="22"/>
              <w:szCs w:val="22"/>
            </w:rPr>
            <w:t>(5), 463–486. https://doi.org/10.1007/s00360-015-0901-0</w:t>
          </w:r>
        </w:p>
        <w:p w14:paraId="7FE78C7E" w14:textId="77777777" w:rsidR="00902B05" w:rsidRPr="00DD00E7" w:rsidRDefault="00AD0C11" w:rsidP="00DD00E7">
          <w:pPr>
            <w:autoSpaceDE w:val="0"/>
            <w:autoSpaceDN w:val="0"/>
            <w:spacing w:line="360" w:lineRule="auto"/>
            <w:ind w:firstLine="288"/>
            <w:divId w:val="1751190688"/>
            <w:rPr>
              <w:ins w:id="65" w:author="Microsoft Office User" w:date="2025-04-21T17:57:00Z"/>
              <w:color w:val="000000" w:themeColor="text1"/>
              <w:sz w:val="22"/>
              <w:szCs w:val="22"/>
            </w:rPr>
          </w:pPr>
          <w:r w:rsidRPr="00DD00E7">
            <w:rPr>
              <w:color w:val="000000" w:themeColor="text1"/>
              <w:sz w:val="22"/>
              <w:szCs w:val="22"/>
            </w:rPr>
            <w:t xml:space="preserve">Atkinson, S., Gendron, D., Branch, T. A., Mashburn, K. L., Melica, V., Enriquez‐Paredes, L. E., &amp; Brownell, R. L. (2020). Pregnancy rate and biomarker validations from the blubber of eastern North Pacific blue whales. </w:t>
          </w:r>
          <w:r w:rsidRPr="00DD00E7">
            <w:rPr>
              <w:i/>
              <w:iCs/>
              <w:color w:val="000000" w:themeColor="text1"/>
              <w:sz w:val="22"/>
              <w:szCs w:val="22"/>
            </w:rPr>
            <w:t>Marine Mammal Science</w:t>
          </w:r>
          <w:r w:rsidRPr="00DD00E7">
            <w:rPr>
              <w:color w:val="000000" w:themeColor="text1"/>
              <w:sz w:val="22"/>
              <w:szCs w:val="22"/>
            </w:rPr>
            <w:t xml:space="preserve">, </w:t>
          </w:r>
          <w:r w:rsidRPr="00DD00E7">
            <w:rPr>
              <w:i/>
              <w:iCs/>
              <w:color w:val="000000" w:themeColor="text1"/>
              <w:sz w:val="22"/>
              <w:szCs w:val="22"/>
            </w:rPr>
            <w:t>36</w:t>
          </w:r>
          <w:r w:rsidRPr="00DD00E7">
            <w:rPr>
              <w:color w:val="000000" w:themeColor="text1"/>
              <w:sz w:val="22"/>
              <w:szCs w:val="22"/>
            </w:rPr>
            <w:t xml:space="preserve">(1), 6–28. </w:t>
          </w:r>
          <w:ins w:id="66" w:author="Microsoft Office User" w:date="2025-04-21T17:57:00Z">
            <w:r w:rsidR="00902B05" w:rsidRPr="00DD00E7">
              <w:rPr>
                <w:color w:val="000000" w:themeColor="text1"/>
                <w:sz w:val="22"/>
                <w:szCs w:val="22"/>
              </w:rPr>
              <w:fldChar w:fldCharType="begin"/>
            </w:r>
            <w:r w:rsidR="00902B05" w:rsidRPr="00DD00E7">
              <w:rPr>
                <w:color w:val="000000" w:themeColor="text1"/>
                <w:sz w:val="22"/>
                <w:szCs w:val="22"/>
              </w:rPr>
              <w:instrText xml:space="preserve"> HYPERLINK "</w:instrText>
            </w:r>
          </w:ins>
          <w:r w:rsidR="00902B05" w:rsidRPr="00DD00E7">
            <w:rPr>
              <w:color w:val="000000" w:themeColor="text1"/>
              <w:sz w:val="22"/>
              <w:szCs w:val="22"/>
            </w:rPr>
            <w:instrText>https://doi.org/10.1111/mms.12616</w:instrText>
          </w:r>
          <w:ins w:id="67" w:author="Microsoft Office User" w:date="2025-04-21T17:57:00Z">
            <w:r w:rsidR="00902B05" w:rsidRPr="00DD00E7">
              <w:rPr>
                <w:color w:val="000000" w:themeColor="text1"/>
                <w:sz w:val="22"/>
                <w:szCs w:val="22"/>
              </w:rPr>
              <w:instrText xml:space="preserve">" </w:instrText>
            </w:r>
            <w:r w:rsidR="00902B05" w:rsidRPr="00DD00E7">
              <w:rPr>
                <w:color w:val="000000" w:themeColor="text1"/>
                <w:sz w:val="22"/>
                <w:szCs w:val="22"/>
              </w:rPr>
            </w:r>
            <w:r w:rsidR="00902B05" w:rsidRPr="00DD00E7">
              <w:rPr>
                <w:color w:val="000000" w:themeColor="text1"/>
                <w:sz w:val="22"/>
                <w:szCs w:val="22"/>
              </w:rPr>
              <w:fldChar w:fldCharType="separate"/>
            </w:r>
          </w:ins>
          <w:r w:rsidR="00902B05" w:rsidRPr="00DD00E7">
            <w:rPr>
              <w:rStyle w:val="Hyperlink"/>
              <w:color w:val="000000" w:themeColor="text1"/>
              <w:sz w:val="22"/>
              <w:szCs w:val="22"/>
            </w:rPr>
            <w:t>https://doi.org/10.1111/mms.12616</w:t>
          </w:r>
          <w:ins w:id="68" w:author="Microsoft Office User" w:date="2025-04-21T17:57:00Z">
            <w:r w:rsidR="00902B05" w:rsidRPr="00DD00E7">
              <w:rPr>
                <w:color w:val="000000" w:themeColor="text1"/>
                <w:sz w:val="22"/>
                <w:szCs w:val="22"/>
              </w:rPr>
              <w:fldChar w:fldCharType="end"/>
            </w:r>
          </w:ins>
        </w:p>
        <w:p w14:paraId="2FBA95B3" w14:textId="199B8894" w:rsidR="00902B05" w:rsidRPr="00DD00E7" w:rsidRDefault="00902B05" w:rsidP="00DD00E7">
          <w:pPr>
            <w:autoSpaceDE w:val="0"/>
            <w:autoSpaceDN w:val="0"/>
            <w:spacing w:line="360" w:lineRule="auto"/>
            <w:ind w:firstLine="288"/>
            <w:divId w:val="1751190688"/>
            <w:rPr>
              <w:color w:val="000000" w:themeColor="text1"/>
              <w:sz w:val="22"/>
              <w:szCs w:val="22"/>
            </w:rPr>
          </w:pPr>
          <w:ins w:id="69" w:author="Microsoft Office User" w:date="2025-04-21T17:57:00Z">
            <w:r w:rsidRPr="00DD00E7">
              <w:rPr>
                <w:b/>
                <w:bCs/>
                <w:color w:val="000000" w:themeColor="text1"/>
                <w:sz w:val="22"/>
                <w:szCs w:val="22"/>
              </w:rPr>
              <w:t>Atkinson, S</w:t>
            </w:r>
            <w:r w:rsidRPr="00DD00E7">
              <w:rPr>
                <w:color w:val="000000" w:themeColor="text1"/>
                <w:sz w:val="22"/>
                <w:szCs w:val="22"/>
              </w:rPr>
              <w:t>. Melica, V.M., Teerlink, S., Mashburn, K.L., Moran, J.R., Pearson, H. 2023. Use of hormones in assessing reproductive physiology of humpback whales (</w:t>
            </w:r>
            <w:r w:rsidRPr="00DD00E7">
              <w:rPr>
                <w:i/>
                <w:iCs/>
                <w:color w:val="000000" w:themeColor="text1"/>
                <w:sz w:val="22"/>
                <w:szCs w:val="22"/>
              </w:rPr>
              <w:t>Megaptera novaeangliae</w:t>
            </w:r>
            <w:r w:rsidRPr="00DD00E7">
              <w:rPr>
                <w:color w:val="000000" w:themeColor="text1"/>
                <w:sz w:val="22"/>
                <w:szCs w:val="22"/>
              </w:rPr>
              <w:t>) from Juneau, Alaska. Theriogenology Wild. 3:100050.  </w:t>
            </w:r>
            <w:r w:rsidRPr="00DD00E7">
              <w:rPr>
                <w:color w:val="000000" w:themeColor="text1"/>
                <w:sz w:val="22"/>
                <w:szCs w:val="22"/>
              </w:rPr>
              <w:fldChar w:fldCharType="begin"/>
            </w:r>
            <w:r w:rsidRPr="00DD00E7">
              <w:rPr>
                <w:color w:val="000000" w:themeColor="text1"/>
                <w:sz w:val="22"/>
                <w:szCs w:val="22"/>
              </w:rPr>
              <w:instrText xml:space="preserve"> HYPERLINK "https://www.sciencedirect.com/science/article/pii/S2773093X2300034X" \t "_blank" </w:instrText>
            </w:r>
            <w:r w:rsidRPr="00DD00E7">
              <w:rPr>
                <w:color w:val="000000" w:themeColor="text1"/>
                <w:sz w:val="22"/>
                <w:szCs w:val="22"/>
              </w:rPr>
            </w:r>
            <w:r w:rsidRPr="00DD00E7">
              <w:rPr>
                <w:color w:val="000000" w:themeColor="text1"/>
                <w:sz w:val="22"/>
                <w:szCs w:val="22"/>
              </w:rPr>
              <w:fldChar w:fldCharType="separate"/>
            </w:r>
            <w:r w:rsidRPr="00DD00E7">
              <w:rPr>
                <w:rStyle w:val="Hyperlink"/>
                <w:color w:val="000000" w:themeColor="text1"/>
                <w:sz w:val="22"/>
                <w:szCs w:val="22"/>
              </w:rPr>
              <w:t>https://www.sciencedirect.com/science/article/pii/S2773093X2300034X</w:t>
            </w:r>
            <w:r w:rsidRPr="00DD00E7">
              <w:rPr>
                <w:color w:val="000000" w:themeColor="text1"/>
                <w:sz w:val="22"/>
                <w:szCs w:val="22"/>
              </w:rPr>
              <w:fldChar w:fldCharType="end"/>
            </w:r>
          </w:ins>
        </w:p>
        <w:p w14:paraId="2F91C804" w14:textId="77777777" w:rsidR="00AD0C11" w:rsidRPr="00DD00E7" w:rsidRDefault="00AD0C11" w:rsidP="00DD00E7">
          <w:pPr>
            <w:autoSpaceDE w:val="0"/>
            <w:autoSpaceDN w:val="0"/>
            <w:spacing w:line="360" w:lineRule="auto"/>
            <w:ind w:firstLine="288"/>
            <w:divId w:val="93673476"/>
            <w:rPr>
              <w:color w:val="000000" w:themeColor="text1"/>
              <w:sz w:val="22"/>
              <w:szCs w:val="22"/>
            </w:rPr>
          </w:pPr>
          <w:r w:rsidRPr="00DD00E7">
            <w:rPr>
              <w:color w:val="000000" w:themeColor="text1"/>
              <w:sz w:val="22"/>
              <w:szCs w:val="22"/>
            </w:rPr>
            <w:t xml:space="preserve">Baird, R. W., Stacey, P. J., Duffus, D. A., &amp; Langelier, K. M. (2002). An evaluation of gray whale (Eschrichtius robustus) mortality incidental to fishing operations in British Columbia, Canada. </w:t>
          </w:r>
          <w:r w:rsidRPr="00DD00E7">
            <w:rPr>
              <w:i/>
              <w:iCs/>
              <w:color w:val="000000" w:themeColor="text1"/>
              <w:sz w:val="22"/>
              <w:szCs w:val="22"/>
            </w:rPr>
            <w:t>J. Cetacean Res. Manage</w:t>
          </w:r>
          <w:r w:rsidRPr="00DD00E7">
            <w:rPr>
              <w:color w:val="000000" w:themeColor="text1"/>
              <w:sz w:val="22"/>
              <w:szCs w:val="22"/>
            </w:rPr>
            <w:t xml:space="preserve">, </w:t>
          </w:r>
          <w:r w:rsidRPr="00DD00E7">
            <w:rPr>
              <w:i/>
              <w:iCs/>
              <w:color w:val="000000" w:themeColor="text1"/>
              <w:sz w:val="22"/>
              <w:szCs w:val="22"/>
            </w:rPr>
            <w:t>4</w:t>
          </w:r>
          <w:r w:rsidRPr="00DD00E7">
            <w:rPr>
              <w:color w:val="000000" w:themeColor="text1"/>
              <w:sz w:val="22"/>
              <w:szCs w:val="22"/>
            </w:rPr>
            <w:t>(3), 289–296.</w:t>
          </w:r>
        </w:p>
        <w:p w14:paraId="06B3111B" w14:textId="77777777" w:rsidR="00AD0C11" w:rsidRPr="00DD00E7" w:rsidRDefault="00AD0C11" w:rsidP="00DD00E7">
          <w:pPr>
            <w:autoSpaceDE w:val="0"/>
            <w:autoSpaceDN w:val="0"/>
            <w:spacing w:line="360" w:lineRule="auto"/>
            <w:ind w:firstLine="288"/>
            <w:divId w:val="1346515145"/>
            <w:rPr>
              <w:color w:val="000000" w:themeColor="text1"/>
              <w:sz w:val="22"/>
              <w:szCs w:val="22"/>
            </w:rPr>
          </w:pPr>
          <w:r w:rsidRPr="00DD00E7">
            <w:rPr>
              <w:color w:val="000000" w:themeColor="text1"/>
              <w:sz w:val="22"/>
              <w:szCs w:val="22"/>
            </w:rPr>
            <w:t xml:space="preserve">Burgess, E. A., Hunt, K. E., Kraus, S. D., &amp; Rolland, R. M. (2017). Adrenal responses of large whales: Integrating fecal aldosterone as a complementary biomarker to glucocorticoids. </w:t>
          </w:r>
          <w:r w:rsidRPr="00DD00E7">
            <w:rPr>
              <w:i/>
              <w:iCs/>
              <w:color w:val="000000" w:themeColor="text1"/>
              <w:sz w:val="22"/>
              <w:szCs w:val="22"/>
            </w:rPr>
            <w:t>General and Comparative Endocrinology</w:t>
          </w:r>
          <w:r w:rsidRPr="00DD00E7">
            <w:rPr>
              <w:color w:val="000000" w:themeColor="text1"/>
              <w:sz w:val="22"/>
              <w:szCs w:val="22"/>
            </w:rPr>
            <w:t xml:space="preserve">, </w:t>
          </w:r>
          <w:r w:rsidRPr="00DD00E7">
            <w:rPr>
              <w:i/>
              <w:iCs/>
              <w:color w:val="000000" w:themeColor="text1"/>
              <w:sz w:val="22"/>
              <w:szCs w:val="22"/>
            </w:rPr>
            <w:t>252</w:t>
          </w:r>
          <w:r w:rsidRPr="00DD00E7">
            <w:rPr>
              <w:color w:val="000000" w:themeColor="text1"/>
              <w:sz w:val="22"/>
              <w:szCs w:val="22"/>
            </w:rPr>
            <w:t>(July), 103–110. https://doi.org/10.1016/j.ygcen.2017.07.026</w:t>
          </w:r>
        </w:p>
        <w:p w14:paraId="1EA3EF82" w14:textId="77777777" w:rsidR="00AD0C11" w:rsidRPr="00DD00E7" w:rsidRDefault="00AD0C11" w:rsidP="00DD00E7">
          <w:pPr>
            <w:autoSpaceDE w:val="0"/>
            <w:autoSpaceDN w:val="0"/>
            <w:spacing w:line="360" w:lineRule="auto"/>
            <w:ind w:firstLine="288"/>
            <w:divId w:val="724329257"/>
            <w:rPr>
              <w:color w:val="000000" w:themeColor="text1"/>
              <w:sz w:val="22"/>
              <w:szCs w:val="22"/>
            </w:rPr>
          </w:pPr>
          <w:r w:rsidRPr="00DD00E7">
            <w:rPr>
              <w:color w:val="000000" w:themeColor="text1"/>
              <w:sz w:val="22"/>
              <w:szCs w:val="22"/>
            </w:rPr>
            <w:t xml:space="preserve">Calambokidis, J., Laake, J. L., &amp; Klimek, A. (2012). </w:t>
          </w:r>
          <w:r w:rsidRPr="00DD00E7">
            <w:rPr>
              <w:i/>
              <w:iCs/>
              <w:color w:val="000000" w:themeColor="text1"/>
              <w:sz w:val="22"/>
              <w:szCs w:val="22"/>
            </w:rPr>
            <w:t>Updated analysis of abundance and population structure of seasonal gray whales in the Pacific Northwest , 1998-2010</w:t>
          </w:r>
          <w:r w:rsidRPr="00DD00E7">
            <w:rPr>
              <w:color w:val="000000" w:themeColor="text1"/>
              <w:sz w:val="22"/>
              <w:szCs w:val="22"/>
            </w:rPr>
            <w:t xml:space="preserve"> (Issue Paper SC/M12/AWMP2-Rev submitted to the International Whaling Commission Scientific Committee).</w:t>
          </w:r>
        </w:p>
        <w:p w14:paraId="122818A2" w14:textId="77777777" w:rsidR="00AD0C11" w:rsidRPr="00DD00E7" w:rsidRDefault="00AD0C11" w:rsidP="00DD00E7">
          <w:pPr>
            <w:autoSpaceDE w:val="0"/>
            <w:autoSpaceDN w:val="0"/>
            <w:spacing w:line="360" w:lineRule="auto"/>
            <w:ind w:firstLine="288"/>
            <w:divId w:val="1941256120"/>
            <w:rPr>
              <w:color w:val="000000" w:themeColor="text1"/>
              <w:sz w:val="22"/>
              <w:szCs w:val="22"/>
            </w:rPr>
          </w:pPr>
          <w:r w:rsidRPr="00DD00E7">
            <w:rPr>
              <w:color w:val="000000" w:themeColor="text1"/>
              <w:sz w:val="22"/>
              <w:szCs w:val="22"/>
            </w:rPr>
            <w:t xml:space="preserve">Cates, K. A., Atkinson, S., Gabriele, C. M., Pack, A. A., Straley, J. M., &amp; Yin, S. (2019). Testosterone trends within and across seasons in male humpback whales (Megaptera novaeangliae) from Hawaii and Alaska. </w:t>
          </w:r>
          <w:r w:rsidRPr="00DD00E7">
            <w:rPr>
              <w:i/>
              <w:iCs/>
              <w:color w:val="000000" w:themeColor="text1"/>
              <w:sz w:val="22"/>
              <w:szCs w:val="22"/>
            </w:rPr>
            <w:t>General and Comparative Endocrinology</w:t>
          </w:r>
          <w:r w:rsidRPr="00DD00E7">
            <w:rPr>
              <w:color w:val="000000" w:themeColor="text1"/>
              <w:sz w:val="22"/>
              <w:szCs w:val="22"/>
            </w:rPr>
            <w:t xml:space="preserve">, </w:t>
          </w:r>
          <w:r w:rsidRPr="00DD00E7">
            <w:rPr>
              <w:i/>
              <w:iCs/>
              <w:color w:val="000000" w:themeColor="text1"/>
              <w:sz w:val="22"/>
              <w:szCs w:val="22"/>
            </w:rPr>
            <w:t>279</w:t>
          </w:r>
          <w:r w:rsidRPr="00DD00E7">
            <w:rPr>
              <w:color w:val="000000" w:themeColor="text1"/>
              <w:sz w:val="22"/>
              <w:szCs w:val="22"/>
            </w:rPr>
            <w:t>(March), 164–173. https://doi.org/10.1016/j.ygcen.2019.03.013</w:t>
          </w:r>
        </w:p>
        <w:p w14:paraId="2745C07E" w14:textId="77777777" w:rsidR="00AD0C11" w:rsidRPr="00DD00E7" w:rsidRDefault="00AD0C11" w:rsidP="00DD00E7">
          <w:pPr>
            <w:autoSpaceDE w:val="0"/>
            <w:autoSpaceDN w:val="0"/>
            <w:spacing w:line="360" w:lineRule="auto"/>
            <w:ind w:firstLine="288"/>
            <w:divId w:val="519003047"/>
            <w:rPr>
              <w:color w:val="000000" w:themeColor="text1"/>
              <w:sz w:val="22"/>
              <w:szCs w:val="22"/>
            </w:rPr>
          </w:pPr>
          <w:r w:rsidRPr="00DD00E7">
            <w:rPr>
              <w:color w:val="000000" w:themeColor="text1"/>
              <w:sz w:val="22"/>
              <w:szCs w:val="22"/>
            </w:rPr>
            <w:t xml:space="preserve">Cates, K. A., Atkinson, S., Pack, A. A., Straley, J. M., Gabriele, C. M., &amp; Yin, S. (2020). Corticosterone in central North Pacific male humpback whales (Megaptera novaeangliae): Pairing sighting histories with endocrine markers to assess stress. </w:t>
          </w:r>
          <w:r w:rsidRPr="00DD00E7">
            <w:rPr>
              <w:i/>
              <w:iCs/>
              <w:color w:val="000000" w:themeColor="text1"/>
              <w:sz w:val="22"/>
              <w:szCs w:val="22"/>
            </w:rPr>
            <w:t>General and Comparative Endocrinology</w:t>
          </w:r>
          <w:r w:rsidRPr="00DD00E7">
            <w:rPr>
              <w:color w:val="000000" w:themeColor="text1"/>
              <w:sz w:val="22"/>
              <w:szCs w:val="22"/>
            </w:rPr>
            <w:t xml:space="preserve">, </w:t>
          </w:r>
          <w:r w:rsidRPr="00DD00E7">
            <w:rPr>
              <w:i/>
              <w:iCs/>
              <w:color w:val="000000" w:themeColor="text1"/>
              <w:sz w:val="22"/>
              <w:szCs w:val="22"/>
            </w:rPr>
            <w:t>296</w:t>
          </w:r>
          <w:r w:rsidRPr="00DD00E7">
            <w:rPr>
              <w:color w:val="000000" w:themeColor="text1"/>
              <w:sz w:val="22"/>
              <w:szCs w:val="22"/>
            </w:rPr>
            <w:t>(April), 113540. https://doi.org/10.1016/j.ygcen.2020.113540</w:t>
          </w:r>
        </w:p>
        <w:p w14:paraId="39F659BF" w14:textId="77777777" w:rsidR="00AD0C11" w:rsidRPr="00DD00E7" w:rsidRDefault="00AD0C11" w:rsidP="00DD00E7">
          <w:pPr>
            <w:autoSpaceDE w:val="0"/>
            <w:autoSpaceDN w:val="0"/>
            <w:spacing w:line="360" w:lineRule="auto"/>
            <w:ind w:firstLine="288"/>
            <w:divId w:val="1878085540"/>
            <w:rPr>
              <w:color w:val="000000" w:themeColor="text1"/>
              <w:sz w:val="22"/>
              <w:szCs w:val="22"/>
            </w:rPr>
          </w:pPr>
          <w:r w:rsidRPr="00DD00E7">
            <w:rPr>
              <w:color w:val="000000" w:themeColor="text1"/>
              <w:sz w:val="22"/>
              <w:szCs w:val="22"/>
            </w:rPr>
            <w:t xml:space="preserve">Champagne, C. D., Kellar, N. M., Crocker, D. E., Wasser, S. K., Booth, R. K., Trego, M. L., &amp; Houser, D. S. (2017). Blubber cortisol qualitatively reflects circulating cortisol concentrations in bottlenose dolphins. </w:t>
          </w:r>
          <w:r w:rsidRPr="00DD00E7">
            <w:rPr>
              <w:i/>
              <w:iCs/>
              <w:color w:val="000000" w:themeColor="text1"/>
              <w:sz w:val="22"/>
              <w:szCs w:val="22"/>
            </w:rPr>
            <w:t>Marine Mammal Science</w:t>
          </w:r>
          <w:r w:rsidRPr="00DD00E7">
            <w:rPr>
              <w:color w:val="000000" w:themeColor="text1"/>
              <w:sz w:val="22"/>
              <w:szCs w:val="22"/>
            </w:rPr>
            <w:t xml:space="preserve">, </w:t>
          </w:r>
          <w:r w:rsidRPr="00DD00E7">
            <w:rPr>
              <w:i/>
              <w:iCs/>
              <w:color w:val="000000" w:themeColor="text1"/>
              <w:sz w:val="22"/>
              <w:szCs w:val="22"/>
            </w:rPr>
            <w:t>33</w:t>
          </w:r>
          <w:r w:rsidRPr="00DD00E7">
            <w:rPr>
              <w:color w:val="000000" w:themeColor="text1"/>
              <w:sz w:val="22"/>
              <w:szCs w:val="22"/>
            </w:rPr>
            <w:t>(1), 134–153. https://doi.org/10.1111/mms.12352</w:t>
          </w:r>
        </w:p>
        <w:p w14:paraId="3ADDC22A" w14:textId="77777777" w:rsidR="00AD0C11" w:rsidRPr="00DD00E7" w:rsidRDefault="00AD0C11" w:rsidP="00DD00E7">
          <w:pPr>
            <w:autoSpaceDE w:val="0"/>
            <w:autoSpaceDN w:val="0"/>
            <w:spacing w:line="360" w:lineRule="auto"/>
            <w:ind w:firstLine="288"/>
            <w:divId w:val="932475844"/>
            <w:rPr>
              <w:color w:val="000000" w:themeColor="text1"/>
              <w:sz w:val="22"/>
              <w:szCs w:val="22"/>
            </w:rPr>
          </w:pPr>
          <w:r w:rsidRPr="00DD00E7">
            <w:rPr>
              <w:color w:val="000000" w:themeColor="text1"/>
              <w:sz w:val="22"/>
              <w:szCs w:val="22"/>
            </w:rPr>
            <w:t xml:space="preserve">Champagne, C. D., Kellar, N. M., Trego, M. L., Delehanty, B., Boonstra, R., Wasser, S. K., Booth, R. K., Crocker, D. E., &amp; Houser, D. S. (2018). Comprehensive endocrine response to acute </w:t>
          </w:r>
          <w:r w:rsidRPr="00DD00E7">
            <w:rPr>
              <w:color w:val="000000" w:themeColor="text1"/>
              <w:sz w:val="22"/>
              <w:szCs w:val="22"/>
            </w:rPr>
            <w:lastRenderedPageBreak/>
            <w:t xml:space="preserve">stress in the bottlenose dolphin from serum, blubber, and feces. </w:t>
          </w:r>
          <w:r w:rsidRPr="00DD00E7">
            <w:rPr>
              <w:i/>
              <w:iCs/>
              <w:color w:val="000000" w:themeColor="text1"/>
              <w:sz w:val="22"/>
              <w:szCs w:val="22"/>
            </w:rPr>
            <w:t>General and Comparative Endocrinology</w:t>
          </w:r>
          <w:r w:rsidRPr="00DD00E7">
            <w:rPr>
              <w:color w:val="000000" w:themeColor="text1"/>
              <w:sz w:val="22"/>
              <w:szCs w:val="22"/>
            </w:rPr>
            <w:t xml:space="preserve">, </w:t>
          </w:r>
          <w:r w:rsidRPr="00DD00E7">
            <w:rPr>
              <w:i/>
              <w:iCs/>
              <w:color w:val="000000" w:themeColor="text1"/>
              <w:sz w:val="22"/>
              <w:szCs w:val="22"/>
            </w:rPr>
            <w:t>266</w:t>
          </w:r>
          <w:r w:rsidRPr="00DD00E7">
            <w:rPr>
              <w:color w:val="000000" w:themeColor="text1"/>
              <w:sz w:val="22"/>
              <w:szCs w:val="22"/>
            </w:rPr>
            <w:t>(May), 178–193. https://doi.org/10.1016/j.ygcen.2018.05.015</w:t>
          </w:r>
        </w:p>
        <w:p w14:paraId="686E8D90" w14:textId="77777777" w:rsidR="00AD0C11" w:rsidRPr="00DD00E7" w:rsidRDefault="00AD0C11" w:rsidP="00DD00E7">
          <w:pPr>
            <w:autoSpaceDE w:val="0"/>
            <w:autoSpaceDN w:val="0"/>
            <w:spacing w:line="360" w:lineRule="auto"/>
            <w:ind w:firstLine="288"/>
            <w:divId w:val="377365846"/>
            <w:rPr>
              <w:color w:val="000000" w:themeColor="text1"/>
              <w:sz w:val="22"/>
              <w:szCs w:val="22"/>
            </w:rPr>
          </w:pPr>
          <w:r w:rsidRPr="00DD00E7">
            <w:rPr>
              <w:color w:val="000000" w:themeColor="text1"/>
              <w:sz w:val="22"/>
              <w:szCs w:val="22"/>
            </w:rPr>
            <w:t xml:space="preserve">Douglas, A. B., Calambokidis, J., Raverty, S., Jeffries, S. J., Lambourn, D. M., &amp; Norman, S. A. (2008). Incidence of ship strikes of large whales in Washington State. </w:t>
          </w:r>
          <w:r w:rsidRPr="00DD00E7">
            <w:rPr>
              <w:i/>
              <w:iCs/>
              <w:color w:val="000000" w:themeColor="text1"/>
              <w:sz w:val="22"/>
              <w:szCs w:val="22"/>
            </w:rPr>
            <w:t>Journal of the Marine Biological Association of the United Kingdom</w:t>
          </w:r>
          <w:r w:rsidRPr="00DD00E7">
            <w:rPr>
              <w:color w:val="000000" w:themeColor="text1"/>
              <w:sz w:val="22"/>
              <w:szCs w:val="22"/>
            </w:rPr>
            <w:t xml:space="preserve">, </w:t>
          </w:r>
          <w:r w:rsidRPr="00DD00E7">
            <w:rPr>
              <w:i/>
              <w:iCs/>
              <w:color w:val="000000" w:themeColor="text1"/>
              <w:sz w:val="22"/>
              <w:szCs w:val="22"/>
            </w:rPr>
            <w:t>88</w:t>
          </w:r>
          <w:r w:rsidRPr="00DD00E7">
            <w:rPr>
              <w:color w:val="000000" w:themeColor="text1"/>
              <w:sz w:val="22"/>
              <w:szCs w:val="22"/>
            </w:rPr>
            <w:t>(06), 1121–1132. https://doi.org/10.1017/S0025315408000295</w:t>
          </w:r>
        </w:p>
        <w:p w14:paraId="7439B203" w14:textId="77777777" w:rsidR="00AD0C11" w:rsidRPr="00DD00E7" w:rsidRDefault="00AD0C11" w:rsidP="00DD00E7">
          <w:pPr>
            <w:autoSpaceDE w:val="0"/>
            <w:autoSpaceDN w:val="0"/>
            <w:spacing w:line="360" w:lineRule="auto"/>
            <w:ind w:firstLine="288"/>
            <w:divId w:val="835803347"/>
            <w:rPr>
              <w:color w:val="000000" w:themeColor="text1"/>
              <w:sz w:val="22"/>
              <w:szCs w:val="22"/>
            </w:rPr>
          </w:pPr>
          <w:r w:rsidRPr="00DD00E7">
            <w:rPr>
              <w:color w:val="000000" w:themeColor="text1"/>
              <w:sz w:val="22"/>
              <w:szCs w:val="22"/>
            </w:rPr>
            <w:t xml:space="preserve">Durban, J. W., Weller, D. W., &amp; Perryman, W. L. (2017). Gray whale abundance estimates from shore-based counts off California in 2014/15 and 2015/16. </w:t>
          </w:r>
          <w:r w:rsidRPr="00DD00E7">
            <w:rPr>
              <w:i/>
              <w:iCs/>
              <w:color w:val="000000" w:themeColor="text1"/>
              <w:sz w:val="22"/>
              <w:szCs w:val="22"/>
            </w:rPr>
            <w:t>Paper SC/A17/GW/06 Presented to Sci. Comm. Int. Whal. Comm</w:t>
          </w:r>
          <w:r w:rsidRPr="00DD00E7">
            <w:rPr>
              <w:color w:val="000000" w:themeColor="text1"/>
              <w:sz w:val="22"/>
              <w:szCs w:val="22"/>
            </w:rPr>
            <w:t>.</w:t>
          </w:r>
        </w:p>
        <w:p w14:paraId="646F2216" w14:textId="77777777" w:rsidR="00AD0C11" w:rsidRPr="00DD00E7" w:rsidRDefault="00AD0C11" w:rsidP="00DD00E7">
          <w:pPr>
            <w:autoSpaceDE w:val="0"/>
            <w:autoSpaceDN w:val="0"/>
            <w:spacing w:line="360" w:lineRule="auto"/>
            <w:ind w:firstLine="288"/>
            <w:divId w:val="2103719213"/>
            <w:rPr>
              <w:color w:val="000000" w:themeColor="text1"/>
              <w:sz w:val="22"/>
              <w:szCs w:val="22"/>
            </w:rPr>
          </w:pPr>
          <w:r w:rsidRPr="00DD00E7">
            <w:rPr>
              <w:color w:val="000000" w:themeColor="text1"/>
              <w:sz w:val="22"/>
              <w:szCs w:val="22"/>
            </w:rPr>
            <w:t xml:space="preserve">Fossi, M. C., &amp; Marsili, L. (2003). Effects of endocrine disruptors in aquatic mammals. </w:t>
          </w:r>
          <w:r w:rsidRPr="00DD00E7">
            <w:rPr>
              <w:i/>
              <w:iCs/>
              <w:color w:val="000000" w:themeColor="text1"/>
              <w:sz w:val="22"/>
              <w:szCs w:val="22"/>
            </w:rPr>
            <w:t>Pure and Applied Chemistry</w:t>
          </w:r>
          <w:r w:rsidRPr="00DD00E7">
            <w:rPr>
              <w:color w:val="000000" w:themeColor="text1"/>
              <w:sz w:val="22"/>
              <w:szCs w:val="22"/>
            </w:rPr>
            <w:t xml:space="preserve">, </w:t>
          </w:r>
          <w:r w:rsidRPr="00DD00E7">
            <w:rPr>
              <w:i/>
              <w:iCs/>
              <w:color w:val="000000" w:themeColor="text1"/>
              <w:sz w:val="22"/>
              <w:szCs w:val="22"/>
            </w:rPr>
            <w:t>75</w:t>
          </w:r>
          <w:r w:rsidRPr="00DD00E7">
            <w:rPr>
              <w:color w:val="000000" w:themeColor="text1"/>
              <w:sz w:val="22"/>
              <w:szCs w:val="22"/>
            </w:rPr>
            <w:t>(11–12). https://doi.org/10.1351/pac200375112235</w:t>
          </w:r>
        </w:p>
        <w:p w14:paraId="167B8FB8" w14:textId="77777777" w:rsidR="00AD0C11" w:rsidRPr="00DD00E7" w:rsidRDefault="00AD0C11" w:rsidP="00DD00E7">
          <w:pPr>
            <w:autoSpaceDE w:val="0"/>
            <w:autoSpaceDN w:val="0"/>
            <w:spacing w:line="360" w:lineRule="auto"/>
            <w:ind w:firstLine="288"/>
            <w:divId w:val="772752391"/>
            <w:rPr>
              <w:color w:val="000000" w:themeColor="text1"/>
              <w:sz w:val="22"/>
              <w:szCs w:val="22"/>
            </w:rPr>
          </w:pPr>
          <w:r w:rsidRPr="00DD00E7">
            <w:rPr>
              <w:color w:val="000000" w:themeColor="text1"/>
              <w:sz w:val="22"/>
              <w:szCs w:val="22"/>
            </w:rPr>
            <w:t xml:space="preserve">Godard-Codding, C. A. J., &amp; Collier, T. K. (2018). The Effects of Oil Exposure on Cetaceans. In M. C. Fossi &amp; C. B. T.-M. M. E. Panti (Eds.), </w:t>
          </w:r>
          <w:r w:rsidRPr="00DD00E7">
            <w:rPr>
              <w:i/>
              <w:iCs/>
              <w:color w:val="000000" w:themeColor="text1"/>
              <w:sz w:val="22"/>
              <w:szCs w:val="22"/>
            </w:rPr>
            <w:t>Marine Mammal Ecotoxicology</w:t>
          </w:r>
          <w:r w:rsidRPr="00DD00E7">
            <w:rPr>
              <w:color w:val="000000" w:themeColor="text1"/>
              <w:sz w:val="22"/>
              <w:szCs w:val="22"/>
            </w:rPr>
            <w:t xml:space="preserve"> (pp. 75–93). Elsevier. https://doi.org/10.1016/B978-0-12-812144-3.00003-6</w:t>
          </w:r>
        </w:p>
        <w:p w14:paraId="1D4544A3" w14:textId="77777777" w:rsidR="00AD0C11" w:rsidRPr="00DD00E7" w:rsidRDefault="00AD0C11" w:rsidP="00DD00E7">
          <w:pPr>
            <w:autoSpaceDE w:val="0"/>
            <w:autoSpaceDN w:val="0"/>
            <w:spacing w:line="360" w:lineRule="auto"/>
            <w:ind w:firstLine="288"/>
            <w:divId w:val="790319426"/>
            <w:rPr>
              <w:color w:val="000000" w:themeColor="text1"/>
              <w:sz w:val="22"/>
              <w:szCs w:val="22"/>
            </w:rPr>
          </w:pPr>
          <w:r w:rsidRPr="00DD00E7">
            <w:rPr>
              <w:color w:val="000000" w:themeColor="text1"/>
              <w:sz w:val="22"/>
              <w:szCs w:val="22"/>
            </w:rPr>
            <w:t xml:space="preserve">Gulland, F., Pérez-Cortés, H., Urbán, J. R., Rojas-Bracho, L., Ylitalo, G., Weir, J., Norman, S., Muto, M., Rugh, D., Kreuder, C., &amp; Rowles, T. (2005). Eastern North Pacific gray whale (Eschrichtius robustus) unusual mortality event, 1999-2000. </w:t>
          </w:r>
          <w:r w:rsidRPr="00DD00E7">
            <w:rPr>
              <w:i/>
              <w:iCs/>
              <w:color w:val="000000" w:themeColor="text1"/>
              <w:sz w:val="22"/>
              <w:szCs w:val="22"/>
            </w:rPr>
            <w:t>U.S. Department of Commerce. NOAA Technical Memorandum. NMFS-AFSC-150.</w:t>
          </w:r>
          <w:r w:rsidRPr="00DD00E7">
            <w:rPr>
              <w:color w:val="000000" w:themeColor="text1"/>
              <w:sz w:val="22"/>
              <w:szCs w:val="22"/>
            </w:rPr>
            <w:t xml:space="preserve">, </w:t>
          </w:r>
          <w:r w:rsidRPr="00DD00E7">
            <w:rPr>
              <w:i/>
              <w:iCs/>
              <w:color w:val="000000" w:themeColor="text1"/>
              <w:sz w:val="22"/>
              <w:szCs w:val="22"/>
            </w:rPr>
            <w:t>March</w:t>
          </w:r>
          <w:r w:rsidRPr="00DD00E7">
            <w:rPr>
              <w:color w:val="000000" w:themeColor="text1"/>
              <w:sz w:val="22"/>
              <w:szCs w:val="22"/>
            </w:rPr>
            <w:t>, 33 pp. http://www.afsc.noaa.gov/publications/AFSC-TM/NOAA-TM-AFSC-150.pdf</w:t>
          </w:r>
        </w:p>
        <w:p w14:paraId="0566DCF0" w14:textId="77777777" w:rsidR="00AD0C11" w:rsidRPr="00DD00E7" w:rsidRDefault="00AD0C11" w:rsidP="00DD00E7">
          <w:pPr>
            <w:autoSpaceDE w:val="0"/>
            <w:autoSpaceDN w:val="0"/>
            <w:spacing w:line="360" w:lineRule="auto"/>
            <w:ind w:firstLine="288"/>
            <w:divId w:val="512964133"/>
            <w:rPr>
              <w:color w:val="000000" w:themeColor="text1"/>
              <w:sz w:val="22"/>
              <w:szCs w:val="22"/>
            </w:rPr>
          </w:pPr>
          <w:r w:rsidRPr="00DD00E7">
            <w:rPr>
              <w:color w:val="000000" w:themeColor="text1"/>
              <w:sz w:val="22"/>
              <w:szCs w:val="22"/>
            </w:rPr>
            <w:t xml:space="preserve">Hayes, K. R. R. (2018). </w:t>
          </w:r>
          <w:r w:rsidRPr="00DD00E7">
            <w:rPr>
              <w:i/>
              <w:iCs/>
              <w:color w:val="000000" w:themeColor="text1"/>
              <w:sz w:val="22"/>
              <w:szCs w:val="22"/>
            </w:rPr>
            <w:t>Influence of life history parameters on patterns of persistent organic pollutants in cetaceans with an emphasis on the gray whale (Eschrichtius robustus)</w:t>
          </w:r>
          <w:r w:rsidRPr="00DD00E7">
            <w:rPr>
              <w:color w:val="000000" w:themeColor="text1"/>
              <w:sz w:val="22"/>
              <w:szCs w:val="22"/>
            </w:rPr>
            <w:t xml:space="preserve"> [Texas Tech University]. http://hdl.handle.net/2346/74500</w:t>
          </w:r>
        </w:p>
        <w:p w14:paraId="56368DBF" w14:textId="77777777" w:rsidR="00AD0C11" w:rsidRPr="00DD00E7" w:rsidRDefault="00AD0C11" w:rsidP="00DD00E7">
          <w:pPr>
            <w:autoSpaceDE w:val="0"/>
            <w:autoSpaceDN w:val="0"/>
            <w:spacing w:line="360" w:lineRule="auto"/>
            <w:ind w:firstLine="288"/>
            <w:divId w:val="908686364"/>
            <w:rPr>
              <w:color w:val="000000" w:themeColor="text1"/>
              <w:sz w:val="22"/>
              <w:szCs w:val="22"/>
            </w:rPr>
          </w:pPr>
          <w:r w:rsidRPr="00DD00E7">
            <w:rPr>
              <w:color w:val="000000" w:themeColor="text1"/>
              <w:sz w:val="22"/>
              <w:szCs w:val="22"/>
            </w:rPr>
            <w:t xml:space="preserve">Hunt, K. E., Lysiak, N. S., Robbins, J., Moore, M. J., Seton, R. E., Torres, L., &amp; Buck, C. L. (2017). Multiple steroid and thyroid hormones detected in baleen from eight whale species. </w:t>
          </w:r>
          <w:r w:rsidRPr="00DD00E7">
            <w:rPr>
              <w:i/>
              <w:iCs/>
              <w:color w:val="000000" w:themeColor="text1"/>
              <w:sz w:val="22"/>
              <w:szCs w:val="22"/>
            </w:rPr>
            <w:t>Conservation Physiology</w:t>
          </w:r>
          <w:r w:rsidRPr="00DD00E7">
            <w:rPr>
              <w:color w:val="000000" w:themeColor="text1"/>
              <w:sz w:val="22"/>
              <w:szCs w:val="22"/>
            </w:rPr>
            <w:t xml:space="preserve">, </w:t>
          </w:r>
          <w:r w:rsidRPr="00DD00E7">
            <w:rPr>
              <w:i/>
              <w:iCs/>
              <w:color w:val="000000" w:themeColor="text1"/>
              <w:sz w:val="22"/>
              <w:szCs w:val="22"/>
            </w:rPr>
            <w:t>5</w:t>
          </w:r>
          <w:r w:rsidRPr="00DD00E7">
            <w:rPr>
              <w:color w:val="000000" w:themeColor="text1"/>
              <w:sz w:val="22"/>
              <w:szCs w:val="22"/>
            </w:rPr>
            <w:t>(1), 1–14. https://doi.org/10.1093/conphys/cox061</w:t>
          </w:r>
        </w:p>
        <w:p w14:paraId="05E8B8D3" w14:textId="77777777" w:rsidR="00AD0C11" w:rsidRPr="00DD00E7" w:rsidRDefault="00AD0C11" w:rsidP="00DD00E7">
          <w:pPr>
            <w:autoSpaceDE w:val="0"/>
            <w:autoSpaceDN w:val="0"/>
            <w:spacing w:line="360" w:lineRule="auto"/>
            <w:ind w:firstLine="288"/>
            <w:divId w:val="1870409081"/>
            <w:rPr>
              <w:color w:val="000000" w:themeColor="text1"/>
              <w:sz w:val="22"/>
              <w:szCs w:val="22"/>
            </w:rPr>
          </w:pPr>
          <w:r w:rsidRPr="00DD00E7">
            <w:rPr>
              <w:color w:val="000000" w:themeColor="text1"/>
              <w:sz w:val="22"/>
              <w:szCs w:val="22"/>
            </w:rPr>
            <w:t xml:space="preserve">Hunt, K. E., Stimmelmayr, R., George, C., Hanns, C., Suydam, R., Brower, H., &amp; Rolland, R. M. (2014). Baleen hormones: a novel tool for retrospective assessment of stress and reproduction in bowhead whales (Balaena mysticetus). </w:t>
          </w:r>
          <w:r w:rsidRPr="00DD00E7">
            <w:rPr>
              <w:i/>
              <w:iCs/>
              <w:color w:val="000000" w:themeColor="text1"/>
              <w:sz w:val="22"/>
              <w:szCs w:val="22"/>
            </w:rPr>
            <w:t>Conservation Physiology</w:t>
          </w:r>
          <w:r w:rsidRPr="00DD00E7">
            <w:rPr>
              <w:color w:val="000000" w:themeColor="text1"/>
              <w:sz w:val="22"/>
              <w:szCs w:val="22"/>
            </w:rPr>
            <w:t xml:space="preserve">, </w:t>
          </w:r>
          <w:r w:rsidRPr="00DD00E7">
            <w:rPr>
              <w:i/>
              <w:iCs/>
              <w:color w:val="000000" w:themeColor="text1"/>
              <w:sz w:val="22"/>
              <w:szCs w:val="22"/>
            </w:rPr>
            <w:t>2</w:t>
          </w:r>
          <w:r w:rsidRPr="00DD00E7">
            <w:rPr>
              <w:color w:val="000000" w:themeColor="text1"/>
              <w:sz w:val="22"/>
              <w:szCs w:val="22"/>
            </w:rPr>
            <w:t>(1), cou030–cou030. https://doi.org/10.1093/conphys/cou030</w:t>
          </w:r>
        </w:p>
        <w:p w14:paraId="4C07215C" w14:textId="77777777" w:rsidR="00AD0C11" w:rsidRPr="00DD00E7" w:rsidRDefault="00AD0C11" w:rsidP="00DD00E7">
          <w:pPr>
            <w:autoSpaceDE w:val="0"/>
            <w:autoSpaceDN w:val="0"/>
            <w:spacing w:line="360" w:lineRule="auto"/>
            <w:ind w:firstLine="288"/>
            <w:divId w:val="1975863261"/>
            <w:rPr>
              <w:color w:val="000000" w:themeColor="text1"/>
              <w:sz w:val="22"/>
              <w:szCs w:val="22"/>
            </w:rPr>
          </w:pPr>
          <w:r w:rsidRPr="00DD00E7">
            <w:rPr>
              <w:color w:val="000000" w:themeColor="text1"/>
              <w:sz w:val="22"/>
              <w:szCs w:val="22"/>
            </w:rPr>
            <w:t xml:space="preserve">Iverson, S. J., &amp; Koopman, H. N. (2019). Blubber. In B. Wursig, J. G. M. Thewissen, &amp; K. M. Kovacs (Eds.), </w:t>
          </w:r>
          <w:r w:rsidRPr="00DD00E7">
            <w:rPr>
              <w:i/>
              <w:iCs/>
              <w:color w:val="000000" w:themeColor="text1"/>
              <w:sz w:val="22"/>
              <w:szCs w:val="22"/>
            </w:rPr>
            <w:t>Encyclopedia of Marine Mammals (Third Edition)</w:t>
          </w:r>
          <w:r w:rsidRPr="00DD00E7">
            <w:rPr>
              <w:color w:val="000000" w:themeColor="text1"/>
              <w:sz w:val="22"/>
              <w:szCs w:val="22"/>
            </w:rPr>
            <w:t xml:space="preserve"> (Third edit, pp. 107–110). Academic Press. https://www.elsevier.com/books/encyclopedia-of-marine-mammals/wursig/978-0-12-804327-1</w:t>
          </w:r>
        </w:p>
        <w:p w14:paraId="4897B4CB" w14:textId="77777777" w:rsidR="00AD0C11" w:rsidRPr="00DD00E7" w:rsidRDefault="00AD0C11" w:rsidP="00DD00E7">
          <w:pPr>
            <w:autoSpaceDE w:val="0"/>
            <w:autoSpaceDN w:val="0"/>
            <w:spacing w:line="360" w:lineRule="auto"/>
            <w:ind w:firstLine="288"/>
            <w:divId w:val="359475077"/>
            <w:rPr>
              <w:color w:val="000000" w:themeColor="text1"/>
              <w:sz w:val="22"/>
              <w:szCs w:val="22"/>
            </w:rPr>
          </w:pPr>
          <w:r w:rsidRPr="00DD00E7">
            <w:rPr>
              <w:color w:val="000000" w:themeColor="text1"/>
              <w:sz w:val="22"/>
              <w:szCs w:val="22"/>
            </w:rPr>
            <w:lastRenderedPageBreak/>
            <w:t xml:space="preserve">Kellar, N. M., Trego, M. L., Marks, C. I., &amp; Dizon, A. E. (2006). Determining pregnancy from blubber in three species of delphinids. </w:t>
          </w:r>
          <w:r w:rsidRPr="00DD00E7">
            <w:rPr>
              <w:i/>
              <w:iCs/>
              <w:color w:val="000000" w:themeColor="text1"/>
              <w:sz w:val="22"/>
              <w:szCs w:val="22"/>
            </w:rPr>
            <w:t>Marine Mammal Science</w:t>
          </w:r>
          <w:r w:rsidRPr="00DD00E7">
            <w:rPr>
              <w:color w:val="000000" w:themeColor="text1"/>
              <w:sz w:val="22"/>
              <w:szCs w:val="22"/>
            </w:rPr>
            <w:t xml:space="preserve">, </w:t>
          </w:r>
          <w:r w:rsidRPr="00DD00E7">
            <w:rPr>
              <w:i/>
              <w:iCs/>
              <w:color w:val="000000" w:themeColor="text1"/>
              <w:sz w:val="22"/>
              <w:szCs w:val="22"/>
            </w:rPr>
            <w:t>22</w:t>
          </w:r>
          <w:r w:rsidRPr="00DD00E7">
            <w:rPr>
              <w:color w:val="000000" w:themeColor="text1"/>
              <w:sz w:val="22"/>
              <w:szCs w:val="22"/>
            </w:rPr>
            <w:t>(January), 1–16. https://doi.org/10.1111/j.1748-7692.2006.00001.x</w:t>
          </w:r>
        </w:p>
        <w:p w14:paraId="7EFF9893" w14:textId="77777777" w:rsidR="00AD0C11" w:rsidRPr="00DD00E7" w:rsidRDefault="00AD0C11" w:rsidP="00DD00E7">
          <w:pPr>
            <w:autoSpaceDE w:val="0"/>
            <w:autoSpaceDN w:val="0"/>
            <w:spacing w:line="360" w:lineRule="auto"/>
            <w:ind w:firstLine="288"/>
            <w:divId w:val="1918325295"/>
            <w:rPr>
              <w:color w:val="000000" w:themeColor="text1"/>
              <w:sz w:val="22"/>
              <w:szCs w:val="22"/>
            </w:rPr>
          </w:pPr>
          <w:r w:rsidRPr="00DD00E7">
            <w:rPr>
              <w:color w:val="000000" w:themeColor="text1"/>
              <w:sz w:val="22"/>
              <w:szCs w:val="22"/>
            </w:rPr>
            <w:t xml:space="preserve">Krahn, M. M., Ylitalo, G. M., Burrows, D. G., Calambokidis, J., Moore, S. E., Gearin, P., Plesha, P. D., Jr, R. L. B., Blokhin, S. A., Tilbury, K. L., &amp; Stein, J. E. (2001). Organochlorine contaminant concentrations and lipid profiles in eastern North Pacific gray whales (Eschrichtius robustus). </w:t>
          </w:r>
          <w:r w:rsidRPr="00DD00E7">
            <w:rPr>
              <w:i/>
              <w:iCs/>
              <w:color w:val="000000" w:themeColor="text1"/>
              <w:sz w:val="22"/>
              <w:szCs w:val="22"/>
            </w:rPr>
            <w:t>Journal of Cetacean Research and Management</w:t>
          </w:r>
          <w:r w:rsidRPr="00DD00E7">
            <w:rPr>
              <w:color w:val="000000" w:themeColor="text1"/>
              <w:sz w:val="22"/>
              <w:szCs w:val="22"/>
            </w:rPr>
            <w:t xml:space="preserve">, </w:t>
          </w:r>
          <w:r w:rsidRPr="00DD00E7">
            <w:rPr>
              <w:i/>
              <w:iCs/>
              <w:color w:val="000000" w:themeColor="text1"/>
              <w:sz w:val="22"/>
              <w:szCs w:val="22"/>
            </w:rPr>
            <w:t>3</w:t>
          </w:r>
          <w:r w:rsidRPr="00DD00E7">
            <w:rPr>
              <w:color w:val="000000" w:themeColor="text1"/>
              <w:sz w:val="22"/>
              <w:szCs w:val="22"/>
            </w:rPr>
            <w:t>(1), 19–29.</w:t>
          </w:r>
        </w:p>
        <w:p w14:paraId="2E8D2E86" w14:textId="77777777" w:rsidR="00AD0C11" w:rsidRPr="00DD00E7" w:rsidRDefault="00AD0C11" w:rsidP="00DD00E7">
          <w:pPr>
            <w:autoSpaceDE w:val="0"/>
            <w:autoSpaceDN w:val="0"/>
            <w:spacing w:line="360" w:lineRule="auto"/>
            <w:ind w:firstLine="288"/>
            <w:divId w:val="1956906221"/>
            <w:rPr>
              <w:color w:val="000000" w:themeColor="text1"/>
              <w:sz w:val="22"/>
              <w:szCs w:val="22"/>
            </w:rPr>
          </w:pPr>
          <w:r w:rsidRPr="00DD00E7">
            <w:rPr>
              <w:color w:val="000000" w:themeColor="text1"/>
              <w:sz w:val="22"/>
              <w:szCs w:val="22"/>
            </w:rPr>
            <w:t xml:space="preserve">Kubzansky, L. D., &amp; Adler, G. K. (2010). Aldosterone: A forgotten mediator of the relationship between psychological stress and heart disease. </w:t>
          </w:r>
          <w:r w:rsidRPr="00DD00E7">
            <w:rPr>
              <w:i/>
              <w:iCs/>
              <w:color w:val="000000" w:themeColor="text1"/>
              <w:sz w:val="22"/>
              <w:szCs w:val="22"/>
            </w:rPr>
            <w:t>Neuroscience and Biobehavioral Reviews</w:t>
          </w:r>
          <w:r w:rsidRPr="00DD00E7">
            <w:rPr>
              <w:color w:val="000000" w:themeColor="text1"/>
              <w:sz w:val="22"/>
              <w:szCs w:val="22"/>
            </w:rPr>
            <w:t xml:space="preserve">, </w:t>
          </w:r>
          <w:r w:rsidRPr="00DD00E7">
            <w:rPr>
              <w:i/>
              <w:iCs/>
              <w:color w:val="000000" w:themeColor="text1"/>
              <w:sz w:val="22"/>
              <w:szCs w:val="22"/>
            </w:rPr>
            <w:t>34</w:t>
          </w:r>
          <w:r w:rsidRPr="00DD00E7">
            <w:rPr>
              <w:color w:val="000000" w:themeColor="text1"/>
              <w:sz w:val="22"/>
              <w:szCs w:val="22"/>
            </w:rPr>
            <w:t>(1), 80–86. https://doi.org/10.1016/j.neubiorev.2009.07.005</w:t>
          </w:r>
        </w:p>
        <w:p w14:paraId="793E8C8A" w14:textId="77777777" w:rsidR="00AD0C11" w:rsidRPr="00DD00E7" w:rsidRDefault="00AD0C11" w:rsidP="00DD00E7">
          <w:pPr>
            <w:autoSpaceDE w:val="0"/>
            <w:autoSpaceDN w:val="0"/>
            <w:spacing w:line="360" w:lineRule="auto"/>
            <w:ind w:firstLine="288"/>
            <w:divId w:val="2024823480"/>
            <w:rPr>
              <w:color w:val="000000" w:themeColor="text1"/>
              <w:sz w:val="22"/>
              <w:szCs w:val="22"/>
            </w:rPr>
          </w:pPr>
          <w:r w:rsidRPr="00DD00E7">
            <w:rPr>
              <w:color w:val="000000" w:themeColor="text1"/>
              <w:sz w:val="22"/>
              <w:szCs w:val="22"/>
            </w:rPr>
            <w:t xml:space="preserve">Malme, C. I., Wursig, B., Bird, J. E., &amp; Tyack, P. L. (1988). Observations of feeding gray whale responses to controlled industrial noise exposure. </w:t>
          </w:r>
          <w:r w:rsidRPr="00DD00E7">
            <w:rPr>
              <w:i/>
              <w:iCs/>
              <w:color w:val="000000" w:themeColor="text1"/>
              <w:sz w:val="22"/>
              <w:szCs w:val="22"/>
            </w:rPr>
            <w:t>Proceedings of the Ninth International Conference on Port and Ocean Engineering under Arctic Conditions</w:t>
          </w:r>
          <w:r w:rsidRPr="00DD00E7">
            <w:rPr>
              <w:color w:val="000000" w:themeColor="text1"/>
              <w:sz w:val="22"/>
              <w:szCs w:val="22"/>
            </w:rPr>
            <w:t xml:space="preserve">, </w:t>
          </w:r>
          <w:r w:rsidRPr="00DD00E7">
            <w:rPr>
              <w:i/>
              <w:iCs/>
              <w:color w:val="000000" w:themeColor="text1"/>
              <w:sz w:val="22"/>
              <w:szCs w:val="22"/>
            </w:rPr>
            <w:t>11</w:t>
          </w:r>
          <w:r w:rsidRPr="00DD00E7">
            <w:rPr>
              <w:color w:val="000000" w:themeColor="text1"/>
              <w:sz w:val="22"/>
              <w:szCs w:val="22"/>
            </w:rPr>
            <w:t>, 55–74. https://doi.org/10.1016/0029-8018(87)90076-X</w:t>
          </w:r>
        </w:p>
        <w:p w14:paraId="6FA27D5F" w14:textId="77777777" w:rsidR="00AD0C11" w:rsidRPr="00DD00E7" w:rsidRDefault="00AD0C11" w:rsidP="00DD00E7">
          <w:pPr>
            <w:autoSpaceDE w:val="0"/>
            <w:autoSpaceDN w:val="0"/>
            <w:spacing w:line="360" w:lineRule="auto"/>
            <w:ind w:firstLine="288"/>
            <w:divId w:val="1216041947"/>
            <w:rPr>
              <w:color w:val="000000" w:themeColor="text1"/>
              <w:sz w:val="22"/>
              <w:szCs w:val="22"/>
            </w:rPr>
          </w:pPr>
          <w:r w:rsidRPr="00DD00E7">
            <w:rPr>
              <w:color w:val="000000" w:themeColor="text1"/>
              <w:sz w:val="22"/>
              <w:szCs w:val="22"/>
            </w:rPr>
            <w:t xml:space="preserve">Mansour, A. A. H., Mkay, D. W., Lien, J., Orr, J. C., Banoub, J. H., ØIen, N., &amp; Stenson, G. (2002). Determination of pregnancy status from blubber samples in minke whales (Balaenoptera acutorostrata). </w:t>
          </w:r>
          <w:r w:rsidRPr="00DD00E7">
            <w:rPr>
              <w:i/>
              <w:iCs/>
              <w:color w:val="000000" w:themeColor="text1"/>
              <w:sz w:val="22"/>
              <w:szCs w:val="22"/>
            </w:rPr>
            <w:t>Marine Mammal Science</w:t>
          </w:r>
          <w:r w:rsidRPr="00DD00E7">
            <w:rPr>
              <w:color w:val="000000" w:themeColor="text1"/>
              <w:sz w:val="22"/>
              <w:szCs w:val="22"/>
            </w:rPr>
            <w:t xml:space="preserve">, </w:t>
          </w:r>
          <w:r w:rsidRPr="00DD00E7">
            <w:rPr>
              <w:i/>
              <w:iCs/>
              <w:color w:val="000000" w:themeColor="text1"/>
              <w:sz w:val="22"/>
              <w:szCs w:val="22"/>
            </w:rPr>
            <w:t>18</w:t>
          </w:r>
          <w:r w:rsidRPr="00DD00E7">
            <w:rPr>
              <w:color w:val="000000" w:themeColor="text1"/>
              <w:sz w:val="22"/>
              <w:szCs w:val="22"/>
            </w:rPr>
            <w:t>(January), 112–120. https://doi.org/10.1111/j.1748-7692.2002.tb01022.x</w:t>
          </w:r>
        </w:p>
        <w:p w14:paraId="47B08D4A" w14:textId="77777777" w:rsidR="00AD0C11" w:rsidRPr="00DD00E7" w:rsidRDefault="00AD0C11" w:rsidP="00DD00E7">
          <w:pPr>
            <w:autoSpaceDE w:val="0"/>
            <w:autoSpaceDN w:val="0"/>
            <w:spacing w:line="360" w:lineRule="auto"/>
            <w:ind w:firstLine="288"/>
            <w:divId w:val="1178496114"/>
            <w:rPr>
              <w:color w:val="000000" w:themeColor="text1"/>
              <w:sz w:val="22"/>
              <w:szCs w:val="22"/>
            </w:rPr>
          </w:pPr>
          <w:r w:rsidRPr="00DD00E7">
            <w:rPr>
              <w:color w:val="000000" w:themeColor="text1"/>
              <w:sz w:val="22"/>
              <w:szCs w:val="22"/>
            </w:rPr>
            <w:t xml:space="preserve">Mate, B., Bradford, A., &amp; Tsidulko, G. (2011). Late-feeding season movements of a western North Pacific gray whale off Sakhalin Island, Russia and subsequent migration into the Eastern North Pacific. </w:t>
          </w:r>
          <w:r w:rsidRPr="00DD00E7">
            <w:rPr>
              <w:i/>
              <w:iCs/>
              <w:color w:val="000000" w:themeColor="text1"/>
              <w:sz w:val="22"/>
              <w:szCs w:val="22"/>
            </w:rPr>
            <w:t>Paper SC/63/BRG23 Presented to the Scientific Committee of the International Whaling Commission</w:t>
          </w:r>
          <w:r w:rsidRPr="00DD00E7">
            <w:rPr>
              <w:color w:val="000000" w:themeColor="text1"/>
              <w:sz w:val="22"/>
              <w:szCs w:val="22"/>
            </w:rPr>
            <w:t>, 1–7. http://archive.iwcoffice.org/_documents/sci_com/SC63docs/SC-63-BRG23.pdf%5Cnpapers2://publication/uuid/43C1FB70-1DB8-47CD-838C-1C2A5140BE5A</w:t>
          </w:r>
        </w:p>
        <w:p w14:paraId="005DF2BB" w14:textId="77777777" w:rsidR="00902B05" w:rsidRPr="00DD00E7" w:rsidRDefault="00AD0C11" w:rsidP="00DD00E7">
          <w:pPr>
            <w:autoSpaceDE w:val="0"/>
            <w:autoSpaceDN w:val="0"/>
            <w:spacing w:line="360" w:lineRule="auto"/>
            <w:ind w:firstLine="288"/>
            <w:divId w:val="518154500"/>
            <w:rPr>
              <w:ins w:id="70" w:author="Microsoft Office User" w:date="2025-04-21T18:00:00Z"/>
              <w:color w:val="000000" w:themeColor="text1"/>
              <w:sz w:val="22"/>
              <w:szCs w:val="22"/>
            </w:rPr>
          </w:pPr>
          <w:r w:rsidRPr="00DD00E7">
            <w:rPr>
              <w:color w:val="000000" w:themeColor="text1"/>
              <w:sz w:val="22"/>
              <w:szCs w:val="22"/>
            </w:rPr>
            <w:t>Melica</w:t>
          </w:r>
          <w:del w:id="71" w:author="Microsoft Office User" w:date="2025-04-21T17:59:00Z">
            <w:r w:rsidRPr="00DD00E7" w:rsidDel="00902B05">
              <w:rPr>
                <w:color w:val="000000" w:themeColor="text1"/>
                <w:sz w:val="22"/>
                <w:szCs w:val="22"/>
              </w:rPr>
              <w:delText>i</w:delText>
            </w:r>
          </w:del>
          <w:r w:rsidRPr="00DD00E7">
            <w:rPr>
              <w:color w:val="000000" w:themeColor="text1"/>
              <w:sz w:val="22"/>
              <w:szCs w:val="22"/>
            </w:rPr>
            <w:t xml:space="preserve">, V., Atkinson, S., Calambokidis, J., Lang, A., Scordino, J., &amp; Mueter, F. (2021). Application of endocrine biomarkers to update information on reproductive physiology in gray whale (Eschrichtius robustus). </w:t>
          </w:r>
          <w:r w:rsidRPr="00DD00E7">
            <w:rPr>
              <w:i/>
              <w:iCs/>
              <w:color w:val="000000" w:themeColor="text1"/>
              <w:sz w:val="22"/>
              <w:szCs w:val="22"/>
            </w:rPr>
            <w:t>PLoS ONE</w:t>
          </w:r>
          <w:r w:rsidRPr="00DD00E7">
            <w:rPr>
              <w:color w:val="000000" w:themeColor="text1"/>
              <w:sz w:val="22"/>
              <w:szCs w:val="22"/>
            </w:rPr>
            <w:t xml:space="preserve">, </w:t>
          </w:r>
          <w:r w:rsidRPr="00DD00E7">
            <w:rPr>
              <w:i/>
              <w:iCs/>
              <w:color w:val="000000" w:themeColor="text1"/>
              <w:sz w:val="22"/>
              <w:szCs w:val="22"/>
            </w:rPr>
            <w:t>16</w:t>
          </w:r>
          <w:r w:rsidRPr="00DD00E7">
            <w:rPr>
              <w:color w:val="000000" w:themeColor="text1"/>
              <w:sz w:val="22"/>
              <w:szCs w:val="22"/>
            </w:rPr>
            <w:t xml:space="preserve">(8 August). </w:t>
          </w:r>
          <w:ins w:id="72" w:author="Microsoft Office User" w:date="2025-04-21T17:59:00Z">
            <w:r w:rsidR="00902B05" w:rsidRPr="00DD00E7">
              <w:rPr>
                <w:color w:val="000000" w:themeColor="text1"/>
                <w:sz w:val="22"/>
                <w:szCs w:val="22"/>
              </w:rPr>
              <w:fldChar w:fldCharType="begin"/>
            </w:r>
            <w:r w:rsidR="00902B05" w:rsidRPr="00DD00E7">
              <w:rPr>
                <w:color w:val="000000" w:themeColor="text1"/>
                <w:sz w:val="22"/>
                <w:szCs w:val="22"/>
              </w:rPr>
              <w:instrText xml:space="preserve"> HYPERLINK "</w:instrText>
            </w:r>
          </w:ins>
          <w:r w:rsidR="00902B05" w:rsidRPr="00DD00E7">
            <w:rPr>
              <w:color w:val="000000" w:themeColor="text1"/>
              <w:sz w:val="22"/>
              <w:szCs w:val="22"/>
            </w:rPr>
            <w:instrText>https://doi.org/10.1371/journal.pone.0255368</w:instrText>
          </w:r>
          <w:ins w:id="73" w:author="Microsoft Office User" w:date="2025-04-21T17:59:00Z">
            <w:r w:rsidR="00902B05" w:rsidRPr="00DD00E7">
              <w:rPr>
                <w:color w:val="000000" w:themeColor="text1"/>
                <w:sz w:val="22"/>
                <w:szCs w:val="22"/>
              </w:rPr>
              <w:instrText xml:space="preserve">" </w:instrText>
            </w:r>
            <w:r w:rsidR="00902B05" w:rsidRPr="00DD00E7">
              <w:rPr>
                <w:color w:val="000000" w:themeColor="text1"/>
                <w:sz w:val="22"/>
                <w:szCs w:val="22"/>
              </w:rPr>
            </w:r>
            <w:r w:rsidR="00902B05" w:rsidRPr="00DD00E7">
              <w:rPr>
                <w:color w:val="000000" w:themeColor="text1"/>
                <w:sz w:val="22"/>
                <w:szCs w:val="22"/>
              </w:rPr>
              <w:fldChar w:fldCharType="separate"/>
            </w:r>
          </w:ins>
          <w:r w:rsidR="00902B05" w:rsidRPr="00DD00E7">
            <w:rPr>
              <w:rStyle w:val="Hyperlink"/>
              <w:color w:val="000000" w:themeColor="text1"/>
              <w:sz w:val="22"/>
              <w:szCs w:val="22"/>
            </w:rPr>
            <w:t>https://doi.org/10.1371/journal.pone.0255368</w:t>
          </w:r>
          <w:ins w:id="74" w:author="Microsoft Office User" w:date="2025-04-21T17:59:00Z">
            <w:r w:rsidR="00902B05" w:rsidRPr="00DD00E7">
              <w:rPr>
                <w:color w:val="000000" w:themeColor="text1"/>
                <w:sz w:val="22"/>
                <w:szCs w:val="22"/>
              </w:rPr>
              <w:fldChar w:fldCharType="end"/>
            </w:r>
          </w:ins>
        </w:p>
        <w:p w14:paraId="27D9591F" w14:textId="12B1EB0E" w:rsidR="00902B05" w:rsidRPr="00DD00E7" w:rsidRDefault="00902B05" w:rsidP="00DD00E7">
          <w:pPr>
            <w:autoSpaceDE w:val="0"/>
            <w:autoSpaceDN w:val="0"/>
            <w:spacing w:line="360" w:lineRule="auto"/>
            <w:ind w:firstLine="288"/>
            <w:divId w:val="518154500"/>
            <w:rPr>
              <w:color w:val="000000" w:themeColor="text1"/>
              <w:sz w:val="22"/>
              <w:szCs w:val="22"/>
            </w:rPr>
          </w:pPr>
          <w:ins w:id="75" w:author="Microsoft Office User" w:date="2025-04-21T18:00:00Z">
            <w:r w:rsidRPr="00DD00E7">
              <w:rPr>
                <w:color w:val="000000" w:themeColor="text1"/>
                <w:sz w:val="22"/>
                <w:szCs w:val="22"/>
              </w:rPr>
              <w:t xml:space="preserve">Melica, V., </w:t>
            </w:r>
            <w:r w:rsidRPr="00DD00E7">
              <w:rPr>
                <w:b/>
                <w:bCs/>
                <w:color w:val="000000" w:themeColor="text1"/>
                <w:sz w:val="22"/>
                <w:szCs w:val="22"/>
              </w:rPr>
              <w:t>Atkinson, S.,</w:t>
            </w:r>
            <w:r w:rsidRPr="00DD00E7">
              <w:rPr>
                <w:color w:val="000000" w:themeColor="text1"/>
                <w:sz w:val="22"/>
                <w:szCs w:val="22"/>
              </w:rPr>
              <w:t xml:space="preserve"> Calambokidis, J., Gendron, D., Lang, A., Scordino, J. (2022) Naturally stressed? Glucocorticoid profiles in blubber of blue and gray whales in response to life history parameters. Mar. Mamm. Sci. DOI:10.1111/mms.12954</w:t>
            </w:r>
          </w:ins>
        </w:p>
        <w:p w14:paraId="52BFCC12" w14:textId="77777777" w:rsidR="00AD0C11" w:rsidRPr="00DD00E7" w:rsidRDefault="00AD0C11" w:rsidP="00DD00E7">
          <w:pPr>
            <w:autoSpaceDE w:val="0"/>
            <w:autoSpaceDN w:val="0"/>
            <w:spacing w:line="360" w:lineRule="auto"/>
            <w:ind w:firstLine="288"/>
            <w:divId w:val="724990798"/>
            <w:rPr>
              <w:color w:val="000000" w:themeColor="text1"/>
              <w:sz w:val="22"/>
              <w:szCs w:val="22"/>
            </w:rPr>
          </w:pPr>
          <w:r w:rsidRPr="00DD00E7">
            <w:rPr>
              <w:color w:val="000000" w:themeColor="text1"/>
              <w:sz w:val="22"/>
              <w:szCs w:val="22"/>
            </w:rPr>
            <w:t xml:space="preserve">Mingramm, F. M. J., Keeley, T., Whitworth, D. J., &amp; Dunlop, R. A. (2020). Blubber cortisol levels in humpback whales (Megaptera novaeangliae): A measure of physiological stress without effects from sampling. </w:t>
          </w:r>
          <w:r w:rsidRPr="00DD00E7">
            <w:rPr>
              <w:i/>
              <w:iCs/>
              <w:color w:val="000000" w:themeColor="text1"/>
              <w:sz w:val="22"/>
              <w:szCs w:val="22"/>
            </w:rPr>
            <w:t>General and Comparative Endocrinology</w:t>
          </w:r>
          <w:r w:rsidRPr="00DD00E7">
            <w:rPr>
              <w:color w:val="000000" w:themeColor="text1"/>
              <w:sz w:val="22"/>
              <w:szCs w:val="22"/>
            </w:rPr>
            <w:t xml:space="preserve">, </w:t>
          </w:r>
          <w:r w:rsidRPr="00DD00E7">
            <w:rPr>
              <w:i/>
              <w:iCs/>
              <w:color w:val="000000" w:themeColor="text1"/>
              <w:sz w:val="22"/>
              <w:szCs w:val="22"/>
            </w:rPr>
            <w:t>291</w:t>
          </w:r>
          <w:r w:rsidRPr="00DD00E7">
            <w:rPr>
              <w:color w:val="000000" w:themeColor="text1"/>
              <w:sz w:val="22"/>
              <w:szCs w:val="22"/>
            </w:rPr>
            <w:t>(August 2019), 113436. https://doi.org/10.1016/j.ygcen.2020.113436</w:t>
          </w:r>
        </w:p>
        <w:p w14:paraId="2304B7F7" w14:textId="77777777" w:rsidR="00AD0C11" w:rsidRPr="00DD00E7" w:rsidRDefault="00AD0C11" w:rsidP="00DD00E7">
          <w:pPr>
            <w:autoSpaceDE w:val="0"/>
            <w:autoSpaceDN w:val="0"/>
            <w:spacing w:line="360" w:lineRule="auto"/>
            <w:ind w:firstLine="288"/>
            <w:divId w:val="1561280756"/>
            <w:rPr>
              <w:color w:val="000000" w:themeColor="text1"/>
              <w:sz w:val="22"/>
              <w:szCs w:val="22"/>
            </w:rPr>
          </w:pPr>
          <w:r w:rsidRPr="00DD00E7">
            <w:rPr>
              <w:color w:val="000000" w:themeColor="text1"/>
              <w:sz w:val="22"/>
              <w:szCs w:val="22"/>
            </w:rPr>
            <w:lastRenderedPageBreak/>
            <w:t xml:space="preserve">Moore, S. E. (2008). Marine mammals as ecosystem sentinels. </w:t>
          </w:r>
          <w:r w:rsidRPr="00DD00E7">
            <w:rPr>
              <w:i/>
              <w:iCs/>
              <w:color w:val="000000" w:themeColor="text1"/>
              <w:sz w:val="22"/>
              <w:szCs w:val="22"/>
            </w:rPr>
            <w:t>Journal of Mammalogy</w:t>
          </w:r>
          <w:r w:rsidRPr="00DD00E7">
            <w:rPr>
              <w:color w:val="000000" w:themeColor="text1"/>
              <w:sz w:val="22"/>
              <w:szCs w:val="22"/>
            </w:rPr>
            <w:t xml:space="preserve">, </w:t>
          </w:r>
          <w:r w:rsidRPr="00DD00E7">
            <w:rPr>
              <w:i/>
              <w:iCs/>
              <w:color w:val="000000" w:themeColor="text1"/>
              <w:sz w:val="22"/>
              <w:szCs w:val="22"/>
            </w:rPr>
            <w:t>89</w:t>
          </w:r>
          <w:r w:rsidRPr="00DD00E7">
            <w:rPr>
              <w:color w:val="000000" w:themeColor="text1"/>
              <w:sz w:val="22"/>
              <w:szCs w:val="22"/>
            </w:rPr>
            <w:t>(3), 534–540. https://doi.org/10.1644/07-MAMM-S-312R1.1</w:t>
          </w:r>
        </w:p>
        <w:p w14:paraId="07124804" w14:textId="5A20FBBE" w:rsidR="00AD0C11" w:rsidRPr="00DD00E7" w:rsidRDefault="00AD0C11" w:rsidP="00DD00E7">
          <w:pPr>
            <w:autoSpaceDE w:val="0"/>
            <w:autoSpaceDN w:val="0"/>
            <w:spacing w:line="360" w:lineRule="auto"/>
            <w:ind w:firstLine="288"/>
            <w:divId w:val="1869180449"/>
            <w:rPr>
              <w:color w:val="000000" w:themeColor="text1"/>
              <w:sz w:val="22"/>
              <w:szCs w:val="22"/>
            </w:rPr>
          </w:pPr>
          <w:r w:rsidRPr="00DD00E7">
            <w:rPr>
              <w:color w:val="000000" w:themeColor="text1"/>
              <w:sz w:val="22"/>
              <w:szCs w:val="22"/>
            </w:rPr>
            <w:t>Moore, S. E., &amp; Clarke, J. T. (2002). Potential impact of offshore human activities on gray whales</w:t>
          </w:r>
          <w:ins w:id="76" w:author="Microsoft Office User" w:date="2025-04-21T17:12:00Z">
            <w:r w:rsidR="00957F6C" w:rsidRPr="00DD00E7">
              <w:rPr>
                <w:color w:val="000000" w:themeColor="text1"/>
                <w:sz w:val="22"/>
                <w:szCs w:val="22"/>
              </w:rPr>
              <w:t xml:space="preserve"> </w:t>
            </w:r>
          </w:ins>
          <w:r w:rsidRPr="00DD00E7">
            <w:rPr>
              <w:color w:val="000000" w:themeColor="text1"/>
              <w:sz w:val="22"/>
              <w:szCs w:val="22"/>
            </w:rPr>
            <w:t>(Eschrichtius robustus</w:t>
          </w:r>
          <w:ins w:id="77" w:author="Microsoft Office User" w:date="2025-04-21T17:12:00Z">
            <w:r w:rsidR="00957F6C" w:rsidRPr="00DD00E7">
              <w:rPr>
                <w:color w:val="000000" w:themeColor="text1"/>
                <w:sz w:val="22"/>
                <w:szCs w:val="22"/>
              </w:rPr>
              <w:t>)</w:t>
            </w:r>
          </w:ins>
          <w:r w:rsidRPr="00DD00E7">
            <w:rPr>
              <w:color w:val="000000" w:themeColor="text1"/>
              <w:sz w:val="22"/>
              <w:szCs w:val="22"/>
            </w:rPr>
            <w:t xml:space="preserve">. </w:t>
          </w:r>
          <w:r w:rsidRPr="00DD00E7">
            <w:rPr>
              <w:i/>
              <w:iCs/>
              <w:color w:val="000000" w:themeColor="text1"/>
              <w:sz w:val="22"/>
              <w:szCs w:val="22"/>
            </w:rPr>
            <w:t>Journal of Cetacean Research and Management</w:t>
          </w:r>
          <w:r w:rsidRPr="00DD00E7">
            <w:rPr>
              <w:color w:val="000000" w:themeColor="text1"/>
              <w:sz w:val="22"/>
              <w:szCs w:val="22"/>
            </w:rPr>
            <w:t xml:space="preserve">, </w:t>
          </w:r>
          <w:r w:rsidRPr="00DD00E7">
            <w:rPr>
              <w:i/>
              <w:iCs/>
              <w:color w:val="000000" w:themeColor="text1"/>
              <w:sz w:val="22"/>
              <w:szCs w:val="22"/>
            </w:rPr>
            <w:t>4</w:t>
          </w:r>
          <w:r w:rsidRPr="00DD00E7">
            <w:rPr>
              <w:color w:val="000000" w:themeColor="text1"/>
              <w:sz w:val="22"/>
              <w:szCs w:val="22"/>
            </w:rPr>
            <w:t>(1), 19–25.</w:t>
          </w:r>
        </w:p>
        <w:p w14:paraId="6361674A" w14:textId="77777777" w:rsidR="00AD0C11" w:rsidRPr="00DD00E7" w:rsidRDefault="00AD0C11" w:rsidP="00DD00E7">
          <w:pPr>
            <w:autoSpaceDE w:val="0"/>
            <w:autoSpaceDN w:val="0"/>
            <w:spacing w:line="360" w:lineRule="auto"/>
            <w:ind w:firstLine="288"/>
            <w:divId w:val="1901206571"/>
            <w:rPr>
              <w:color w:val="000000" w:themeColor="text1"/>
              <w:sz w:val="22"/>
              <w:szCs w:val="22"/>
            </w:rPr>
          </w:pPr>
          <w:r w:rsidRPr="00DD00E7">
            <w:rPr>
              <w:color w:val="000000" w:themeColor="text1"/>
              <w:sz w:val="22"/>
              <w:szCs w:val="22"/>
            </w:rPr>
            <w:t xml:space="preserve">Moore, S. E., Grebmeier, J. M., &amp; Davies, J. R. (2003). Gray whale distribution relative to forage habitat in the northern Bering Sea: current conditions and retrospective summary. </w:t>
          </w:r>
          <w:r w:rsidRPr="00DD00E7">
            <w:rPr>
              <w:i/>
              <w:iCs/>
              <w:color w:val="000000" w:themeColor="text1"/>
              <w:sz w:val="22"/>
              <w:szCs w:val="22"/>
            </w:rPr>
            <w:t>Canadian Journal of Zoology</w:t>
          </w:r>
          <w:r w:rsidRPr="00DD00E7">
            <w:rPr>
              <w:color w:val="000000" w:themeColor="text1"/>
              <w:sz w:val="22"/>
              <w:szCs w:val="22"/>
            </w:rPr>
            <w:t xml:space="preserve">, </w:t>
          </w:r>
          <w:r w:rsidRPr="00DD00E7">
            <w:rPr>
              <w:i/>
              <w:iCs/>
              <w:color w:val="000000" w:themeColor="text1"/>
              <w:sz w:val="22"/>
              <w:szCs w:val="22"/>
            </w:rPr>
            <w:t>81</w:t>
          </w:r>
          <w:r w:rsidRPr="00DD00E7">
            <w:rPr>
              <w:color w:val="000000" w:themeColor="text1"/>
              <w:sz w:val="22"/>
              <w:szCs w:val="22"/>
            </w:rPr>
            <w:t>(4), 734–742. https://doi.org/10.1139/z03-043</w:t>
          </w:r>
        </w:p>
        <w:p w14:paraId="2AC477AC" w14:textId="77777777" w:rsidR="00AD0C11" w:rsidRPr="00DD00E7" w:rsidRDefault="00AD0C11" w:rsidP="00DD00E7">
          <w:pPr>
            <w:autoSpaceDE w:val="0"/>
            <w:autoSpaceDN w:val="0"/>
            <w:spacing w:line="360" w:lineRule="auto"/>
            <w:ind w:firstLine="288"/>
            <w:divId w:val="1301113925"/>
            <w:rPr>
              <w:color w:val="000000" w:themeColor="text1"/>
              <w:sz w:val="22"/>
              <w:szCs w:val="22"/>
            </w:rPr>
          </w:pPr>
          <w:r w:rsidRPr="00DD00E7">
            <w:rPr>
              <w:color w:val="000000" w:themeColor="text1"/>
              <w:sz w:val="22"/>
              <w:szCs w:val="22"/>
            </w:rPr>
            <w:t xml:space="preserve">Moore, S. E., Wynne, K. M., Kinney, J. C., &amp; Grebmeier, J. M. (2007). Gray whale occurrence and forage southeast of Kodiak, Island, Alaska. </w:t>
          </w:r>
          <w:r w:rsidRPr="00DD00E7">
            <w:rPr>
              <w:i/>
              <w:iCs/>
              <w:color w:val="000000" w:themeColor="text1"/>
              <w:sz w:val="22"/>
              <w:szCs w:val="22"/>
            </w:rPr>
            <w:t>Marine Mammal Science</w:t>
          </w:r>
          <w:r w:rsidRPr="00DD00E7">
            <w:rPr>
              <w:color w:val="000000" w:themeColor="text1"/>
              <w:sz w:val="22"/>
              <w:szCs w:val="22"/>
            </w:rPr>
            <w:t xml:space="preserve">, </w:t>
          </w:r>
          <w:r w:rsidRPr="00DD00E7">
            <w:rPr>
              <w:i/>
              <w:iCs/>
              <w:color w:val="000000" w:themeColor="text1"/>
              <w:sz w:val="22"/>
              <w:szCs w:val="22"/>
            </w:rPr>
            <w:t>23</w:t>
          </w:r>
          <w:r w:rsidRPr="00DD00E7">
            <w:rPr>
              <w:color w:val="000000" w:themeColor="text1"/>
              <w:sz w:val="22"/>
              <w:szCs w:val="22"/>
            </w:rPr>
            <w:t>(2), 419–428. https://doi.org/10.1111/j.1748-7692.2007.00102.x</w:t>
          </w:r>
        </w:p>
        <w:p w14:paraId="4E2FC9A4" w14:textId="77777777" w:rsidR="00AD0C11" w:rsidRPr="00DD00E7" w:rsidRDefault="00AD0C11" w:rsidP="00DD00E7">
          <w:pPr>
            <w:autoSpaceDE w:val="0"/>
            <w:autoSpaceDN w:val="0"/>
            <w:spacing w:line="360" w:lineRule="auto"/>
            <w:ind w:firstLine="288"/>
            <w:divId w:val="499465963"/>
            <w:rPr>
              <w:color w:val="000000" w:themeColor="text1"/>
              <w:sz w:val="22"/>
              <w:szCs w:val="22"/>
            </w:rPr>
          </w:pPr>
          <w:r w:rsidRPr="00DD00E7">
            <w:rPr>
              <w:color w:val="000000" w:themeColor="text1"/>
              <w:sz w:val="22"/>
              <w:szCs w:val="22"/>
            </w:rPr>
            <w:t xml:space="preserve">NOAA. (2020). </w:t>
          </w:r>
          <w:r w:rsidRPr="00DD00E7">
            <w:rPr>
              <w:i/>
              <w:iCs/>
              <w:color w:val="000000" w:themeColor="text1"/>
              <w:sz w:val="22"/>
              <w:szCs w:val="22"/>
            </w:rPr>
            <w:t>2019-2020 Gray Whale Unusual Mortality Event along the West Coast</w:t>
          </w:r>
          <w:r w:rsidRPr="00DD00E7">
            <w:rPr>
              <w:color w:val="000000" w:themeColor="text1"/>
              <w:sz w:val="22"/>
              <w:szCs w:val="22"/>
            </w:rPr>
            <w:t>. https://www.fisheries.noaa.gov/national/marine-life-distress/2019-gray-whale-unusual-mortality-event-along-west-coast%0D%0A%0D%0A</w:t>
          </w:r>
        </w:p>
        <w:p w14:paraId="1A576F59" w14:textId="77777777" w:rsidR="00AD0C11" w:rsidRPr="00DD00E7" w:rsidRDefault="00AD0C11" w:rsidP="00DD00E7">
          <w:pPr>
            <w:autoSpaceDE w:val="0"/>
            <w:autoSpaceDN w:val="0"/>
            <w:spacing w:line="360" w:lineRule="auto"/>
            <w:ind w:firstLine="288"/>
            <w:divId w:val="707531987"/>
            <w:rPr>
              <w:color w:val="000000" w:themeColor="text1"/>
              <w:sz w:val="22"/>
              <w:szCs w:val="22"/>
            </w:rPr>
          </w:pPr>
          <w:r w:rsidRPr="00DD00E7">
            <w:rPr>
              <w:color w:val="000000" w:themeColor="text1"/>
              <w:sz w:val="22"/>
              <w:szCs w:val="22"/>
            </w:rPr>
            <w:t xml:space="preserve">Peckett, A. J., Wright, D. C., &amp; Riddell, M. C. (2011). The effects of glucocorticoids on adipose tissue lipid metabolism. </w:t>
          </w:r>
          <w:r w:rsidRPr="00DD00E7">
            <w:rPr>
              <w:i/>
              <w:iCs/>
              <w:color w:val="000000" w:themeColor="text1"/>
              <w:sz w:val="22"/>
              <w:szCs w:val="22"/>
            </w:rPr>
            <w:t>Metabolism: Clinical and Experimental</w:t>
          </w:r>
          <w:r w:rsidRPr="00DD00E7">
            <w:rPr>
              <w:color w:val="000000" w:themeColor="text1"/>
              <w:sz w:val="22"/>
              <w:szCs w:val="22"/>
            </w:rPr>
            <w:t xml:space="preserve">, </w:t>
          </w:r>
          <w:r w:rsidRPr="00DD00E7">
            <w:rPr>
              <w:i/>
              <w:iCs/>
              <w:color w:val="000000" w:themeColor="text1"/>
              <w:sz w:val="22"/>
              <w:szCs w:val="22"/>
            </w:rPr>
            <w:t>60</w:t>
          </w:r>
          <w:r w:rsidRPr="00DD00E7">
            <w:rPr>
              <w:color w:val="000000" w:themeColor="text1"/>
              <w:sz w:val="22"/>
              <w:szCs w:val="22"/>
            </w:rPr>
            <w:t>(11), 1500–1510. https://doi.org/10.1016/j.metabol.2011.06.012</w:t>
          </w:r>
        </w:p>
        <w:p w14:paraId="275769D9" w14:textId="77777777" w:rsidR="00AD0C11" w:rsidRPr="00DD00E7" w:rsidRDefault="00AD0C11" w:rsidP="00DD00E7">
          <w:pPr>
            <w:autoSpaceDE w:val="0"/>
            <w:autoSpaceDN w:val="0"/>
            <w:spacing w:line="360" w:lineRule="auto"/>
            <w:ind w:firstLine="288"/>
            <w:divId w:val="1308894760"/>
            <w:rPr>
              <w:color w:val="000000" w:themeColor="text1"/>
              <w:sz w:val="22"/>
              <w:szCs w:val="22"/>
            </w:rPr>
          </w:pPr>
          <w:r w:rsidRPr="00DD00E7">
            <w:rPr>
              <w:color w:val="000000" w:themeColor="text1"/>
              <w:sz w:val="22"/>
              <w:szCs w:val="22"/>
            </w:rPr>
            <w:t xml:space="preserve">Perryman, W. L., &amp; Lynn, M. S. (2002). Evaluation of nutritive condition and reproductive status of migrating gray whales (Eschrichtius robustus) based on analysis of photogrammetric data. </w:t>
          </w:r>
          <w:r w:rsidRPr="00DD00E7">
            <w:rPr>
              <w:i/>
              <w:iCs/>
              <w:color w:val="000000" w:themeColor="text1"/>
              <w:sz w:val="22"/>
              <w:szCs w:val="22"/>
            </w:rPr>
            <w:t>Journal of Cetacean Research and Management</w:t>
          </w:r>
          <w:r w:rsidRPr="00DD00E7">
            <w:rPr>
              <w:color w:val="000000" w:themeColor="text1"/>
              <w:sz w:val="22"/>
              <w:szCs w:val="22"/>
            </w:rPr>
            <w:t xml:space="preserve">, </w:t>
          </w:r>
          <w:r w:rsidRPr="00DD00E7">
            <w:rPr>
              <w:i/>
              <w:iCs/>
              <w:color w:val="000000" w:themeColor="text1"/>
              <w:sz w:val="22"/>
              <w:szCs w:val="22"/>
            </w:rPr>
            <w:t>4</w:t>
          </w:r>
          <w:r w:rsidRPr="00DD00E7">
            <w:rPr>
              <w:color w:val="000000" w:themeColor="text1"/>
              <w:sz w:val="22"/>
              <w:szCs w:val="22"/>
            </w:rPr>
            <w:t>(2), 155–164.</w:t>
          </w:r>
        </w:p>
        <w:p w14:paraId="5F846C5E" w14:textId="77777777" w:rsidR="00AD0C11" w:rsidRPr="00DD00E7" w:rsidRDefault="00AD0C11" w:rsidP="00DD00E7">
          <w:pPr>
            <w:autoSpaceDE w:val="0"/>
            <w:autoSpaceDN w:val="0"/>
            <w:spacing w:line="360" w:lineRule="auto"/>
            <w:ind w:firstLine="288"/>
            <w:divId w:val="851066315"/>
            <w:rPr>
              <w:color w:val="000000" w:themeColor="text1"/>
              <w:sz w:val="22"/>
              <w:szCs w:val="22"/>
            </w:rPr>
          </w:pPr>
          <w:r w:rsidRPr="00DD00E7">
            <w:rPr>
              <w:color w:val="000000" w:themeColor="text1"/>
              <w:sz w:val="22"/>
              <w:szCs w:val="22"/>
            </w:rPr>
            <w:t xml:space="preserve">R Core Team. (2021). R: A Language and Environment for Statistical Computing. In R. D. C. Team (Ed.), </w:t>
          </w:r>
          <w:r w:rsidRPr="00DD00E7">
            <w:rPr>
              <w:i/>
              <w:iCs/>
              <w:color w:val="000000" w:themeColor="text1"/>
              <w:sz w:val="22"/>
              <w:szCs w:val="22"/>
            </w:rPr>
            <w:t>R Foundation for Statistical Computing</w:t>
          </w:r>
          <w:r w:rsidRPr="00DD00E7">
            <w:rPr>
              <w:color w:val="000000" w:themeColor="text1"/>
              <w:sz w:val="22"/>
              <w:szCs w:val="22"/>
            </w:rPr>
            <w:t>. R Foundation for Statistical Computing. https://doi.org/10.1007/978-3-540-74686-7</w:t>
          </w:r>
        </w:p>
        <w:p w14:paraId="763E3760" w14:textId="77777777" w:rsidR="00AD0C11" w:rsidRPr="00DD00E7" w:rsidRDefault="00AD0C11" w:rsidP="00DD00E7">
          <w:pPr>
            <w:autoSpaceDE w:val="0"/>
            <w:autoSpaceDN w:val="0"/>
            <w:spacing w:line="360" w:lineRule="auto"/>
            <w:ind w:firstLine="288"/>
            <w:divId w:val="2083284140"/>
            <w:rPr>
              <w:color w:val="000000" w:themeColor="text1"/>
              <w:sz w:val="22"/>
              <w:szCs w:val="22"/>
            </w:rPr>
          </w:pPr>
          <w:r w:rsidRPr="00DD00E7">
            <w:rPr>
              <w:color w:val="000000" w:themeColor="text1"/>
              <w:sz w:val="22"/>
              <w:szCs w:val="22"/>
            </w:rPr>
            <w:t xml:space="preserve">Rice, D. W., &amp; Wolman, A. A. (1971). </w:t>
          </w:r>
          <w:r w:rsidRPr="00DD00E7">
            <w:rPr>
              <w:i/>
              <w:iCs/>
              <w:color w:val="000000" w:themeColor="text1"/>
              <w:sz w:val="22"/>
              <w:szCs w:val="22"/>
            </w:rPr>
            <w:t>The life history and ecology of the gray whale (Eschrichtius robustus)</w:t>
          </w:r>
          <w:r w:rsidRPr="00DD00E7">
            <w:rPr>
              <w:color w:val="000000" w:themeColor="text1"/>
              <w:sz w:val="22"/>
              <w:szCs w:val="22"/>
            </w:rPr>
            <w:t>. American society of mammalogists. https://doi.org/https://doi.org/10.5962/bhl.title.39537</w:t>
          </w:r>
        </w:p>
        <w:p w14:paraId="4BDF46ED" w14:textId="77777777" w:rsidR="00AD0C11" w:rsidRPr="00DD00E7" w:rsidRDefault="00AD0C11" w:rsidP="00DD00E7">
          <w:pPr>
            <w:autoSpaceDE w:val="0"/>
            <w:autoSpaceDN w:val="0"/>
            <w:spacing w:line="360" w:lineRule="auto"/>
            <w:ind w:firstLine="288"/>
            <w:divId w:val="1546598602"/>
            <w:rPr>
              <w:color w:val="000000" w:themeColor="text1"/>
              <w:sz w:val="22"/>
              <w:szCs w:val="22"/>
            </w:rPr>
          </w:pPr>
          <w:r w:rsidRPr="00DD00E7">
            <w:rPr>
              <w:color w:val="000000" w:themeColor="text1"/>
              <w:sz w:val="22"/>
              <w:szCs w:val="22"/>
            </w:rPr>
            <w:t xml:space="preserve">Rice, D., Wolman, A., &amp; Braham, H. (1984). The gray whale, Eschrichtius robustus. </w:t>
          </w:r>
          <w:r w:rsidRPr="00DD00E7">
            <w:rPr>
              <w:i/>
              <w:iCs/>
              <w:color w:val="000000" w:themeColor="text1"/>
              <w:sz w:val="22"/>
              <w:szCs w:val="22"/>
            </w:rPr>
            <w:t>Marine Fisheries Review</w:t>
          </w:r>
          <w:r w:rsidRPr="00DD00E7">
            <w:rPr>
              <w:color w:val="000000" w:themeColor="text1"/>
              <w:sz w:val="22"/>
              <w:szCs w:val="22"/>
            </w:rPr>
            <w:t xml:space="preserve">, </w:t>
          </w:r>
          <w:r w:rsidRPr="00DD00E7">
            <w:rPr>
              <w:i/>
              <w:iCs/>
              <w:color w:val="000000" w:themeColor="text1"/>
              <w:sz w:val="22"/>
              <w:szCs w:val="22"/>
            </w:rPr>
            <w:t>46</w:t>
          </w:r>
          <w:r w:rsidRPr="00DD00E7">
            <w:rPr>
              <w:color w:val="000000" w:themeColor="text1"/>
              <w:sz w:val="22"/>
              <w:szCs w:val="22"/>
            </w:rPr>
            <w:t>(4), 7–14.</w:t>
          </w:r>
        </w:p>
        <w:p w14:paraId="4FB0BEE6" w14:textId="77777777" w:rsidR="00AD0C11" w:rsidRPr="00DD00E7" w:rsidRDefault="00AD0C11" w:rsidP="00DD00E7">
          <w:pPr>
            <w:autoSpaceDE w:val="0"/>
            <w:autoSpaceDN w:val="0"/>
            <w:spacing w:line="360" w:lineRule="auto"/>
            <w:ind w:firstLine="288"/>
            <w:divId w:val="226846636"/>
            <w:rPr>
              <w:color w:val="000000" w:themeColor="text1"/>
              <w:sz w:val="22"/>
              <w:szCs w:val="22"/>
            </w:rPr>
          </w:pPr>
          <w:r w:rsidRPr="00DD00E7">
            <w:rPr>
              <w:color w:val="000000" w:themeColor="text1"/>
              <w:sz w:val="22"/>
              <w:szCs w:val="22"/>
            </w:rPr>
            <w:t xml:space="preserve">Rolland, R. M., Hunt, K. E., Kraus, S. D., &amp; Wasser, S. K. (2005). Assessing reproductive status of right whales (Eubalaena glacialis) using fecal hormone metabolites. </w:t>
          </w:r>
          <w:r w:rsidRPr="00DD00E7">
            <w:rPr>
              <w:i/>
              <w:iCs/>
              <w:color w:val="000000" w:themeColor="text1"/>
              <w:sz w:val="22"/>
              <w:szCs w:val="22"/>
            </w:rPr>
            <w:t>General and Comparative Endocrinology</w:t>
          </w:r>
          <w:r w:rsidRPr="00DD00E7">
            <w:rPr>
              <w:color w:val="000000" w:themeColor="text1"/>
              <w:sz w:val="22"/>
              <w:szCs w:val="22"/>
            </w:rPr>
            <w:t xml:space="preserve">, </w:t>
          </w:r>
          <w:r w:rsidRPr="00DD00E7">
            <w:rPr>
              <w:i/>
              <w:iCs/>
              <w:color w:val="000000" w:themeColor="text1"/>
              <w:sz w:val="22"/>
              <w:szCs w:val="22"/>
            </w:rPr>
            <w:t>142</w:t>
          </w:r>
          <w:r w:rsidRPr="00DD00E7">
            <w:rPr>
              <w:color w:val="000000" w:themeColor="text1"/>
              <w:sz w:val="22"/>
              <w:szCs w:val="22"/>
            </w:rPr>
            <w:t>(3), 308–317. https://doi.org/10.1016/j.ygcen.2005.02.002</w:t>
          </w:r>
        </w:p>
        <w:p w14:paraId="4A985E5D" w14:textId="77777777" w:rsidR="00AD0C11" w:rsidRPr="00DD00E7" w:rsidRDefault="00AD0C11" w:rsidP="00DD00E7">
          <w:pPr>
            <w:autoSpaceDE w:val="0"/>
            <w:autoSpaceDN w:val="0"/>
            <w:spacing w:line="360" w:lineRule="auto"/>
            <w:ind w:firstLine="288"/>
            <w:divId w:val="1695617739"/>
            <w:rPr>
              <w:color w:val="000000" w:themeColor="text1"/>
              <w:sz w:val="22"/>
              <w:szCs w:val="22"/>
            </w:rPr>
          </w:pPr>
          <w:r w:rsidRPr="00DD00E7">
            <w:rPr>
              <w:color w:val="000000" w:themeColor="text1"/>
              <w:sz w:val="22"/>
              <w:szCs w:val="22"/>
            </w:rPr>
            <w:t xml:space="preserve">Swartz, S. L. (2018). Gray Whale. In B. Würsig, J. G. M. Thewissen, &amp; K. M. Kovacs (Eds.), </w:t>
          </w:r>
          <w:r w:rsidRPr="00DD00E7">
            <w:rPr>
              <w:i/>
              <w:iCs/>
              <w:color w:val="000000" w:themeColor="text1"/>
              <w:sz w:val="22"/>
              <w:szCs w:val="22"/>
            </w:rPr>
            <w:t>Encyclopedia of Marine Mammals</w:t>
          </w:r>
          <w:r w:rsidRPr="00DD00E7">
            <w:rPr>
              <w:color w:val="000000" w:themeColor="text1"/>
              <w:sz w:val="22"/>
              <w:szCs w:val="22"/>
            </w:rPr>
            <w:t xml:space="preserve"> (Third Edit, pp. 422–428). Elsevier. https://doi.org/10.1016/B978-0-12-804327-1.00140-0</w:t>
          </w:r>
        </w:p>
        <w:p w14:paraId="5268E356" w14:textId="77777777" w:rsidR="00AD0C11" w:rsidRPr="00DD00E7" w:rsidRDefault="00AD0C11" w:rsidP="00DD00E7">
          <w:pPr>
            <w:autoSpaceDE w:val="0"/>
            <w:autoSpaceDN w:val="0"/>
            <w:spacing w:line="360" w:lineRule="auto"/>
            <w:ind w:firstLine="288"/>
            <w:divId w:val="780076712"/>
            <w:rPr>
              <w:color w:val="000000" w:themeColor="text1"/>
              <w:sz w:val="22"/>
              <w:szCs w:val="22"/>
            </w:rPr>
          </w:pPr>
          <w:r w:rsidRPr="00DD00E7">
            <w:rPr>
              <w:color w:val="000000" w:themeColor="text1"/>
              <w:sz w:val="22"/>
              <w:szCs w:val="22"/>
            </w:rPr>
            <w:lastRenderedPageBreak/>
            <w:t xml:space="preserve">Tanaka, H., Shimizu, N., &amp; Yoshikawa, N. (2017). Role of skeletal muscle glucocorticoid receptor in systemic energy homeostasis. </w:t>
          </w:r>
          <w:r w:rsidRPr="00DD00E7">
            <w:rPr>
              <w:i/>
              <w:iCs/>
              <w:color w:val="000000" w:themeColor="text1"/>
              <w:sz w:val="22"/>
              <w:szCs w:val="22"/>
            </w:rPr>
            <w:t>Experimental Cell Research</w:t>
          </w:r>
          <w:r w:rsidRPr="00DD00E7">
            <w:rPr>
              <w:color w:val="000000" w:themeColor="text1"/>
              <w:sz w:val="22"/>
              <w:szCs w:val="22"/>
            </w:rPr>
            <w:t xml:space="preserve">, </w:t>
          </w:r>
          <w:r w:rsidRPr="00DD00E7">
            <w:rPr>
              <w:i/>
              <w:iCs/>
              <w:color w:val="000000" w:themeColor="text1"/>
              <w:sz w:val="22"/>
              <w:szCs w:val="22"/>
            </w:rPr>
            <w:t>360</w:t>
          </w:r>
          <w:r w:rsidRPr="00DD00E7">
            <w:rPr>
              <w:color w:val="000000" w:themeColor="text1"/>
              <w:sz w:val="22"/>
              <w:szCs w:val="22"/>
            </w:rPr>
            <w:t>(1), 24–26. https://doi.org/10.1016/j.yexcr.2017.03.049</w:t>
          </w:r>
        </w:p>
        <w:p w14:paraId="1CE63402" w14:textId="77777777" w:rsidR="00AD0C11" w:rsidRPr="00DD00E7" w:rsidRDefault="00AD0C11" w:rsidP="00DD00E7">
          <w:pPr>
            <w:autoSpaceDE w:val="0"/>
            <w:autoSpaceDN w:val="0"/>
            <w:spacing w:line="360" w:lineRule="auto"/>
            <w:ind w:firstLine="288"/>
            <w:divId w:val="1732269819"/>
            <w:rPr>
              <w:color w:val="000000" w:themeColor="text1"/>
              <w:sz w:val="22"/>
              <w:szCs w:val="22"/>
            </w:rPr>
          </w:pPr>
          <w:r w:rsidRPr="00DD00E7">
            <w:rPr>
              <w:color w:val="000000" w:themeColor="text1"/>
              <w:sz w:val="22"/>
              <w:szCs w:val="22"/>
            </w:rPr>
            <w:t xml:space="preserve">Tilbrook, a J., Turner, a I., &amp; Clarke, I. J. (2000). Effects of stress on reproduction in non-rodent mammals: the role of glucocorticoids and sex differences. </w:t>
          </w:r>
          <w:r w:rsidRPr="00DD00E7">
            <w:rPr>
              <w:i/>
              <w:iCs/>
              <w:color w:val="000000" w:themeColor="text1"/>
              <w:sz w:val="22"/>
              <w:szCs w:val="22"/>
            </w:rPr>
            <w:t>Reviews of Reproduction</w:t>
          </w:r>
          <w:r w:rsidRPr="00DD00E7">
            <w:rPr>
              <w:color w:val="000000" w:themeColor="text1"/>
              <w:sz w:val="22"/>
              <w:szCs w:val="22"/>
            </w:rPr>
            <w:t xml:space="preserve">, </w:t>
          </w:r>
          <w:r w:rsidRPr="00DD00E7">
            <w:rPr>
              <w:i/>
              <w:iCs/>
              <w:color w:val="000000" w:themeColor="text1"/>
              <w:sz w:val="22"/>
              <w:szCs w:val="22"/>
            </w:rPr>
            <w:t>5</w:t>
          </w:r>
          <w:r w:rsidRPr="00DD00E7">
            <w:rPr>
              <w:color w:val="000000" w:themeColor="text1"/>
              <w:sz w:val="22"/>
              <w:szCs w:val="22"/>
            </w:rPr>
            <w:t>(2), 105–113. https://doi.org/10.1530/ror.0.0050105</w:t>
          </w:r>
        </w:p>
        <w:p w14:paraId="4665FB6E" w14:textId="77777777" w:rsidR="00AD0C11" w:rsidRPr="00DD00E7" w:rsidRDefault="00AD0C11" w:rsidP="00DD00E7">
          <w:pPr>
            <w:autoSpaceDE w:val="0"/>
            <w:autoSpaceDN w:val="0"/>
            <w:spacing w:line="360" w:lineRule="auto"/>
            <w:ind w:firstLine="288"/>
            <w:divId w:val="1832670515"/>
            <w:rPr>
              <w:color w:val="000000" w:themeColor="text1"/>
              <w:sz w:val="22"/>
              <w:szCs w:val="22"/>
            </w:rPr>
          </w:pPr>
          <w:r w:rsidRPr="00DD00E7">
            <w:rPr>
              <w:color w:val="000000" w:themeColor="text1"/>
              <w:sz w:val="22"/>
              <w:szCs w:val="22"/>
            </w:rPr>
            <w:t xml:space="preserve">Tilbury, K. L., Stein, J. E., Krone, C. A., Brownell, R. L., Blokhin, S. A., Bolton, J. L., &amp; Ernest, D. W. (2002). Chemical contaminants in juvenile gray whales (Eschrichtius robustus) from a subsistence harvest in Arctic feeding grounds. </w:t>
          </w:r>
          <w:r w:rsidRPr="00DD00E7">
            <w:rPr>
              <w:i/>
              <w:iCs/>
              <w:color w:val="000000" w:themeColor="text1"/>
              <w:sz w:val="22"/>
              <w:szCs w:val="22"/>
            </w:rPr>
            <w:t>Chemosphere</w:t>
          </w:r>
          <w:r w:rsidRPr="00DD00E7">
            <w:rPr>
              <w:color w:val="000000" w:themeColor="text1"/>
              <w:sz w:val="22"/>
              <w:szCs w:val="22"/>
            </w:rPr>
            <w:t xml:space="preserve">, </w:t>
          </w:r>
          <w:r w:rsidRPr="00DD00E7">
            <w:rPr>
              <w:i/>
              <w:iCs/>
              <w:color w:val="000000" w:themeColor="text1"/>
              <w:sz w:val="22"/>
              <w:szCs w:val="22"/>
            </w:rPr>
            <w:t>47</w:t>
          </w:r>
          <w:r w:rsidRPr="00DD00E7">
            <w:rPr>
              <w:color w:val="000000" w:themeColor="text1"/>
              <w:sz w:val="22"/>
              <w:szCs w:val="22"/>
            </w:rPr>
            <w:t>(6), 555–665.</w:t>
          </w:r>
        </w:p>
        <w:p w14:paraId="516B8879" w14:textId="77777777" w:rsidR="00AD0C11" w:rsidRPr="00DD00E7" w:rsidRDefault="00AD0C11" w:rsidP="00DD00E7">
          <w:pPr>
            <w:autoSpaceDE w:val="0"/>
            <w:autoSpaceDN w:val="0"/>
            <w:spacing w:line="360" w:lineRule="auto"/>
            <w:ind w:firstLine="288"/>
            <w:divId w:val="152573932"/>
            <w:rPr>
              <w:color w:val="000000" w:themeColor="text1"/>
              <w:sz w:val="22"/>
              <w:szCs w:val="22"/>
            </w:rPr>
          </w:pPr>
          <w:r w:rsidRPr="00DD00E7">
            <w:rPr>
              <w:color w:val="000000" w:themeColor="text1"/>
              <w:sz w:val="22"/>
              <w:szCs w:val="22"/>
            </w:rPr>
            <w:t xml:space="preserve">Trumble, S. J., Robinson, E. M., Berman-Kowalewski, M., Potter, C. W., &amp; Usenko, S. (2013). Blue whale earplug reveals lifetime contaminant exposure and hormone profiles. </w:t>
          </w:r>
          <w:r w:rsidRPr="00DD00E7">
            <w:rPr>
              <w:i/>
              <w:iCs/>
              <w:color w:val="000000" w:themeColor="text1"/>
              <w:sz w:val="22"/>
              <w:szCs w:val="22"/>
            </w:rPr>
            <w:t>Proceedings of the National Academy of Sciences of the United States of America</w:t>
          </w:r>
          <w:r w:rsidRPr="00DD00E7">
            <w:rPr>
              <w:color w:val="000000" w:themeColor="text1"/>
              <w:sz w:val="22"/>
              <w:szCs w:val="22"/>
            </w:rPr>
            <w:t xml:space="preserve">, </w:t>
          </w:r>
          <w:r w:rsidRPr="00DD00E7">
            <w:rPr>
              <w:i/>
              <w:iCs/>
              <w:color w:val="000000" w:themeColor="text1"/>
              <w:sz w:val="22"/>
              <w:szCs w:val="22"/>
            </w:rPr>
            <w:t>110</w:t>
          </w:r>
          <w:r w:rsidRPr="00DD00E7">
            <w:rPr>
              <w:color w:val="000000" w:themeColor="text1"/>
              <w:sz w:val="22"/>
              <w:szCs w:val="22"/>
            </w:rPr>
            <w:t>(42), 16922–16926. https://doi.org/10.1073/pnas.1311418110</w:t>
          </w:r>
        </w:p>
        <w:p w14:paraId="255F57CF" w14:textId="77777777" w:rsidR="00AD0C11" w:rsidRPr="00DD00E7" w:rsidRDefault="00AD0C11" w:rsidP="00DD00E7">
          <w:pPr>
            <w:autoSpaceDE w:val="0"/>
            <w:autoSpaceDN w:val="0"/>
            <w:spacing w:line="360" w:lineRule="auto"/>
            <w:ind w:firstLine="288"/>
            <w:divId w:val="404031095"/>
            <w:rPr>
              <w:color w:val="000000" w:themeColor="text1"/>
              <w:sz w:val="22"/>
              <w:szCs w:val="22"/>
            </w:rPr>
          </w:pPr>
          <w:r w:rsidRPr="00DD00E7">
            <w:rPr>
              <w:color w:val="000000" w:themeColor="text1"/>
              <w:sz w:val="22"/>
              <w:szCs w:val="22"/>
            </w:rPr>
            <w:t xml:space="preserve">Urbán, J., Gallardo, A. G., &amp; Ludwig, S. (2003). Abundance and mortality of gray whales at Laguna San Ignacio, México, during the 1997-98 El Niño and the 1998-99 La Niña. </w:t>
          </w:r>
          <w:r w:rsidRPr="00DD00E7">
            <w:rPr>
              <w:i/>
              <w:iCs/>
              <w:color w:val="000000" w:themeColor="text1"/>
              <w:sz w:val="22"/>
              <w:szCs w:val="22"/>
            </w:rPr>
            <w:t>Geofisica Internacional</w:t>
          </w:r>
          <w:r w:rsidRPr="00DD00E7">
            <w:rPr>
              <w:color w:val="000000" w:themeColor="text1"/>
              <w:sz w:val="22"/>
              <w:szCs w:val="22"/>
            </w:rPr>
            <w:t xml:space="preserve">, </w:t>
          </w:r>
          <w:r w:rsidRPr="00DD00E7">
            <w:rPr>
              <w:i/>
              <w:iCs/>
              <w:color w:val="000000" w:themeColor="text1"/>
              <w:sz w:val="22"/>
              <w:szCs w:val="22"/>
            </w:rPr>
            <w:t>42</w:t>
          </w:r>
          <w:r w:rsidRPr="00DD00E7">
            <w:rPr>
              <w:color w:val="000000" w:themeColor="text1"/>
              <w:sz w:val="22"/>
              <w:szCs w:val="22"/>
            </w:rPr>
            <w:t>(3), 439–446.</w:t>
          </w:r>
        </w:p>
        <w:p w14:paraId="55B86F79" w14:textId="77777777" w:rsidR="00AD0C11" w:rsidRPr="00DD00E7" w:rsidRDefault="00AD0C11" w:rsidP="00DD00E7">
          <w:pPr>
            <w:autoSpaceDE w:val="0"/>
            <w:autoSpaceDN w:val="0"/>
            <w:spacing w:line="360" w:lineRule="auto"/>
            <w:ind w:firstLine="288"/>
            <w:divId w:val="371269657"/>
            <w:rPr>
              <w:color w:val="000000" w:themeColor="text1"/>
              <w:sz w:val="22"/>
              <w:szCs w:val="22"/>
            </w:rPr>
          </w:pPr>
          <w:r w:rsidRPr="00DD00E7">
            <w:rPr>
              <w:color w:val="000000" w:themeColor="text1"/>
              <w:sz w:val="22"/>
              <w:szCs w:val="22"/>
            </w:rPr>
            <w:t xml:space="preserve">Valenzuela-Molina, M., Atkinson, S., Mashburn, K., Gendron, D., &amp; Brownell, R. L. (2018). Fecal steroid hormones reveal reproductive state in female blue whales sampled in the Gulf of California, Mexico. </w:t>
          </w:r>
          <w:r w:rsidRPr="00DD00E7">
            <w:rPr>
              <w:i/>
              <w:iCs/>
              <w:color w:val="000000" w:themeColor="text1"/>
              <w:sz w:val="22"/>
              <w:szCs w:val="22"/>
            </w:rPr>
            <w:t>General and Comparative Endocrinology</w:t>
          </w:r>
          <w:r w:rsidRPr="00DD00E7">
            <w:rPr>
              <w:color w:val="000000" w:themeColor="text1"/>
              <w:sz w:val="22"/>
              <w:szCs w:val="22"/>
            </w:rPr>
            <w:t xml:space="preserve">, </w:t>
          </w:r>
          <w:r w:rsidRPr="00DD00E7">
            <w:rPr>
              <w:i/>
              <w:iCs/>
              <w:color w:val="000000" w:themeColor="text1"/>
              <w:sz w:val="22"/>
              <w:szCs w:val="22"/>
            </w:rPr>
            <w:t>261</w:t>
          </w:r>
          <w:r w:rsidRPr="00DD00E7">
            <w:rPr>
              <w:color w:val="000000" w:themeColor="text1"/>
              <w:sz w:val="22"/>
              <w:szCs w:val="22"/>
            </w:rPr>
            <w:t>, 127–135. https://doi.org/10.1016/j.ygcen.2018.02.015</w:t>
          </w:r>
        </w:p>
        <w:p w14:paraId="1F99558B" w14:textId="77777777" w:rsidR="00AD0C11" w:rsidRPr="00DD00E7" w:rsidRDefault="00AD0C11" w:rsidP="00DD00E7">
          <w:pPr>
            <w:autoSpaceDE w:val="0"/>
            <w:autoSpaceDN w:val="0"/>
            <w:spacing w:line="360" w:lineRule="auto"/>
            <w:ind w:firstLine="288"/>
            <w:divId w:val="2050718494"/>
            <w:rPr>
              <w:color w:val="000000" w:themeColor="text1"/>
              <w:sz w:val="22"/>
              <w:szCs w:val="22"/>
            </w:rPr>
          </w:pPr>
          <w:r w:rsidRPr="00DD00E7">
            <w:rPr>
              <w:color w:val="000000" w:themeColor="text1"/>
              <w:sz w:val="22"/>
              <w:szCs w:val="22"/>
            </w:rPr>
            <w:t xml:space="preserve">Varanasi, U., Stein, J. E., Tilbury, K. L., Meador, J. P., Sloan, C. A., Clark, R. C., &amp; Chan, S. L. (1994). Chemical contaminants in gray whales (Eschrichtius robustus) stranded along the west coast of North America. </w:t>
          </w:r>
          <w:r w:rsidRPr="00DD00E7">
            <w:rPr>
              <w:i/>
              <w:iCs/>
              <w:color w:val="000000" w:themeColor="text1"/>
              <w:sz w:val="22"/>
              <w:szCs w:val="22"/>
            </w:rPr>
            <w:t>Science of the Total Environment, The</w:t>
          </w:r>
          <w:r w:rsidRPr="00DD00E7">
            <w:rPr>
              <w:color w:val="000000" w:themeColor="text1"/>
              <w:sz w:val="22"/>
              <w:szCs w:val="22"/>
            </w:rPr>
            <w:t xml:space="preserve">, </w:t>
          </w:r>
          <w:r w:rsidRPr="00DD00E7">
            <w:rPr>
              <w:i/>
              <w:iCs/>
              <w:color w:val="000000" w:themeColor="text1"/>
              <w:sz w:val="22"/>
              <w:szCs w:val="22"/>
            </w:rPr>
            <w:t>145</w:t>
          </w:r>
          <w:r w:rsidRPr="00DD00E7">
            <w:rPr>
              <w:color w:val="000000" w:themeColor="text1"/>
              <w:sz w:val="22"/>
              <w:szCs w:val="22"/>
            </w:rPr>
            <w:t>(1–2), 29–53. https://doi.org/10.1016/0048-9697(94)90296-8</w:t>
          </w:r>
        </w:p>
        <w:p w14:paraId="58736E24" w14:textId="77777777" w:rsidR="00AD0C11" w:rsidRPr="00DD00E7" w:rsidRDefault="00AD0C11" w:rsidP="00DD00E7">
          <w:pPr>
            <w:autoSpaceDE w:val="0"/>
            <w:autoSpaceDN w:val="0"/>
            <w:spacing w:line="360" w:lineRule="auto"/>
            <w:ind w:firstLine="288"/>
            <w:divId w:val="1334064810"/>
            <w:rPr>
              <w:color w:val="000000" w:themeColor="text1"/>
              <w:sz w:val="22"/>
              <w:szCs w:val="22"/>
            </w:rPr>
          </w:pPr>
          <w:r w:rsidRPr="00DD00E7">
            <w:rPr>
              <w:color w:val="000000" w:themeColor="text1"/>
              <w:sz w:val="22"/>
              <w:szCs w:val="22"/>
            </w:rPr>
            <w:t xml:space="preserve">Wasser, S. K., Lundin, J. I., Ayres, K., Seely, E., Giles, D., Balcomb, K., Hempelmann, J., Parsons, K., &amp; Booth, R. (2017). Population growth is limited by nutritional impacts on pregnancy success in endangered Southern Resident killer whales (Orcinus orca). </w:t>
          </w:r>
          <w:r w:rsidRPr="00DD00E7">
            <w:rPr>
              <w:i/>
              <w:iCs/>
              <w:color w:val="000000" w:themeColor="text1"/>
              <w:sz w:val="22"/>
              <w:szCs w:val="22"/>
            </w:rPr>
            <w:t>PLoS ONE</w:t>
          </w:r>
          <w:r w:rsidRPr="00DD00E7">
            <w:rPr>
              <w:color w:val="000000" w:themeColor="text1"/>
              <w:sz w:val="22"/>
              <w:szCs w:val="22"/>
            </w:rPr>
            <w:t xml:space="preserve">, </w:t>
          </w:r>
          <w:r w:rsidRPr="00DD00E7">
            <w:rPr>
              <w:i/>
              <w:iCs/>
              <w:color w:val="000000" w:themeColor="text1"/>
              <w:sz w:val="22"/>
              <w:szCs w:val="22"/>
            </w:rPr>
            <w:t>12</w:t>
          </w:r>
          <w:r w:rsidRPr="00DD00E7">
            <w:rPr>
              <w:color w:val="000000" w:themeColor="text1"/>
              <w:sz w:val="22"/>
              <w:szCs w:val="22"/>
            </w:rPr>
            <w:t>(6). https://doi.org/10.1371/journal.pone.0179824</w:t>
          </w:r>
        </w:p>
        <w:p w14:paraId="5F554134" w14:textId="77777777" w:rsidR="00AD0C11" w:rsidRPr="00DD00E7" w:rsidRDefault="00AD0C11" w:rsidP="00DD00E7">
          <w:pPr>
            <w:autoSpaceDE w:val="0"/>
            <w:autoSpaceDN w:val="0"/>
            <w:spacing w:line="360" w:lineRule="auto"/>
            <w:ind w:firstLine="288"/>
            <w:divId w:val="2122994191"/>
            <w:rPr>
              <w:color w:val="000000" w:themeColor="text1"/>
              <w:sz w:val="22"/>
              <w:szCs w:val="22"/>
            </w:rPr>
          </w:pPr>
          <w:r w:rsidRPr="00DD00E7">
            <w:rPr>
              <w:color w:val="000000" w:themeColor="text1"/>
              <w:sz w:val="22"/>
              <w:szCs w:val="22"/>
            </w:rPr>
            <w:t xml:space="preserve">Webster Marketon, J. I., &amp; Glaser, R. (2008). Stress hormones and immune function. </w:t>
          </w:r>
          <w:r w:rsidRPr="00DD00E7">
            <w:rPr>
              <w:i/>
              <w:iCs/>
              <w:color w:val="000000" w:themeColor="text1"/>
              <w:sz w:val="22"/>
              <w:szCs w:val="22"/>
            </w:rPr>
            <w:t>Cellular Immunology</w:t>
          </w:r>
          <w:r w:rsidRPr="00DD00E7">
            <w:rPr>
              <w:color w:val="000000" w:themeColor="text1"/>
              <w:sz w:val="22"/>
              <w:szCs w:val="22"/>
            </w:rPr>
            <w:t xml:space="preserve">, </w:t>
          </w:r>
          <w:r w:rsidRPr="00DD00E7">
            <w:rPr>
              <w:i/>
              <w:iCs/>
              <w:color w:val="000000" w:themeColor="text1"/>
              <w:sz w:val="22"/>
              <w:szCs w:val="22"/>
            </w:rPr>
            <w:t>252</w:t>
          </w:r>
          <w:r w:rsidRPr="00DD00E7">
            <w:rPr>
              <w:color w:val="000000" w:themeColor="text1"/>
              <w:sz w:val="22"/>
              <w:szCs w:val="22"/>
            </w:rPr>
            <w:t>(1–2), 16–26. https://doi.org/10.1016/j.cellimm.2007.09.006</w:t>
          </w:r>
        </w:p>
        <w:p w14:paraId="0A6D068E" w14:textId="64B357D5" w:rsidR="009F36B8" w:rsidRPr="00DD00E7" w:rsidRDefault="00AD0C11" w:rsidP="00DD00E7">
          <w:pPr>
            <w:spacing w:line="360" w:lineRule="auto"/>
            <w:ind w:firstLine="288"/>
            <w:rPr>
              <w:color w:val="000000" w:themeColor="text1"/>
              <w:sz w:val="22"/>
              <w:szCs w:val="22"/>
              <w:lang w:val="en-CA"/>
            </w:rPr>
          </w:pPr>
          <w:r w:rsidRPr="00DD00E7">
            <w:rPr>
              <w:color w:val="000000" w:themeColor="text1"/>
              <w:sz w:val="22"/>
              <w:szCs w:val="22"/>
            </w:rPr>
            <w:t> </w:t>
          </w:r>
        </w:p>
      </w:sdtContent>
    </w:sdt>
    <w:sectPr w:rsidR="009F36B8" w:rsidRPr="00DD00E7" w:rsidSect="00DD00E7">
      <w:footerReference w:type="even" r:id="rId12"/>
      <w:footerReference w:type="default" r:id="rId13"/>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rosoft Office User" w:date="2025-04-21T16:51:00Z" w:initials="MOU">
    <w:p w14:paraId="3249AB51" w14:textId="120EB01C" w:rsidR="00957F6C" w:rsidRDefault="00957F6C">
      <w:pPr>
        <w:pStyle w:val="CommentText"/>
      </w:pPr>
      <w:r>
        <w:rPr>
          <w:rStyle w:val="CommentReference"/>
        </w:rPr>
        <w:annotationRef/>
      </w:r>
      <w:r>
        <w:t>Should Jonathan Scordino be included?</w:t>
      </w:r>
    </w:p>
  </w:comment>
  <w:comment w:id="6" w:author="Valentina Melica" w:date="2025-05-02T08:27:00Z" w:initials="VM">
    <w:p w14:paraId="67E3FB8C" w14:textId="77777777" w:rsidR="00E75285" w:rsidRDefault="00E75285" w:rsidP="00E75285">
      <w:r>
        <w:rPr>
          <w:rStyle w:val="CommentReference"/>
        </w:rPr>
        <w:annotationRef/>
      </w:r>
      <w:r>
        <w:rPr>
          <w:color w:val="000000"/>
          <w:kern w:val="2"/>
          <w:sz w:val="20"/>
          <w:szCs w:val="20"/>
          <w14:ligatures w14:val="standardContextual"/>
        </w:rPr>
        <w:t xml:space="preserve">Eguchi, Tomoharu, Aimée R. Lang, and David W. Weller. 2023. Abundance of eastern North Pacific gray whales 2022/2023. U.S. Department of Commerce, NOAA Technical Memorandum NMFS-SWFSC-680. https://doi.org/10.25923/n10e-bm23 </w:t>
      </w:r>
    </w:p>
  </w:comment>
  <w:comment w:id="8" w:author="Microsoft Office User" w:date="2025-04-21T18:14:00Z" w:initials="MOU">
    <w:p w14:paraId="5BF0D08A" w14:textId="77777777" w:rsidR="0000131E" w:rsidRDefault="0000131E" w:rsidP="0000131E">
      <w:pPr>
        <w:pStyle w:val="CommentText"/>
      </w:pPr>
      <w:r>
        <w:rPr>
          <w:rStyle w:val="CommentReference"/>
        </w:rPr>
        <w:annotationRef/>
      </w:r>
      <w:r>
        <w:t>The abstract says 2023</w:t>
      </w:r>
    </w:p>
  </w:comment>
  <w:comment w:id="9" w:author="Microsoft Office User" w:date="2025-04-21T18:14:00Z" w:initials="MOU">
    <w:p w14:paraId="407D28D5" w14:textId="77777777" w:rsidR="0000131E" w:rsidRDefault="0000131E" w:rsidP="0000131E">
      <w:pPr>
        <w:pStyle w:val="CommentText"/>
      </w:pPr>
      <w:r>
        <w:rPr>
          <w:rStyle w:val="CommentReference"/>
        </w:rPr>
        <w:annotationRef/>
      </w:r>
      <w:r>
        <w:t>Should this be age class?</w:t>
      </w:r>
    </w:p>
  </w:comment>
  <w:comment w:id="10" w:author="Valentina Melica" w:date="2025-05-07T07:14:00Z" w:initials="VM">
    <w:p w14:paraId="1C944008" w14:textId="77777777" w:rsidR="0000131E" w:rsidRDefault="0000131E" w:rsidP="0000131E">
      <w:r>
        <w:rPr>
          <w:rStyle w:val="CommentReference"/>
        </w:rPr>
        <w:annotationRef/>
      </w:r>
      <w:r>
        <w:rPr>
          <w:color w:val="000000"/>
          <w:kern w:val="2"/>
          <w:sz w:val="20"/>
          <w:szCs w:val="20"/>
          <w14:ligatures w14:val="standardContextual"/>
        </w:rPr>
        <w:t>added</w:t>
      </w:r>
    </w:p>
  </w:comment>
  <w:comment w:id="11" w:author="Microsoft Office User" w:date="2025-04-21T18:17:00Z" w:initials="MOU">
    <w:p w14:paraId="7E6945C6" w14:textId="2A971C91" w:rsidR="0000131E" w:rsidRDefault="0000131E" w:rsidP="0000131E">
      <w:pPr>
        <w:pStyle w:val="CommentText"/>
      </w:pPr>
      <w:r>
        <w:rPr>
          <w:rStyle w:val="CommentReference"/>
        </w:rPr>
        <w:annotationRef/>
      </w:r>
      <w:r>
        <w:t>Can we add the reason? Were no length measurements available?</w:t>
      </w:r>
    </w:p>
  </w:comment>
  <w:comment w:id="12" w:author="Valentina Melica" w:date="2025-05-05T14:01:00Z" w:initials="VM">
    <w:p w14:paraId="27A6B916" w14:textId="77777777" w:rsidR="0000131E" w:rsidRDefault="0000131E" w:rsidP="0000131E">
      <w:r>
        <w:rPr>
          <w:rStyle w:val="CommentReference"/>
        </w:rPr>
        <w:annotationRef/>
      </w:r>
      <w:r>
        <w:rPr>
          <w:color w:val="000000"/>
          <w:kern w:val="2"/>
          <w:sz w:val="20"/>
          <w:szCs w:val="20"/>
          <w14:ligatures w14:val="standardContextual"/>
        </w:rPr>
        <w:t>Good point! these are two AK whakes and measurement are not provided</w:t>
      </w:r>
    </w:p>
  </w:comment>
  <w:comment w:id="13" w:author="Microsoft Office User" w:date="2025-04-21T13:04:00Z" w:initials="MOU">
    <w:p w14:paraId="42175A15" w14:textId="77777777" w:rsidR="0000131E" w:rsidRDefault="0000131E" w:rsidP="0000131E">
      <w:pPr>
        <w:pStyle w:val="CommentText"/>
      </w:pPr>
      <w:r>
        <w:rPr>
          <w:rStyle w:val="CommentReference"/>
        </w:rPr>
        <w:annotationRef/>
      </w:r>
      <w:r>
        <w:t>Was this for subsistence purposes? Was it a legal harvest? Need to clarify</w:t>
      </w:r>
    </w:p>
  </w:comment>
  <w:comment w:id="14" w:author="Microsoft Office User" w:date="2025-04-21T13:08:00Z" w:initials="MOU">
    <w:p w14:paraId="29CF506E" w14:textId="77777777" w:rsidR="0000131E" w:rsidRDefault="0000131E" w:rsidP="0000131E">
      <w:pPr>
        <w:pStyle w:val="CommentText"/>
      </w:pPr>
      <w:r>
        <w:rPr>
          <w:rStyle w:val="CommentReference"/>
        </w:rPr>
        <w:annotationRef/>
      </w:r>
      <w:r>
        <w:t>We need to be consistent with the number of significant digits.</w:t>
      </w:r>
    </w:p>
  </w:comment>
  <w:comment w:id="15" w:author="Valentina Melica" w:date="2024-09-04T06:35:00Z" w:initials="VM">
    <w:p w14:paraId="114D4A87" w14:textId="77777777" w:rsidR="0000131E" w:rsidRDefault="0000131E" w:rsidP="0000131E">
      <w:r>
        <w:rPr>
          <w:rStyle w:val="CommentReference"/>
        </w:rPr>
        <w:annotationRef/>
      </w:r>
      <w:r>
        <w:rPr>
          <w:color w:val="000000"/>
          <w:kern w:val="2"/>
          <w:sz w:val="20"/>
          <w:szCs w:val="20"/>
          <w14:ligatures w14:val="standardContextual"/>
        </w:rPr>
        <w:t>VM to check</w:t>
      </w:r>
    </w:p>
  </w:comment>
  <w:comment w:id="16" w:author="Valentina Melica" w:date="2025-04-01T19:54:00Z" w:initials="VM">
    <w:p w14:paraId="7CC2B848" w14:textId="77777777" w:rsidR="0000131E" w:rsidRDefault="0000131E" w:rsidP="0000131E">
      <w:r>
        <w:rPr>
          <w:rStyle w:val="CommentReference"/>
        </w:rPr>
        <w:annotationRef/>
      </w:r>
      <w:r>
        <w:rPr>
          <w:color w:val="007F7F"/>
          <w:kern w:val="2"/>
          <w:sz w:val="20"/>
          <w:szCs w:val="20"/>
          <w:u w:val="single"/>
          <w14:ligatures w14:val="standardContextual"/>
        </w:rPr>
        <w:t>UME vs non UME</w:t>
      </w:r>
    </w:p>
    <w:p w14:paraId="5524A415" w14:textId="77777777" w:rsidR="0000131E" w:rsidRDefault="0000131E" w:rsidP="0000131E">
      <w:r>
        <w:rPr>
          <w:color w:val="000000"/>
          <w:kern w:val="2"/>
          <w:sz w:val="20"/>
          <w:szCs w:val="20"/>
          <w14:ligatures w14:val="standardContextual"/>
        </w:rPr>
        <w:t xml:space="preserve">-       </w:t>
      </w:r>
      <w:r>
        <w:rPr>
          <w:color w:val="007F7F"/>
          <w:kern w:val="2"/>
          <w:sz w:val="20"/>
          <w:szCs w:val="20"/>
          <w:u w:val="single"/>
          <w14:ligatures w14:val="standardContextual"/>
        </w:rPr>
        <w:t>Log transformed Cts- t test indicated no significant difference. For this hormone they can be divided in the remaining COD groups (#t = 1.6646, df = 31.991, p-value = 0.1058)</w:t>
      </w:r>
    </w:p>
    <w:p w14:paraId="79B7921E" w14:textId="77777777" w:rsidR="0000131E" w:rsidRDefault="0000131E" w:rsidP="0000131E">
      <w:r>
        <w:rPr>
          <w:color w:val="000000"/>
          <w:kern w:val="2"/>
          <w:sz w:val="20"/>
          <w:szCs w:val="20"/>
          <w14:ligatures w14:val="standardContextual"/>
        </w:rPr>
        <w:t xml:space="preserve">-       </w:t>
      </w:r>
      <w:r>
        <w:rPr>
          <w:color w:val="007F7F"/>
          <w:kern w:val="2"/>
          <w:sz w:val="20"/>
          <w:szCs w:val="20"/>
          <w:u w:val="single"/>
          <w14:ligatures w14:val="standardContextual"/>
        </w:rPr>
        <w:t>Same results for log transformed corticosterone #t = 0.97649, df = 28.862, p-value = 0.3369</w:t>
      </w:r>
    </w:p>
    <w:p w14:paraId="126D7699" w14:textId="77777777" w:rsidR="0000131E" w:rsidRDefault="0000131E" w:rsidP="0000131E">
      <w:r>
        <w:rPr>
          <w:color w:val="000000"/>
          <w:kern w:val="2"/>
          <w:sz w:val="20"/>
          <w:szCs w:val="20"/>
          <w14:ligatures w14:val="standardContextual"/>
        </w:rPr>
        <w:t xml:space="preserve">-       </w:t>
      </w:r>
      <w:r>
        <w:rPr>
          <w:color w:val="007F7F"/>
          <w:kern w:val="2"/>
          <w:sz w:val="20"/>
          <w:szCs w:val="20"/>
          <w:u w:val="single"/>
          <w14:ligatures w14:val="standardContextual"/>
        </w:rPr>
        <w:t>Conclusion: if we remove the outlier there is no significant difference in aldosterone concentrations between samples collected before or during the UME</w:t>
      </w:r>
    </w:p>
    <w:p w14:paraId="0C6B7C10" w14:textId="77777777" w:rsidR="0000131E" w:rsidRDefault="0000131E" w:rsidP="0000131E">
      <w:r>
        <w:rPr>
          <w:color w:val="007F7F"/>
          <w:kern w:val="2"/>
          <w:sz w:val="20"/>
          <w:szCs w:val="20"/>
          <w:u w:val="single"/>
          <w14:ligatures w14:val="standardContextual"/>
        </w:rPr>
        <w:t xml:space="preserve">Lets operate then to reassign COD </w:t>
      </w:r>
    </w:p>
  </w:comment>
  <w:comment w:id="17" w:author="Microsoft Office User" w:date="2025-04-21T18:31:00Z" w:initials="MOU">
    <w:p w14:paraId="1283394C" w14:textId="77777777" w:rsidR="0000131E" w:rsidRDefault="0000131E" w:rsidP="0000131E">
      <w:pPr>
        <w:pStyle w:val="CommentText"/>
      </w:pPr>
      <w:r>
        <w:rPr>
          <w:rStyle w:val="CommentReference"/>
        </w:rPr>
        <w:annotationRef/>
      </w:r>
      <w:r>
        <w:t>Let’s discuss at our next meeting. Are you free on Tuesday or Wednesday?</w:t>
      </w:r>
    </w:p>
  </w:comment>
  <w:comment w:id="18" w:author="Microsoft Office User" w:date="2025-04-22T15:59:00Z" w:initials="MOU">
    <w:p w14:paraId="6CC01AA5" w14:textId="77777777" w:rsidR="00861D20" w:rsidRDefault="00861D20" w:rsidP="00861D20">
      <w:pPr>
        <w:pStyle w:val="CommentText"/>
      </w:pPr>
      <w:r>
        <w:rPr>
          <w:rStyle w:val="CommentReference"/>
        </w:rPr>
        <w:annotationRef/>
      </w:r>
      <w:r>
        <w:t>We need to present these equations somewhere.</w:t>
      </w:r>
    </w:p>
  </w:comment>
  <w:comment w:id="19" w:author="Valentina Melica [2]" w:date="2026-05-08T12:44:00Z" w:initials="VM">
    <w:p w14:paraId="57742FE9" w14:textId="77777777" w:rsidR="009D22B9" w:rsidRDefault="009D22B9" w:rsidP="009D22B9">
      <w:r>
        <w:rPr>
          <w:rStyle w:val="CommentReference"/>
        </w:rPr>
        <w:annotationRef/>
      </w:r>
      <w:r>
        <w:rPr>
          <w:rFonts w:asciiTheme="minorHAnsi" w:eastAsiaTheme="minorHAnsi" w:hAnsiTheme="minorHAnsi" w:cstheme="minorBidi"/>
          <w:kern w:val="2"/>
          <w:sz w:val="20"/>
          <w:szCs w:val="20"/>
          <w14:ligatures w14:val="standardContextual"/>
        </w:rPr>
        <w:t>When back transformed is a 2.5-fold difference</w:t>
      </w:r>
    </w:p>
    <w:p w14:paraId="37E91AAC" w14:textId="77777777" w:rsidR="009D22B9" w:rsidRDefault="009D22B9" w:rsidP="009D22B9"/>
  </w:comment>
  <w:comment w:id="20" w:author="Valentina Melica [2]" w:date="2026-05-08T12:45:00Z" w:initials="VM">
    <w:p w14:paraId="27ACE831" w14:textId="77777777" w:rsidR="00F335CD" w:rsidRDefault="00F335CD" w:rsidP="00F335CD">
      <w:r>
        <w:rPr>
          <w:rStyle w:val="CommentReference"/>
        </w:rPr>
        <w:annotationRef/>
      </w:r>
      <w:r>
        <w:rPr>
          <w:rFonts w:asciiTheme="minorHAnsi" w:eastAsiaTheme="minorHAnsi" w:hAnsiTheme="minorHAnsi" w:cstheme="minorBidi"/>
          <w:kern w:val="2"/>
          <w:sz w:val="20"/>
          <w:szCs w:val="20"/>
          <w:u w:val="single"/>
          <w14:ligatures w14:val="standardContextual"/>
        </w:rPr>
        <w:t>(3.3 fold fifference</w:t>
      </w:r>
    </w:p>
  </w:comment>
  <w:comment w:id="21" w:author="Microsoft Office User" w:date="2025-04-23T11:29:00Z" w:initials="MOU">
    <w:p w14:paraId="45D98FA9" w14:textId="77777777" w:rsidR="00861D20" w:rsidRDefault="00861D20" w:rsidP="00861D20">
      <w:pPr>
        <w:pStyle w:val="CommentText"/>
      </w:pPr>
      <w:r>
        <w:rPr>
          <w:rStyle w:val="CommentReference"/>
        </w:rPr>
        <w:annotationRef/>
      </w:r>
      <w:r>
        <w:t>Since these are all not significant, should we reduce this section to 3 sentences? Let’s discuss.</w:t>
      </w:r>
    </w:p>
  </w:comment>
  <w:comment w:id="23" w:author="Valentina Melica" w:date="2025-05-19T09:30:00Z" w:initials="VM">
    <w:p w14:paraId="7536E836" w14:textId="77777777" w:rsidR="00861D20" w:rsidRDefault="00861D20" w:rsidP="00861D20">
      <w:r>
        <w:rPr>
          <w:rStyle w:val="CommentReference"/>
        </w:rPr>
        <w:annotationRef/>
      </w:r>
      <w:r>
        <w:rPr>
          <w:color w:val="000000"/>
          <w:kern w:val="2"/>
          <w:sz w:val="20"/>
          <w:szCs w:val="20"/>
          <w14:ligatures w14:val="standardContextual"/>
        </w:rPr>
        <w:t>Since the blubber depth analysis is performed on a separate dataset, I think we should keep it last. Table; we can include a summary table (table 3) in the main text + a suppl table with all the data)</w:t>
      </w:r>
    </w:p>
  </w:comment>
  <w:comment w:id="24" w:author="Microsoft Office User" w:date="2025-04-23T11:29:00Z" w:initials="MOU">
    <w:p w14:paraId="371E9D6A" w14:textId="77777777" w:rsidR="00901297" w:rsidRDefault="00901297" w:rsidP="00901297">
      <w:pPr>
        <w:pStyle w:val="CommentText"/>
      </w:pPr>
      <w:r>
        <w:rPr>
          <w:rStyle w:val="CommentReference"/>
        </w:rPr>
        <w:annotationRef/>
      </w:r>
      <w:r>
        <w:t>Since these are all not significant, should we reduce this section to 3 sentences? Let’s discuss.</w:t>
      </w:r>
    </w:p>
  </w:comment>
  <w:comment w:id="25" w:author="Valentina Melica" w:date="2025-05-19T09:30:00Z" w:initials="VM">
    <w:p w14:paraId="5F1532E9" w14:textId="77777777" w:rsidR="00156563" w:rsidRDefault="00156563" w:rsidP="00156563">
      <w:r>
        <w:rPr>
          <w:rStyle w:val="CommentReference"/>
        </w:rPr>
        <w:annotationRef/>
      </w:r>
      <w:r>
        <w:rPr>
          <w:color w:val="000000"/>
          <w:kern w:val="2"/>
          <w:sz w:val="20"/>
          <w:szCs w:val="20"/>
          <w14:ligatures w14:val="standardContextual"/>
        </w:rPr>
        <w:t>Since the blubber depth analysis is performed on a separate dataset, I think we should keep it last. Table; we can include a summary table (table 3) in the main text + a suppl table with all the data)</w:t>
      </w:r>
    </w:p>
  </w:comment>
  <w:comment w:id="40" w:author="Microsoft Office User" w:date="2025-04-21T17:14:00Z" w:initials="MOU">
    <w:p w14:paraId="702ADEDA" w14:textId="7BAB5B0A" w:rsidR="009E184C" w:rsidRDefault="009E184C" w:rsidP="009E184C">
      <w:pPr>
        <w:pStyle w:val="CommentText"/>
      </w:pPr>
      <w:r>
        <w:rPr>
          <w:rStyle w:val="CommentReference"/>
        </w:rPr>
        <w:annotationRef/>
      </w:r>
      <w:r>
        <w:t>Are contaminants considered possible causes of the UMEs? If not, we may need to move these sentences to the discussion</w:t>
      </w:r>
    </w:p>
  </w:comment>
  <w:comment w:id="32" w:author="Microsoft Office User" w:date="2025-04-22T15:36:00Z" w:initials="MOU">
    <w:p w14:paraId="37B44868" w14:textId="77777777" w:rsidR="009E184C" w:rsidRDefault="009E184C" w:rsidP="009E184C">
      <w:pPr>
        <w:pStyle w:val="CommentText"/>
      </w:pPr>
      <w:r>
        <w:rPr>
          <w:rStyle w:val="CommentReference"/>
        </w:rPr>
        <w:annotationRef/>
      </w:r>
      <w:r>
        <w:t>Let’s cut this whole section and move it to the discussion. The intro is plenty long as it is.</w:t>
      </w:r>
    </w:p>
  </w:comment>
  <w:comment w:id="63" w:author="Microsoft Office User" w:date="2025-04-21T18:04:00Z" w:initials="MOU">
    <w:p w14:paraId="23309DF8" w14:textId="77777777" w:rsidR="00AF5C0F" w:rsidRDefault="00AF5C0F" w:rsidP="00AF5C0F">
      <w:pPr>
        <w:pStyle w:val="CommentText"/>
      </w:pPr>
      <w:r>
        <w:rPr>
          <w:rStyle w:val="CommentReference"/>
        </w:rPr>
        <w:annotationRef/>
      </w:r>
      <w:r>
        <w:rPr>
          <w:rStyle w:val="CommentReference"/>
        </w:rPr>
        <w:t>Let’s delete or move to the discussion.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49AB51" w15:done="0"/>
  <w15:commentEx w15:paraId="67E3FB8C" w15:done="0"/>
  <w15:commentEx w15:paraId="5BF0D08A" w15:done="1"/>
  <w15:commentEx w15:paraId="407D28D5" w15:done="1"/>
  <w15:commentEx w15:paraId="1C944008" w15:paraIdParent="407D28D5" w15:done="1"/>
  <w15:commentEx w15:paraId="7E6945C6" w15:done="0"/>
  <w15:commentEx w15:paraId="27A6B916" w15:paraIdParent="7E6945C6" w15:done="0"/>
  <w15:commentEx w15:paraId="42175A15" w15:done="1"/>
  <w15:commentEx w15:paraId="29CF506E" w15:done="1"/>
  <w15:commentEx w15:paraId="114D4A87" w15:done="0"/>
  <w15:commentEx w15:paraId="0C6B7C10" w15:done="0"/>
  <w15:commentEx w15:paraId="1283394C" w15:paraIdParent="0C6B7C10" w15:done="0"/>
  <w15:commentEx w15:paraId="6CC01AA5" w15:done="1"/>
  <w15:commentEx w15:paraId="37E91AAC" w15:done="0"/>
  <w15:commentEx w15:paraId="27ACE831" w15:done="0"/>
  <w15:commentEx w15:paraId="45D98FA9" w15:done="0"/>
  <w15:commentEx w15:paraId="7536E836" w15:done="0"/>
  <w15:commentEx w15:paraId="371E9D6A" w15:done="0"/>
  <w15:commentEx w15:paraId="5F1532E9" w15:done="0"/>
  <w15:commentEx w15:paraId="702ADEDA" w15:done="0"/>
  <w15:commentEx w15:paraId="37B44868" w15:done="0"/>
  <w15:commentEx w15:paraId="23309D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B0F600" w16cex:dateUtc="2025-04-22T02:51:00Z"/>
  <w16cex:commentExtensible w16cex:durableId="09557201" w16cex:dateUtc="2025-05-02T15:27:00Z"/>
  <w16cex:commentExtensible w16cex:durableId="2BB10982" w16cex:dateUtc="2025-04-22T04:14:00Z"/>
  <w16cex:commentExtensible w16cex:durableId="2BB1099E" w16cex:dateUtc="2025-04-22T04:14:00Z"/>
  <w16cex:commentExtensible w16cex:durableId="3C070BA1" w16cex:dateUtc="2025-05-07T14:14:00Z"/>
  <w16cex:commentExtensible w16cex:durableId="2BB10A29" w16cex:dateUtc="2025-04-22T04:17:00Z"/>
  <w16cex:commentExtensible w16cex:durableId="240F8F5E" w16cex:dateUtc="2025-05-05T21:01:00Z"/>
  <w16cex:commentExtensible w16cex:durableId="2BB0C0E4" w16cex:dateUtc="2025-04-21T23:04:00Z"/>
  <w16cex:commentExtensible w16cex:durableId="2BB0C1B8" w16cex:dateUtc="2025-04-21T23:08:00Z"/>
  <w16cex:commentExtensible w16cex:durableId="627E6D51" w16cex:dateUtc="2024-09-04T13:35:00Z"/>
  <w16cex:commentExtensible w16cex:durableId="43E02D5B" w16cex:dateUtc="2025-04-02T02:54:00Z"/>
  <w16cex:commentExtensible w16cex:durableId="65B712CA" w16cex:dateUtc="2025-04-22T04:31:00Z"/>
  <w16cex:commentExtensible w16cex:durableId="2BB23B47" w16cex:dateUtc="2025-04-22T23:59:00Z"/>
  <w16cex:commentExtensible w16cex:durableId="49FB6B69" w16cex:dateUtc="2026-05-08T16:44:00Z"/>
  <w16cex:commentExtensible w16cex:durableId="10DE6AC9" w16cex:dateUtc="2026-05-08T16:45:00Z"/>
  <w16cex:commentExtensible w16cex:durableId="3B15DAFD" w16cex:dateUtc="2025-04-23T19:29:00Z"/>
  <w16cex:commentExtensible w16cex:durableId="5BE7AC14" w16cex:dateUtc="2025-05-19T16:30:00Z"/>
  <w16cex:commentExtensible w16cex:durableId="2BB34D98" w16cex:dateUtc="2025-04-23T19:29:00Z"/>
  <w16cex:commentExtensible w16cex:durableId="1B2B9FD6" w16cex:dateUtc="2025-05-19T16:30:00Z"/>
  <w16cex:commentExtensible w16cex:durableId="2BB0FB92" w16cex:dateUtc="2025-04-22T03:14:00Z"/>
  <w16cex:commentExtensible w16cex:durableId="2BB235FE" w16cex:dateUtc="2025-04-22T23:36:00Z"/>
  <w16cex:commentExtensible w16cex:durableId="2BB10741" w16cex:dateUtc="2025-04-22T04: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49AB51" w16cid:durableId="2BB0F600"/>
  <w16cid:commentId w16cid:paraId="67E3FB8C" w16cid:durableId="09557201"/>
  <w16cid:commentId w16cid:paraId="5BF0D08A" w16cid:durableId="2BB10982"/>
  <w16cid:commentId w16cid:paraId="407D28D5" w16cid:durableId="2BB1099E"/>
  <w16cid:commentId w16cid:paraId="1C944008" w16cid:durableId="3C070BA1"/>
  <w16cid:commentId w16cid:paraId="7E6945C6" w16cid:durableId="2BB10A29"/>
  <w16cid:commentId w16cid:paraId="27A6B916" w16cid:durableId="240F8F5E"/>
  <w16cid:commentId w16cid:paraId="42175A15" w16cid:durableId="2BB0C0E4"/>
  <w16cid:commentId w16cid:paraId="29CF506E" w16cid:durableId="2BB0C1B8"/>
  <w16cid:commentId w16cid:paraId="114D4A87" w16cid:durableId="627E6D51"/>
  <w16cid:commentId w16cid:paraId="0C6B7C10" w16cid:durableId="43E02D5B"/>
  <w16cid:commentId w16cid:paraId="1283394C" w16cid:durableId="65B712CA"/>
  <w16cid:commentId w16cid:paraId="6CC01AA5" w16cid:durableId="2BB23B47"/>
  <w16cid:commentId w16cid:paraId="37E91AAC" w16cid:durableId="49FB6B69"/>
  <w16cid:commentId w16cid:paraId="27ACE831" w16cid:durableId="10DE6AC9"/>
  <w16cid:commentId w16cid:paraId="45D98FA9" w16cid:durableId="3B15DAFD"/>
  <w16cid:commentId w16cid:paraId="7536E836" w16cid:durableId="5BE7AC14"/>
  <w16cid:commentId w16cid:paraId="371E9D6A" w16cid:durableId="2BB34D98"/>
  <w16cid:commentId w16cid:paraId="5F1532E9" w16cid:durableId="1B2B9FD6"/>
  <w16cid:commentId w16cid:paraId="702ADEDA" w16cid:durableId="2BB0FB92"/>
  <w16cid:commentId w16cid:paraId="37B44868" w16cid:durableId="2BB235FE"/>
  <w16cid:commentId w16cid:paraId="23309DF8" w16cid:durableId="2BB107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4F7E3" w14:textId="77777777" w:rsidR="00D447A1" w:rsidRDefault="00D447A1" w:rsidP="00634B9D">
      <w:r>
        <w:separator/>
      </w:r>
    </w:p>
  </w:endnote>
  <w:endnote w:type="continuationSeparator" w:id="0">
    <w:p w14:paraId="2C413723" w14:textId="77777777" w:rsidR="00D447A1" w:rsidRDefault="00D447A1" w:rsidP="00634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0454402"/>
      <w:docPartObj>
        <w:docPartGallery w:val="Page Numbers (Bottom of Page)"/>
        <w:docPartUnique/>
      </w:docPartObj>
    </w:sdtPr>
    <w:sdtContent>
      <w:p w14:paraId="762318A7" w14:textId="2F4AC135" w:rsidR="00955284" w:rsidRDefault="00955284" w:rsidP="00957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BC7D63" w14:textId="77777777" w:rsidR="00955284" w:rsidRDefault="00955284">
    <w:pPr>
      <w:pStyle w:val="Footer"/>
      <w:ind w:right="360"/>
      <w:pPrChange w:id="78" w:author="Microsoft Office User" w:date="2025-03-10T15:43: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0595697"/>
      <w:docPartObj>
        <w:docPartGallery w:val="Page Numbers (Bottom of Page)"/>
        <w:docPartUnique/>
      </w:docPartObj>
    </w:sdtPr>
    <w:sdtContent>
      <w:p w14:paraId="10A220C9" w14:textId="724D7932" w:rsidR="00955284" w:rsidRDefault="00955284" w:rsidP="009838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78767B4" w14:textId="77777777" w:rsidR="00955284" w:rsidRDefault="00955284" w:rsidP="0098385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4B824" w14:textId="77777777" w:rsidR="00D447A1" w:rsidRDefault="00D447A1" w:rsidP="00634B9D">
      <w:r>
        <w:separator/>
      </w:r>
    </w:p>
  </w:footnote>
  <w:footnote w:type="continuationSeparator" w:id="0">
    <w:p w14:paraId="012AE5E2" w14:textId="77777777" w:rsidR="00D447A1" w:rsidRDefault="00D447A1" w:rsidP="00634B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37D5"/>
    <w:multiLevelType w:val="hybridMultilevel"/>
    <w:tmpl w:val="271CB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30420"/>
    <w:multiLevelType w:val="hybridMultilevel"/>
    <w:tmpl w:val="E6782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475822"/>
    <w:multiLevelType w:val="hybridMultilevel"/>
    <w:tmpl w:val="F05CB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B2C1A"/>
    <w:multiLevelType w:val="multilevel"/>
    <w:tmpl w:val="3974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B064F"/>
    <w:multiLevelType w:val="hybridMultilevel"/>
    <w:tmpl w:val="CD04A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8426AC"/>
    <w:multiLevelType w:val="multilevel"/>
    <w:tmpl w:val="448E49D0"/>
    <w:lvl w:ilvl="0">
      <w:start w:val="1"/>
      <w:numFmt w:val="decimal"/>
      <w:lvlText w:val="%1."/>
      <w:lvlJc w:val="left"/>
      <w:pPr>
        <w:ind w:left="720" w:hanging="360"/>
      </w:pPr>
      <w:rPr>
        <w:rFonts w:hint="default"/>
      </w:rPr>
    </w:lvl>
    <w:lvl w:ilvl="1">
      <w:start w:val="1"/>
      <w:numFmt w:val="decimal"/>
      <w:lvlText w:val="%1.%2."/>
      <w:lvlJc w:val="left"/>
      <w:pPr>
        <w:ind w:left="792" w:hanging="432"/>
      </w:pPr>
    </w:lvl>
    <w:lvl w:ilvl="2">
      <w:start w:val="1"/>
      <w:numFmt w:val="decimal"/>
      <w:lvlText w:val="%3."/>
      <w:lvlJc w:val="left"/>
      <w:pPr>
        <w:ind w:left="72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0FC22E0"/>
    <w:multiLevelType w:val="singleLevel"/>
    <w:tmpl w:val="9FDC50B8"/>
    <w:lvl w:ilvl="0">
      <w:start w:val="1"/>
      <w:numFmt w:val="decimal"/>
      <w:lvlText w:val="%1."/>
      <w:lvlJc w:val="left"/>
      <w:pPr>
        <w:tabs>
          <w:tab w:val="num" w:pos="450"/>
        </w:tabs>
        <w:ind w:left="450" w:hanging="360"/>
      </w:pPr>
      <w:rPr>
        <w:b w:val="0"/>
        <w:vertAlign w:val="baseline"/>
      </w:rPr>
    </w:lvl>
  </w:abstractNum>
  <w:abstractNum w:abstractNumId="7" w15:restartNumberingAfterBreak="0">
    <w:nsid w:val="2CC66D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F2F683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13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AF924E4"/>
    <w:multiLevelType w:val="hybridMultilevel"/>
    <w:tmpl w:val="3A16B53E"/>
    <w:lvl w:ilvl="0" w:tplc="67D25DC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A731DC"/>
    <w:multiLevelType w:val="hybridMultilevel"/>
    <w:tmpl w:val="4EE63870"/>
    <w:lvl w:ilvl="0" w:tplc="336E83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B35781"/>
    <w:multiLevelType w:val="hybridMultilevel"/>
    <w:tmpl w:val="7A4E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4C53B0"/>
    <w:multiLevelType w:val="multilevel"/>
    <w:tmpl w:val="21E81D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i/>
        <w:i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F53E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FC00FB0"/>
    <w:multiLevelType w:val="hybridMultilevel"/>
    <w:tmpl w:val="7F4AB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416FE5"/>
    <w:multiLevelType w:val="hybridMultilevel"/>
    <w:tmpl w:val="D00CE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09F636B"/>
    <w:multiLevelType w:val="hybridMultilevel"/>
    <w:tmpl w:val="69F2097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2353329"/>
    <w:multiLevelType w:val="hybridMultilevel"/>
    <w:tmpl w:val="D8C6A874"/>
    <w:lvl w:ilvl="0" w:tplc="336E83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B124E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7B412B5"/>
    <w:multiLevelType w:val="hybridMultilevel"/>
    <w:tmpl w:val="7CECC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71601B"/>
    <w:multiLevelType w:val="hybridMultilevel"/>
    <w:tmpl w:val="5630F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D215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E1708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78264195">
    <w:abstractNumId w:val="3"/>
  </w:num>
  <w:num w:numId="2" w16cid:durableId="848444558">
    <w:abstractNumId w:val="18"/>
  </w:num>
  <w:num w:numId="3" w16cid:durableId="184057343">
    <w:abstractNumId w:val="4"/>
  </w:num>
  <w:num w:numId="4" w16cid:durableId="1839269234">
    <w:abstractNumId w:val="11"/>
  </w:num>
  <w:num w:numId="5" w16cid:durableId="1642155503">
    <w:abstractNumId w:val="15"/>
  </w:num>
  <w:num w:numId="6" w16cid:durableId="1528910315">
    <w:abstractNumId w:val="9"/>
  </w:num>
  <w:num w:numId="7" w16cid:durableId="2104572442">
    <w:abstractNumId w:val="14"/>
  </w:num>
  <w:num w:numId="8" w16cid:durableId="2145000290">
    <w:abstractNumId w:val="0"/>
  </w:num>
  <w:num w:numId="9" w16cid:durableId="1443299481">
    <w:abstractNumId w:val="5"/>
  </w:num>
  <w:num w:numId="10" w16cid:durableId="1614437943">
    <w:abstractNumId w:val="8"/>
  </w:num>
  <w:num w:numId="11" w16cid:durableId="603807090">
    <w:abstractNumId w:val="10"/>
  </w:num>
  <w:num w:numId="12" w16cid:durableId="1970670126">
    <w:abstractNumId w:val="17"/>
  </w:num>
  <w:num w:numId="13" w16cid:durableId="988479731">
    <w:abstractNumId w:val="22"/>
  </w:num>
  <w:num w:numId="14" w16cid:durableId="1941715373">
    <w:abstractNumId w:val="2"/>
  </w:num>
  <w:num w:numId="15" w16cid:durableId="1851867871">
    <w:abstractNumId w:val="6"/>
  </w:num>
  <w:num w:numId="16" w16cid:durableId="1275362825">
    <w:abstractNumId w:val="20"/>
  </w:num>
  <w:num w:numId="17" w16cid:durableId="1960606500">
    <w:abstractNumId w:val="19"/>
  </w:num>
  <w:num w:numId="18" w16cid:durableId="416947897">
    <w:abstractNumId w:val="12"/>
  </w:num>
  <w:num w:numId="19" w16cid:durableId="944769596">
    <w:abstractNumId w:val="13"/>
  </w:num>
  <w:num w:numId="20" w16cid:durableId="1246575540">
    <w:abstractNumId w:val="7"/>
  </w:num>
  <w:num w:numId="21" w16cid:durableId="1529103992">
    <w:abstractNumId w:val="16"/>
  </w:num>
  <w:num w:numId="22" w16cid:durableId="418674091">
    <w:abstractNumId w:val="21"/>
  </w:num>
  <w:num w:numId="23" w16cid:durableId="14536128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rson w15:author="Valentina Melica">
    <w15:presenceInfo w15:providerId="Windows Live" w15:userId="43b3cdc4eddb01d8"/>
  </w15:person>
  <w15:person w15:author="Valentina Melica [2]">
    <w15:presenceInfo w15:providerId="AD" w15:userId="S::valentina.melica@umontreal.ca::1898ca07-054b-4adb-81aa-a1133672ed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F2B"/>
    <w:rsid w:val="0000131E"/>
    <w:rsid w:val="000032F2"/>
    <w:rsid w:val="00007B93"/>
    <w:rsid w:val="000114AE"/>
    <w:rsid w:val="0002133A"/>
    <w:rsid w:val="0002463A"/>
    <w:rsid w:val="00032D84"/>
    <w:rsid w:val="000338F5"/>
    <w:rsid w:val="000361A9"/>
    <w:rsid w:val="00037C22"/>
    <w:rsid w:val="00042472"/>
    <w:rsid w:val="00042CD0"/>
    <w:rsid w:val="00044F53"/>
    <w:rsid w:val="00046D85"/>
    <w:rsid w:val="00053A56"/>
    <w:rsid w:val="00056CF2"/>
    <w:rsid w:val="000601FF"/>
    <w:rsid w:val="00061DB4"/>
    <w:rsid w:val="00064435"/>
    <w:rsid w:val="0006493D"/>
    <w:rsid w:val="0006518A"/>
    <w:rsid w:val="00067EDC"/>
    <w:rsid w:val="000831B3"/>
    <w:rsid w:val="000921A1"/>
    <w:rsid w:val="000A5BF4"/>
    <w:rsid w:val="000A6FD7"/>
    <w:rsid w:val="000B617E"/>
    <w:rsid w:val="000C0ABD"/>
    <w:rsid w:val="000C769C"/>
    <w:rsid w:val="000E6C50"/>
    <w:rsid w:val="000F150E"/>
    <w:rsid w:val="000F395B"/>
    <w:rsid w:val="001002E8"/>
    <w:rsid w:val="001027DE"/>
    <w:rsid w:val="00107C5F"/>
    <w:rsid w:val="0011098D"/>
    <w:rsid w:val="00111C02"/>
    <w:rsid w:val="001148DF"/>
    <w:rsid w:val="00114C2B"/>
    <w:rsid w:val="00114C51"/>
    <w:rsid w:val="001161BA"/>
    <w:rsid w:val="00125086"/>
    <w:rsid w:val="00126F57"/>
    <w:rsid w:val="00134BBD"/>
    <w:rsid w:val="0013610E"/>
    <w:rsid w:val="00136D41"/>
    <w:rsid w:val="00141898"/>
    <w:rsid w:val="00143500"/>
    <w:rsid w:val="00144694"/>
    <w:rsid w:val="00147CC0"/>
    <w:rsid w:val="00156563"/>
    <w:rsid w:val="00163941"/>
    <w:rsid w:val="001716A7"/>
    <w:rsid w:val="00173ADC"/>
    <w:rsid w:val="00174123"/>
    <w:rsid w:val="00176F7F"/>
    <w:rsid w:val="00177AB9"/>
    <w:rsid w:val="00183CB0"/>
    <w:rsid w:val="00186162"/>
    <w:rsid w:val="00192264"/>
    <w:rsid w:val="001A24F1"/>
    <w:rsid w:val="001B618C"/>
    <w:rsid w:val="001B6D94"/>
    <w:rsid w:val="001C043F"/>
    <w:rsid w:val="001C13F2"/>
    <w:rsid w:val="001C26E4"/>
    <w:rsid w:val="001C3BCF"/>
    <w:rsid w:val="001C41B1"/>
    <w:rsid w:val="001D1176"/>
    <w:rsid w:val="001D2FA7"/>
    <w:rsid w:val="001D615A"/>
    <w:rsid w:val="001E7047"/>
    <w:rsid w:val="001F254F"/>
    <w:rsid w:val="001F505F"/>
    <w:rsid w:val="001F5422"/>
    <w:rsid w:val="00201E89"/>
    <w:rsid w:val="002049F4"/>
    <w:rsid w:val="00206CAA"/>
    <w:rsid w:val="00207385"/>
    <w:rsid w:val="00213E9F"/>
    <w:rsid w:val="002272EC"/>
    <w:rsid w:val="00236156"/>
    <w:rsid w:val="00237839"/>
    <w:rsid w:val="00247204"/>
    <w:rsid w:val="002515CD"/>
    <w:rsid w:val="00253CC2"/>
    <w:rsid w:val="002579AF"/>
    <w:rsid w:val="002770A1"/>
    <w:rsid w:val="0028179B"/>
    <w:rsid w:val="00284619"/>
    <w:rsid w:val="002865D7"/>
    <w:rsid w:val="00290C1D"/>
    <w:rsid w:val="00292633"/>
    <w:rsid w:val="002B0016"/>
    <w:rsid w:val="002B4549"/>
    <w:rsid w:val="002C0E3B"/>
    <w:rsid w:val="002C3A7C"/>
    <w:rsid w:val="002C4DB3"/>
    <w:rsid w:val="002E2393"/>
    <w:rsid w:val="002F3BAF"/>
    <w:rsid w:val="003043DC"/>
    <w:rsid w:val="00305C98"/>
    <w:rsid w:val="00306381"/>
    <w:rsid w:val="00306DF3"/>
    <w:rsid w:val="00331FD7"/>
    <w:rsid w:val="00334FC8"/>
    <w:rsid w:val="0033717D"/>
    <w:rsid w:val="0034088D"/>
    <w:rsid w:val="00345494"/>
    <w:rsid w:val="00346D90"/>
    <w:rsid w:val="003502B4"/>
    <w:rsid w:val="00350F89"/>
    <w:rsid w:val="00354674"/>
    <w:rsid w:val="0035477C"/>
    <w:rsid w:val="0036056C"/>
    <w:rsid w:val="003610E3"/>
    <w:rsid w:val="003725A7"/>
    <w:rsid w:val="00376E69"/>
    <w:rsid w:val="00383B3F"/>
    <w:rsid w:val="0038620D"/>
    <w:rsid w:val="00387B09"/>
    <w:rsid w:val="00391259"/>
    <w:rsid w:val="00392B58"/>
    <w:rsid w:val="003A6981"/>
    <w:rsid w:val="003A7FFA"/>
    <w:rsid w:val="003D1DCE"/>
    <w:rsid w:val="003E2574"/>
    <w:rsid w:val="003E6914"/>
    <w:rsid w:val="003E7634"/>
    <w:rsid w:val="003E7AC9"/>
    <w:rsid w:val="003E7C0E"/>
    <w:rsid w:val="003F0E7E"/>
    <w:rsid w:val="003F34C7"/>
    <w:rsid w:val="004011A1"/>
    <w:rsid w:val="00411A9C"/>
    <w:rsid w:val="004140DC"/>
    <w:rsid w:val="0042095B"/>
    <w:rsid w:val="00431B94"/>
    <w:rsid w:val="00434E00"/>
    <w:rsid w:val="00442E27"/>
    <w:rsid w:val="00450F5E"/>
    <w:rsid w:val="00456049"/>
    <w:rsid w:val="004630C6"/>
    <w:rsid w:val="004660B8"/>
    <w:rsid w:val="00477472"/>
    <w:rsid w:val="00486D76"/>
    <w:rsid w:val="00494E25"/>
    <w:rsid w:val="00496E6E"/>
    <w:rsid w:val="004A4210"/>
    <w:rsid w:val="004B487B"/>
    <w:rsid w:val="004C77E9"/>
    <w:rsid w:val="004D250D"/>
    <w:rsid w:val="004D6B38"/>
    <w:rsid w:val="004D73F5"/>
    <w:rsid w:val="004E009F"/>
    <w:rsid w:val="004F5793"/>
    <w:rsid w:val="005008A7"/>
    <w:rsid w:val="00504673"/>
    <w:rsid w:val="00507344"/>
    <w:rsid w:val="00510DFD"/>
    <w:rsid w:val="005132CA"/>
    <w:rsid w:val="00514062"/>
    <w:rsid w:val="005142B7"/>
    <w:rsid w:val="005165BE"/>
    <w:rsid w:val="0052000A"/>
    <w:rsid w:val="0052219E"/>
    <w:rsid w:val="005311EC"/>
    <w:rsid w:val="00532FE7"/>
    <w:rsid w:val="005359DA"/>
    <w:rsid w:val="005362E6"/>
    <w:rsid w:val="0053657E"/>
    <w:rsid w:val="00547F02"/>
    <w:rsid w:val="00552EBF"/>
    <w:rsid w:val="00566248"/>
    <w:rsid w:val="0057063A"/>
    <w:rsid w:val="005726FA"/>
    <w:rsid w:val="00575E1B"/>
    <w:rsid w:val="005768AD"/>
    <w:rsid w:val="005806EF"/>
    <w:rsid w:val="00583EA7"/>
    <w:rsid w:val="005946DA"/>
    <w:rsid w:val="005A5753"/>
    <w:rsid w:val="005B1893"/>
    <w:rsid w:val="005C2E23"/>
    <w:rsid w:val="005C7B72"/>
    <w:rsid w:val="005D034D"/>
    <w:rsid w:val="005D0352"/>
    <w:rsid w:val="005D0E1B"/>
    <w:rsid w:val="005D46BE"/>
    <w:rsid w:val="005D54FB"/>
    <w:rsid w:val="005D57AA"/>
    <w:rsid w:val="005F3574"/>
    <w:rsid w:val="005F5F2B"/>
    <w:rsid w:val="005F624E"/>
    <w:rsid w:val="00600A27"/>
    <w:rsid w:val="00612156"/>
    <w:rsid w:val="00614AED"/>
    <w:rsid w:val="00620F15"/>
    <w:rsid w:val="00622321"/>
    <w:rsid w:val="006269FD"/>
    <w:rsid w:val="00627813"/>
    <w:rsid w:val="00630C25"/>
    <w:rsid w:val="00630F2B"/>
    <w:rsid w:val="0063285E"/>
    <w:rsid w:val="00634B9D"/>
    <w:rsid w:val="0064296E"/>
    <w:rsid w:val="0064451D"/>
    <w:rsid w:val="006539FF"/>
    <w:rsid w:val="00654E53"/>
    <w:rsid w:val="00666AC4"/>
    <w:rsid w:val="00667AF2"/>
    <w:rsid w:val="006703AB"/>
    <w:rsid w:val="00670BAA"/>
    <w:rsid w:val="00670BB1"/>
    <w:rsid w:val="00687340"/>
    <w:rsid w:val="006903A1"/>
    <w:rsid w:val="00690D4E"/>
    <w:rsid w:val="006B2BC2"/>
    <w:rsid w:val="006B5323"/>
    <w:rsid w:val="006D59AA"/>
    <w:rsid w:val="006D7F78"/>
    <w:rsid w:val="006E2B1E"/>
    <w:rsid w:val="006F275B"/>
    <w:rsid w:val="0070035C"/>
    <w:rsid w:val="00703F04"/>
    <w:rsid w:val="0070539E"/>
    <w:rsid w:val="00705BFE"/>
    <w:rsid w:val="00706A62"/>
    <w:rsid w:val="007142D8"/>
    <w:rsid w:val="00722259"/>
    <w:rsid w:val="007264BB"/>
    <w:rsid w:val="007277AC"/>
    <w:rsid w:val="007301B2"/>
    <w:rsid w:val="00731C92"/>
    <w:rsid w:val="00734E11"/>
    <w:rsid w:val="0074699D"/>
    <w:rsid w:val="007472D5"/>
    <w:rsid w:val="00747AD5"/>
    <w:rsid w:val="00750C3D"/>
    <w:rsid w:val="007519EA"/>
    <w:rsid w:val="00753993"/>
    <w:rsid w:val="0075448A"/>
    <w:rsid w:val="00755605"/>
    <w:rsid w:val="00762F50"/>
    <w:rsid w:val="00771291"/>
    <w:rsid w:val="007731E8"/>
    <w:rsid w:val="00780194"/>
    <w:rsid w:val="0078645D"/>
    <w:rsid w:val="00786785"/>
    <w:rsid w:val="0078706A"/>
    <w:rsid w:val="007878C2"/>
    <w:rsid w:val="0079224E"/>
    <w:rsid w:val="007A13BA"/>
    <w:rsid w:val="007A52B3"/>
    <w:rsid w:val="007A67C4"/>
    <w:rsid w:val="007B4D8F"/>
    <w:rsid w:val="007B6B60"/>
    <w:rsid w:val="007C301E"/>
    <w:rsid w:val="007C5491"/>
    <w:rsid w:val="007C5686"/>
    <w:rsid w:val="007C59B3"/>
    <w:rsid w:val="007C5E1F"/>
    <w:rsid w:val="007D2973"/>
    <w:rsid w:val="007E6B5B"/>
    <w:rsid w:val="007F1FC9"/>
    <w:rsid w:val="007F48BB"/>
    <w:rsid w:val="008018B5"/>
    <w:rsid w:val="00807AA7"/>
    <w:rsid w:val="0081145B"/>
    <w:rsid w:val="008149EE"/>
    <w:rsid w:val="008161CF"/>
    <w:rsid w:val="0081733A"/>
    <w:rsid w:val="008253E4"/>
    <w:rsid w:val="00825C54"/>
    <w:rsid w:val="00831B52"/>
    <w:rsid w:val="00842941"/>
    <w:rsid w:val="00845F21"/>
    <w:rsid w:val="0084742E"/>
    <w:rsid w:val="00853E23"/>
    <w:rsid w:val="008614AF"/>
    <w:rsid w:val="00861B33"/>
    <w:rsid w:val="00861D20"/>
    <w:rsid w:val="00875306"/>
    <w:rsid w:val="0088461F"/>
    <w:rsid w:val="0088525D"/>
    <w:rsid w:val="00887F8A"/>
    <w:rsid w:val="008A2351"/>
    <w:rsid w:val="008A431B"/>
    <w:rsid w:val="008B2ED4"/>
    <w:rsid w:val="008C106A"/>
    <w:rsid w:val="008C1A79"/>
    <w:rsid w:val="008D2DE8"/>
    <w:rsid w:val="008D7EAB"/>
    <w:rsid w:val="008E203B"/>
    <w:rsid w:val="008E5287"/>
    <w:rsid w:val="008E6B74"/>
    <w:rsid w:val="008E7419"/>
    <w:rsid w:val="00900E2D"/>
    <w:rsid w:val="00901297"/>
    <w:rsid w:val="00901FC6"/>
    <w:rsid w:val="00902B05"/>
    <w:rsid w:val="00903F05"/>
    <w:rsid w:val="00910C52"/>
    <w:rsid w:val="0091622F"/>
    <w:rsid w:val="00921172"/>
    <w:rsid w:val="0092372F"/>
    <w:rsid w:val="00932919"/>
    <w:rsid w:val="009333D9"/>
    <w:rsid w:val="009336BD"/>
    <w:rsid w:val="0093475A"/>
    <w:rsid w:val="00935646"/>
    <w:rsid w:val="00935C6E"/>
    <w:rsid w:val="009464FC"/>
    <w:rsid w:val="009541F7"/>
    <w:rsid w:val="00955284"/>
    <w:rsid w:val="009564B0"/>
    <w:rsid w:val="00957F6C"/>
    <w:rsid w:val="00963FC2"/>
    <w:rsid w:val="00966D10"/>
    <w:rsid w:val="00975413"/>
    <w:rsid w:val="00977AEC"/>
    <w:rsid w:val="00981073"/>
    <w:rsid w:val="00983852"/>
    <w:rsid w:val="00983D2B"/>
    <w:rsid w:val="00986C1F"/>
    <w:rsid w:val="00996B06"/>
    <w:rsid w:val="00997C8B"/>
    <w:rsid w:val="009A027E"/>
    <w:rsid w:val="009A0AB0"/>
    <w:rsid w:val="009A6B4E"/>
    <w:rsid w:val="009A6CEB"/>
    <w:rsid w:val="009B1213"/>
    <w:rsid w:val="009B5020"/>
    <w:rsid w:val="009B6EAD"/>
    <w:rsid w:val="009C3DF5"/>
    <w:rsid w:val="009C746C"/>
    <w:rsid w:val="009D22B9"/>
    <w:rsid w:val="009D4EEA"/>
    <w:rsid w:val="009D6C58"/>
    <w:rsid w:val="009E184C"/>
    <w:rsid w:val="009E3B41"/>
    <w:rsid w:val="009E3E30"/>
    <w:rsid w:val="009E7382"/>
    <w:rsid w:val="009E7F2C"/>
    <w:rsid w:val="009F36B8"/>
    <w:rsid w:val="00A05F14"/>
    <w:rsid w:val="00A0763D"/>
    <w:rsid w:val="00A214A8"/>
    <w:rsid w:val="00A25073"/>
    <w:rsid w:val="00A27166"/>
    <w:rsid w:val="00A27168"/>
    <w:rsid w:val="00A36D28"/>
    <w:rsid w:val="00A42D58"/>
    <w:rsid w:val="00A4423C"/>
    <w:rsid w:val="00A509EE"/>
    <w:rsid w:val="00A50E65"/>
    <w:rsid w:val="00A540E4"/>
    <w:rsid w:val="00A65B1B"/>
    <w:rsid w:val="00A72C59"/>
    <w:rsid w:val="00A811D4"/>
    <w:rsid w:val="00A82F26"/>
    <w:rsid w:val="00A84E8A"/>
    <w:rsid w:val="00A873A7"/>
    <w:rsid w:val="00A908E1"/>
    <w:rsid w:val="00A9679B"/>
    <w:rsid w:val="00AB20C8"/>
    <w:rsid w:val="00AB3FF7"/>
    <w:rsid w:val="00AB6AA4"/>
    <w:rsid w:val="00AB6FBD"/>
    <w:rsid w:val="00AC5774"/>
    <w:rsid w:val="00AC6C3A"/>
    <w:rsid w:val="00AD0C11"/>
    <w:rsid w:val="00AD1253"/>
    <w:rsid w:val="00AD1A67"/>
    <w:rsid w:val="00AD23EF"/>
    <w:rsid w:val="00AE202C"/>
    <w:rsid w:val="00AE3ABC"/>
    <w:rsid w:val="00AF3E72"/>
    <w:rsid w:val="00AF5C0F"/>
    <w:rsid w:val="00AF6D16"/>
    <w:rsid w:val="00B0207B"/>
    <w:rsid w:val="00B03D16"/>
    <w:rsid w:val="00B05921"/>
    <w:rsid w:val="00B10987"/>
    <w:rsid w:val="00B14212"/>
    <w:rsid w:val="00B14EAC"/>
    <w:rsid w:val="00B2368A"/>
    <w:rsid w:val="00B25570"/>
    <w:rsid w:val="00B2590D"/>
    <w:rsid w:val="00B2729E"/>
    <w:rsid w:val="00B27637"/>
    <w:rsid w:val="00B413A3"/>
    <w:rsid w:val="00B46109"/>
    <w:rsid w:val="00B55A46"/>
    <w:rsid w:val="00B56603"/>
    <w:rsid w:val="00B66CDB"/>
    <w:rsid w:val="00B67F8F"/>
    <w:rsid w:val="00B706F0"/>
    <w:rsid w:val="00B73154"/>
    <w:rsid w:val="00B775C3"/>
    <w:rsid w:val="00B81211"/>
    <w:rsid w:val="00B820C6"/>
    <w:rsid w:val="00B85F5F"/>
    <w:rsid w:val="00B86590"/>
    <w:rsid w:val="00B95A44"/>
    <w:rsid w:val="00BA06D5"/>
    <w:rsid w:val="00BC1BDD"/>
    <w:rsid w:val="00BC3B3B"/>
    <w:rsid w:val="00BC4628"/>
    <w:rsid w:val="00BD7456"/>
    <w:rsid w:val="00BE2FED"/>
    <w:rsid w:val="00BF7CA8"/>
    <w:rsid w:val="00BF7EB7"/>
    <w:rsid w:val="00C04E14"/>
    <w:rsid w:val="00C065EC"/>
    <w:rsid w:val="00C102A2"/>
    <w:rsid w:val="00C4092D"/>
    <w:rsid w:val="00C41328"/>
    <w:rsid w:val="00C4160F"/>
    <w:rsid w:val="00C442EC"/>
    <w:rsid w:val="00C575DF"/>
    <w:rsid w:val="00C64C50"/>
    <w:rsid w:val="00C64E20"/>
    <w:rsid w:val="00C677F2"/>
    <w:rsid w:val="00C67F02"/>
    <w:rsid w:val="00C71EBD"/>
    <w:rsid w:val="00C750DD"/>
    <w:rsid w:val="00CA4B58"/>
    <w:rsid w:val="00CB2B6F"/>
    <w:rsid w:val="00CD369F"/>
    <w:rsid w:val="00CD480C"/>
    <w:rsid w:val="00CE26A4"/>
    <w:rsid w:val="00CE50E2"/>
    <w:rsid w:val="00CE576E"/>
    <w:rsid w:val="00CF00E4"/>
    <w:rsid w:val="00CF27F6"/>
    <w:rsid w:val="00D00349"/>
    <w:rsid w:val="00D034F1"/>
    <w:rsid w:val="00D037C4"/>
    <w:rsid w:val="00D04AD2"/>
    <w:rsid w:val="00D05D6E"/>
    <w:rsid w:val="00D07430"/>
    <w:rsid w:val="00D14AED"/>
    <w:rsid w:val="00D205F4"/>
    <w:rsid w:val="00D249AD"/>
    <w:rsid w:val="00D26762"/>
    <w:rsid w:val="00D42C70"/>
    <w:rsid w:val="00D443EA"/>
    <w:rsid w:val="00D447A1"/>
    <w:rsid w:val="00D47BD2"/>
    <w:rsid w:val="00D47DAF"/>
    <w:rsid w:val="00D551E8"/>
    <w:rsid w:val="00D563CA"/>
    <w:rsid w:val="00D5671E"/>
    <w:rsid w:val="00D62E80"/>
    <w:rsid w:val="00D71FFE"/>
    <w:rsid w:val="00D73F8C"/>
    <w:rsid w:val="00D77A69"/>
    <w:rsid w:val="00D93071"/>
    <w:rsid w:val="00D9785B"/>
    <w:rsid w:val="00DB20DA"/>
    <w:rsid w:val="00DB35E9"/>
    <w:rsid w:val="00DC19BB"/>
    <w:rsid w:val="00DC3082"/>
    <w:rsid w:val="00DC49F7"/>
    <w:rsid w:val="00DC6792"/>
    <w:rsid w:val="00DD00E7"/>
    <w:rsid w:val="00DD1663"/>
    <w:rsid w:val="00DD22C1"/>
    <w:rsid w:val="00DD3852"/>
    <w:rsid w:val="00DD5947"/>
    <w:rsid w:val="00DE0675"/>
    <w:rsid w:val="00DE5C75"/>
    <w:rsid w:val="00DE6C83"/>
    <w:rsid w:val="00DF6BB3"/>
    <w:rsid w:val="00E01889"/>
    <w:rsid w:val="00E10A1A"/>
    <w:rsid w:val="00E15C81"/>
    <w:rsid w:val="00E15E5F"/>
    <w:rsid w:val="00E16F7E"/>
    <w:rsid w:val="00E25FA5"/>
    <w:rsid w:val="00E30DC4"/>
    <w:rsid w:val="00E31163"/>
    <w:rsid w:val="00E3692F"/>
    <w:rsid w:val="00E5287E"/>
    <w:rsid w:val="00E5436C"/>
    <w:rsid w:val="00E56B1C"/>
    <w:rsid w:val="00E60F35"/>
    <w:rsid w:val="00E61E57"/>
    <w:rsid w:val="00E75285"/>
    <w:rsid w:val="00E772E9"/>
    <w:rsid w:val="00E8625C"/>
    <w:rsid w:val="00EB0507"/>
    <w:rsid w:val="00EB4CAB"/>
    <w:rsid w:val="00EC2C6E"/>
    <w:rsid w:val="00ED2709"/>
    <w:rsid w:val="00ED3D06"/>
    <w:rsid w:val="00EE01A8"/>
    <w:rsid w:val="00EE06EA"/>
    <w:rsid w:val="00EE06F8"/>
    <w:rsid w:val="00EE449B"/>
    <w:rsid w:val="00EE4947"/>
    <w:rsid w:val="00EE5BC3"/>
    <w:rsid w:val="00EE5CAE"/>
    <w:rsid w:val="00EE7E03"/>
    <w:rsid w:val="00EF0833"/>
    <w:rsid w:val="00EF0AF5"/>
    <w:rsid w:val="00EF2E7C"/>
    <w:rsid w:val="00EF4622"/>
    <w:rsid w:val="00EF6E4F"/>
    <w:rsid w:val="00F13909"/>
    <w:rsid w:val="00F174E7"/>
    <w:rsid w:val="00F230E0"/>
    <w:rsid w:val="00F23E45"/>
    <w:rsid w:val="00F24F2C"/>
    <w:rsid w:val="00F25ADC"/>
    <w:rsid w:val="00F279B6"/>
    <w:rsid w:val="00F335CD"/>
    <w:rsid w:val="00F400A2"/>
    <w:rsid w:val="00F443B7"/>
    <w:rsid w:val="00F504AD"/>
    <w:rsid w:val="00F56FA2"/>
    <w:rsid w:val="00F70BDD"/>
    <w:rsid w:val="00F76FCB"/>
    <w:rsid w:val="00F77C0F"/>
    <w:rsid w:val="00F8163D"/>
    <w:rsid w:val="00F91D24"/>
    <w:rsid w:val="00F92510"/>
    <w:rsid w:val="00F97CB5"/>
    <w:rsid w:val="00F97E47"/>
    <w:rsid w:val="00FA638D"/>
    <w:rsid w:val="00FA696F"/>
    <w:rsid w:val="00FB2DBF"/>
    <w:rsid w:val="00FB4C72"/>
    <w:rsid w:val="00FC617E"/>
    <w:rsid w:val="00FC7332"/>
    <w:rsid w:val="00FD2A78"/>
    <w:rsid w:val="00FD4913"/>
    <w:rsid w:val="00FD7F11"/>
    <w:rsid w:val="00FE04D5"/>
    <w:rsid w:val="00FE2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C13CF"/>
  <w15:chartTrackingRefBased/>
  <w15:docId w15:val="{C6C605DD-A0F2-8D47-889F-4AB99C435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61E57"/>
    <w:rPr>
      <w:rFonts w:ascii="Times New Roman" w:eastAsia="Times New Roman" w:hAnsi="Times New Roman" w:cs="Times New Roman"/>
    </w:rPr>
  </w:style>
  <w:style w:type="paragraph" w:styleId="Heading1">
    <w:name w:val="heading 1"/>
    <w:basedOn w:val="Normal"/>
    <w:next w:val="Normal"/>
    <w:link w:val="Heading1Char"/>
    <w:uiPriority w:val="9"/>
    <w:qFormat/>
    <w:rsid w:val="000831B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2507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4247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2472"/>
    <w:pPr>
      <w:ind w:left="720"/>
      <w:contextualSpacing/>
    </w:pPr>
  </w:style>
  <w:style w:type="character" w:customStyle="1" w:styleId="Heading3Char">
    <w:name w:val="Heading 3 Char"/>
    <w:basedOn w:val="DefaultParagraphFont"/>
    <w:link w:val="Heading3"/>
    <w:uiPriority w:val="9"/>
    <w:rsid w:val="00042472"/>
    <w:rPr>
      <w:rFonts w:asciiTheme="majorHAnsi" w:eastAsiaTheme="majorEastAsia" w:hAnsiTheme="majorHAnsi" w:cstheme="majorBidi"/>
      <w:color w:val="1F3763" w:themeColor="accent1" w:themeShade="7F"/>
    </w:rPr>
  </w:style>
  <w:style w:type="character" w:customStyle="1" w:styleId="FootnoteTextChar">
    <w:name w:val="Footnote Text Char"/>
    <w:basedOn w:val="DefaultParagraphFont"/>
    <w:link w:val="FootnoteText"/>
    <w:uiPriority w:val="99"/>
    <w:semiHidden/>
    <w:rsid w:val="00634B9D"/>
    <w:rPr>
      <w:sz w:val="20"/>
      <w:szCs w:val="20"/>
    </w:rPr>
  </w:style>
  <w:style w:type="paragraph" w:styleId="FootnoteText">
    <w:name w:val="footnote text"/>
    <w:basedOn w:val="Normal"/>
    <w:link w:val="FootnoteTextChar"/>
    <w:uiPriority w:val="99"/>
    <w:semiHidden/>
    <w:unhideWhenUsed/>
    <w:rsid w:val="00634B9D"/>
    <w:rPr>
      <w:sz w:val="20"/>
      <w:szCs w:val="20"/>
    </w:rPr>
  </w:style>
  <w:style w:type="character" w:customStyle="1" w:styleId="FootnoteTextChar1">
    <w:name w:val="Footnote Text Char1"/>
    <w:basedOn w:val="DefaultParagraphFont"/>
    <w:uiPriority w:val="99"/>
    <w:semiHidden/>
    <w:rsid w:val="00634B9D"/>
    <w:rPr>
      <w:sz w:val="20"/>
      <w:szCs w:val="20"/>
    </w:rPr>
  </w:style>
  <w:style w:type="character" w:styleId="FootnoteReference">
    <w:name w:val="footnote reference"/>
    <w:basedOn w:val="DefaultParagraphFont"/>
    <w:uiPriority w:val="99"/>
    <w:semiHidden/>
    <w:unhideWhenUsed/>
    <w:rsid w:val="00634B9D"/>
    <w:rPr>
      <w:vertAlign w:val="superscript"/>
    </w:rPr>
  </w:style>
  <w:style w:type="character" w:styleId="Hyperlink">
    <w:name w:val="Hyperlink"/>
    <w:basedOn w:val="DefaultParagraphFont"/>
    <w:uiPriority w:val="99"/>
    <w:unhideWhenUsed/>
    <w:rsid w:val="00D42C70"/>
    <w:rPr>
      <w:color w:val="0563C1" w:themeColor="hyperlink"/>
      <w:u w:val="single"/>
    </w:rPr>
  </w:style>
  <w:style w:type="paragraph" w:customStyle="1" w:styleId="Default">
    <w:name w:val="Default"/>
    <w:rsid w:val="009D6C58"/>
    <w:pPr>
      <w:autoSpaceDE w:val="0"/>
      <w:autoSpaceDN w:val="0"/>
      <w:adjustRightInd w:val="0"/>
    </w:pPr>
    <w:rPr>
      <w:rFonts w:ascii="Arial" w:hAnsi="Arial" w:cs="Arial"/>
      <w:color w:val="000000"/>
    </w:rPr>
  </w:style>
  <w:style w:type="table" w:styleId="TableGrid">
    <w:name w:val="Table Grid"/>
    <w:basedOn w:val="TableNormal"/>
    <w:uiPriority w:val="39"/>
    <w:rsid w:val="00E16F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73154"/>
    <w:rPr>
      <w:sz w:val="16"/>
      <w:szCs w:val="16"/>
    </w:rPr>
  </w:style>
  <w:style w:type="paragraph" w:styleId="CommentText">
    <w:name w:val="annotation text"/>
    <w:basedOn w:val="Normal"/>
    <w:link w:val="CommentTextChar"/>
    <w:uiPriority w:val="99"/>
    <w:unhideWhenUsed/>
    <w:rsid w:val="00B73154"/>
    <w:rPr>
      <w:kern w:val="2"/>
      <w:sz w:val="20"/>
      <w:szCs w:val="20"/>
      <w14:ligatures w14:val="standardContextual"/>
    </w:rPr>
  </w:style>
  <w:style w:type="character" w:customStyle="1" w:styleId="CommentTextChar">
    <w:name w:val="Comment Text Char"/>
    <w:basedOn w:val="DefaultParagraphFont"/>
    <w:link w:val="CommentText"/>
    <w:uiPriority w:val="99"/>
    <w:rsid w:val="00B73154"/>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B73154"/>
    <w:rPr>
      <w:b/>
      <w:bCs/>
      <w:kern w:val="0"/>
      <w14:ligatures w14:val="none"/>
    </w:rPr>
  </w:style>
  <w:style w:type="character" w:customStyle="1" w:styleId="CommentSubjectChar">
    <w:name w:val="Comment Subject Char"/>
    <w:basedOn w:val="CommentTextChar"/>
    <w:link w:val="CommentSubject"/>
    <w:uiPriority w:val="99"/>
    <w:semiHidden/>
    <w:rsid w:val="00B73154"/>
    <w:rPr>
      <w:b/>
      <w:bCs/>
      <w:kern w:val="2"/>
      <w:sz w:val="20"/>
      <w:szCs w:val="20"/>
      <w14:ligatures w14:val="standardContextual"/>
    </w:rPr>
  </w:style>
  <w:style w:type="paragraph" w:styleId="Revision">
    <w:name w:val="Revision"/>
    <w:hidden/>
    <w:uiPriority w:val="99"/>
    <w:semiHidden/>
    <w:rsid w:val="00583EA7"/>
  </w:style>
  <w:style w:type="paragraph" w:styleId="Caption">
    <w:name w:val="caption"/>
    <w:basedOn w:val="Normal"/>
    <w:next w:val="Normal"/>
    <w:uiPriority w:val="35"/>
    <w:unhideWhenUsed/>
    <w:qFormat/>
    <w:rsid w:val="006B2BC2"/>
    <w:pPr>
      <w:spacing w:after="200"/>
    </w:pPr>
    <w:rPr>
      <w:i/>
      <w:iCs/>
      <w:color w:val="44546A" w:themeColor="text2"/>
      <w:sz w:val="18"/>
      <w:szCs w:val="18"/>
    </w:rPr>
  </w:style>
  <w:style w:type="paragraph" w:styleId="Footer">
    <w:name w:val="footer"/>
    <w:basedOn w:val="Normal"/>
    <w:link w:val="FooterChar"/>
    <w:uiPriority w:val="99"/>
    <w:unhideWhenUsed/>
    <w:rsid w:val="00955284"/>
    <w:pPr>
      <w:tabs>
        <w:tab w:val="center" w:pos="4680"/>
        <w:tab w:val="right" w:pos="9360"/>
      </w:tabs>
    </w:pPr>
  </w:style>
  <w:style w:type="character" w:customStyle="1" w:styleId="FooterChar">
    <w:name w:val="Footer Char"/>
    <w:basedOn w:val="DefaultParagraphFont"/>
    <w:link w:val="Footer"/>
    <w:uiPriority w:val="99"/>
    <w:rsid w:val="00955284"/>
  </w:style>
  <w:style w:type="character" w:styleId="PageNumber">
    <w:name w:val="page number"/>
    <w:basedOn w:val="DefaultParagraphFont"/>
    <w:uiPriority w:val="99"/>
    <w:semiHidden/>
    <w:unhideWhenUsed/>
    <w:rsid w:val="00955284"/>
  </w:style>
  <w:style w:type="character" w:styleId="PlaceholderText">
    <w:name w:val="Placeholder Text"/>
    <w:basedOn w:val="DefaultParagraphFont"/>
    <w:uiPriority w:val="99"/>
    <w:semiHidden/>
    <w:rsid w:val="00C41328"/>
    <w:rPr>
      <w:color w:val="666666"/>
    </w:rPr>
  </w:style>
  <w:style w:type="character" w:customStyle="1" w:styleId="Heading1Char">
    <w:name w:val="Heading 1 Char"/>
    <w:basedOn w:val="DefaultParagraphFont"/>
    <w:link w:val="Heading1"/>
    <w:uiPriority w:val="9"/>
    <w:rsid w:val="000831B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983852"/>
    <w:pPr>
      <w:tabs>
        <w:tab w:val="center" w:pos="4680"/>
        <w:tab w:val="right" w:pos="9360"/>
      </w:tabs>
    </w:pPr>
  </w:style>
  <w:style w:type="character" w:customStyle="1" w:styleId="HeaderChar">
    <w:name w:val="Header Char"/>
    <w:basedOn w:val="DefaultParagraphFont"/>
    <w:link w:val="Header"/>
    <w:uiPriority w:val="99"/>
    <w:rsid w:val="00983852"/>
  </w:style>
  <w:style w:type="character" w:styleId="UnresolvedMention">
    <w:name w:val="Unresolved Mention"/>
    <w:basedOn w:val="DefaultParagraphFont"/>
    <w:uiPriority w:val="99"/>
    <w:rsid w:val="00902B05"/>
    <w:rPr>
      <w:color w:val="605E5C"/>
      <w:shd w:val="clear" w:color="auto" w:fill="E1DFDD"/>
    </w:rPr>
  </w:style>
  <w:style w:type="character" w:customStyle="1" w:styleId="Heading2Char">
    <w:name w:val="Heading 2 Char"/>
    <w:basedOn w:val="DefaultParagraphFont"/>
    <w:link w:val="Heading2"/>
    <w:uiPriority w:val="9"/>
    <w:rsid w:val="00A25073"/>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334FC8"/>
  </w:style>
  <w:style w:type="character" w:styleId="LineNumber">
    <w:name w:val="line number"/>
    <w:basedOn w:val="DefaultParagraphFont"/>
    <w:uiPriority w:val="99"/>
    <w:semiHidden/>
    <w:unhideWhenUsed/>
    <w:rsid w:val="00DD00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807">
      <w:bodyDiv w:val="1"/>
      <w:marLeft w:val="0"/>
      <w:marRight w:val="0"/>
      <w:marTop w:val="0"/>
      <w:marBottom w:val="0"/>
      <w:divBdr>
        <w:top w:val="none" w:sz="0" w:space="0" w:color="auto"/>
        <w:left w:val="none" w:sz="0" w:space="0" w:color="auto"/>
        <w:bottom w:val="none" w:sz="0" w:space="0" w:color="auto"/>
        <w:right w:val="none" w:sz="0" w:space="0" w:color="auto"/>
      </w:divBdr>
    </w:div>
    <w:div w:id="15619630">
      <w:bodyDiv w:val="1"/>
      <w:marLeft w:val="0"/>
      <w:marRight w:val="0"/>
      <w:marTop w:val="0"/>
      <w:marBottom w:val="0"/>
      <w:divBdr>
        <w:top w:val="none" w:sz="0" w:space="0" w:color="auto"/>
        <w:left w:val="none" w:sz="0" w:space="0" w:color="auto"/>
        <w:bottom w:val="none" w:sz="0" w:space="0" w:color="auto"/>
        <w:right w:val="none" w:sz="0" w:space="0" w:color="auto"/>
      </w:divBdr>
      <w:divsChild>
        <w:div w:id="1772162918">
          <w:marLeft w:val="480"/>
          <w:marRight w:val="0"/>
          <w:marTop w:val="0"/>
          <w:marBottom w:val="0"/>
          <w:divBdr>
            <w:top w:val="none" w:sz="0" w:space="0" w:color="auto"/>
            <w:left w:val="none" w:sz="0" w:space="0" w:color="auto"/>
            <w:bottom w:val="none" w:sz="0" w:space="0" w:color="auto"/>
            <w:right w:val="none" w:sz="0" w:space="0" w:color="auto"/>
          </w:divBdr>
        </w:div>
        <w:div w:id="677583415">
          <w:marLeft w:val="480"/>
          <w:marRight w:val="0"/>
          <w:marTop w:val="0"/>
          <w:marBottom w:val="0"/>
          <w:divBdr>
            <w:top w:val="none" w:sz="0" w:space="0" w:color="auto"/>
            <w:left w:val="none" w:sz="0" w:space="0" w:color="auto"/>
            <w:bottom w:val="none" w:sz="0" w:space="0" w:color="auto"/>
            <w:right w:val="none" w:sz="0" w:space="0" w:color="auto"/>
          </w:divBdr>
        </w:div>
        <w:div w:id="782380895">
          <w:marLeft w:val="480"/>
          <w:marRight w:val="0"/>
          <w:marTop w:val="0"/>
          <w:marBottom w:val="0"/>
          <w:divBdr>
            <w:top w:val="none" w:sz="0" w:space="0" w:color="auto"/>
            <w:left w:val="none" w:sz="0" w:space="0" w:color="auto"/>
            <w:bottom w:val="none" w:sz="0" w:space="0" w:color="auto"/>
            <w:right w:val="none" w:sz="0" w:space="0" w:color="auto"/>
          </w:divBdr>
        </w:div>
        <w:div w:id="1204713759">
          <w:marLeft w:val="480"/>
          <w:marRight w:val="0"/>
          <w:marTop w:val="0"/>
          <w:marBottom w:val="0"/>
          <w:divBdr>
            <w:top w:val="none" w:sz="0" w:space="0" w:color="auto"/>
            <w:left w:val="none" w:sz="0" w:space="0" w:color="auto"/>
            <w:bottom w:val="none" w:sz="0" w:space="0" w:color="auto"/>
            <w:right w:val="none" w:sz="0" w:space="0" w:color="auto"/>
          </w:divBdr>
        </w:div>
        <w:div w:id="1580215987">
          <w:marLeft w:val="480"/>
          <w:marRight w:val="0"/>
          <w:marTop w:val="0"/>
          <w:marBottom w:val="0"/>
          <w:divBdr>
            <w:top w:val="none" w:sz="0" w:space="0" w:color="auto"/>
            <w:left w:val="none" w:sz="0" w:space="0" w:color="auto"/>
            <w:bottom w:val="none" w:sz="0" w:space="0" w:color="auto"/>
            <w:right w:val="none" w:sz="0" w:space="0" w:color="auto"/>
          </w:divBdr>
        </w:div>
        <w:div w:id="1001851859">
          <w:marLeft w:val="480"/>
          <w:marRight w:val="0"/>
          <w:marTop w:val="0"/>
          <w:marBottom w:val="0"/>
          <w:divBdr>
            <w:top w:val="none" w:sz="0" w:space="0" w:color="auto"/>
            <w:left w:val="none" w:sz="0" w:space="0" w:color="auto"/>
            <w:bottom w:val="none" w:sz="0" w:space="0" w:color="auto"/>
            <w:right w:val="none" w:sz="0" w:space="0" w:color="auto"/>
          </w:divBdr>
        </w:div>
        <w:div w:id="1620378164">
          <w:marLeft w:val="480"/>
          <w:marRight w:val="0"/>
          <w:marTop w:val="0"/>
          <w:marBottom w:val="0"/>
          <w:divBdr>
            <w:top w:val="none" w:sz="0" w:space="0" w:color="auto"/>
            <w:left w:val="none" w:sz="0" w:space="0" w:color="auto"/>
            <w:bottom w:val="none" w:sz="0" w:space="0" w:color="auto"/>
            <w:right w:val="none" w:sz="0" w:space="0" w:color="auto"/>
          </w:divBdr>
        </w:div>
        <w:div w:id="1800370214">
          <w:marLeft w:val="480"/>
          <w:marRight w:val="0"/>
          <w:marTop w:val="0"/>
          <w:marBottom w:val="0"/>
          <w:divBdr>
            <w:top w:val="none" w:sz="0" w:space="0" w:color="auto"/>
            <w:left w:val="none" w:sz="0" w:space="0" w:color="auto"/>
            <w:bottom w:val="none" w:sz="0" w:space="0" w:color="auto"/>
            <w:right w:val="none" w:sz="0" w:space="0" w:color="auto"/>
          </w:divBdr>
        </w:div>
        <w:div w:id="317152798">
          <w:marLeft w:val="480"/>
          <w:marRight w:val="0"/>
          <w:marTop w:val="0"/>
          <w:marBottom w:val="0"/>
          <w:divBdr>
            <w:top w:val="none" w:sz="0" w:space="0" w:color="auto"/>
            <w:left w:val="none" w:sz="0" w:space="0" w:color="auto"/>
            <w:bottom w:val="none" w:sz="0" w:space="0" w:color="auto"/>
            <w:right w:val="none" w:sz="0" w:space="0" w:color="auto"/>
          </w:divBdr>
        </w:div>
        <w:div w:id="619537008">
          <w:marLeft w:val="480"/>
          <w:marRight w:val="0"/>
          <w:marTop w:val="0"/>
          <w:marBottom w:val="0"/>
          <w:divBdr>
            <w:top w:val="none" w:sz="0" w:space="0" w:color="auto"/>
            <w:left w:val="none" w:sz="0" w:space="0" w:color="auto"/>
            <w:bottom w:val="none" w:sz="0" w:space="0" w:color="auto"/>
            <w:right w:val="none" w:sz="0" w:space="0" w:color="auto"/>
          </w:divBdr>
        </w:div>
        <w:div w:id="424569560">
          <w:marLeft w:val="480"/>
          <w:marRight w:val="0"/>
          <w:marTop w:val="0"/>
          <w:marBottom w:val="0"/>
          <w:divBdr>
            <w:top w:val="none" w:sz="0" w:space="0" w:color="auto"/>
            <w:left w:val="none" w:sz="0" w:space="0" w:color="auto"/>
            <w:bottom w:val="none" w:sz="0" w:space="0" w:color="auto"/>
            <w:right w:val="none" w:sz="0" w:space="0" w:color="auto"/>
          </w:divBdr>
        </w:div>
        <w:div w:id="1004628542">
          <w:marLeft w:val="480"/>
          <w:marRight w:val="0"/>
          <w:marTop w:val="0"/>
          <w:marBottom w:val="0"/>
          <w:divBdr>
            <w:top w:val="none" w:sz="0" w:space="0" w:color="auto"/>
            <w:left w:val="none" w:sz="0" w:space="0" w:color="auto"/>
            <w:bottom w:val="none" w:sz="0" w:space="0" w:color="auto"/>
            <w:right w:val="none" w:sz="0" w:space="0" w:color="auto"/>
          </w:divBdr>
        </w:div>
        <w:div w:id="1821732271">
          <w:marLeft w:val="480"/>
          <w:marRight w:val="0"/>
          <w:marTop w:val="0"/>
          <w:marBottom w:val="0"/>
          <w:divBdr>
            <w:top w:val="none" w:sz="0" w:space="0" w:color="auto"/>
            <w:left w:val="none" w:sz="0" w:space="0" w:color="auto"/>
            <w:bottom w:val="none" w:sz="0" w:space="0" w:color="auto"/>
            <w:right w:val="none" w:sz="0" w:space="0" w:color="auto"/>
          </w:divBdr>
        </w:div>
        <w:div w:id="1422948498">
          <w:marLeft w:val="480"/>
          <w:marRight w:val="0"/>
          <w:marTop w:val="0"/>
          <w:marBottom w:val="0"/>
          <w:divBdr>
            <w:top w:val="none" w:sz="0" w:space="0" w:color="auto"/>
            <w:left w:val="none" w:sz="0" w:space="0" w:color="auto"/>
            <w:bottom w:val="none" w:sz="0" w:space="0" w:color="auto"/>
            <w:right w:val="none" w:sz="0" w:space="0" w:color="auto"/>
          </w:divBdr>
        </w:div>
        <w:div w:id="2011591575">
          <w:marLeft w:val="480"/>
          <w:marRight w:val="0"/>
          <w:marTop w:val="0"/>
          <w:marBottom w:val="0"/>
          <w:divBdr>
            <w:top w:val="none" w:sz="0" w:space="0" w:color="auto"/>
            <w:left w:val="none" w:sz="0" w:space="0" w:color="auto"/>
            <w:bottom w:val="none" w:sz="0" w:space="0" w:color="auto"/>
            <w:right w:val="none" w:sz="0" w:space="0" w:color="auto"/>
          </w:divBdr>
        </w:div>
        <w:div w:id="907030359">
          <w:marLeft w:val="480"/>
          <w:marRight w:val="0"/>
          <w:marTop w:val="0"/>
          <w:marBottom w:val="0"/>
          <w:divBdr>
            <w:top w:val="none" w:sz="0" w:space="0" w:color="auto"/>
            <w:left w:val="none" w:sz="0" w:space="0" w:color="auto"/>
            <w:bottom w:val="none" w:sz="0" w:space="0" w:color="auto"/>
            <w:right w:val="none" w:sz="0" w:space="0" w:color="auto"/>
          </w:divBdr>
        </w:div>
        <w:div w:id="342635448">
          <w:marLeft w:val="480"/>
          <w:marRight w:val="0"/>
          <w:marTop w:val="0"/>
          <w:marBottom w:val="0"/>
          <w:divBdr>
            <w:top w:val="none" w:sz="0" w:space="0" w:color="auto"/>
            <w:left w:val="none" w:sz="0" w:space="0" w:color="auto"/>
            <w:bottom w:val="none" w:sz="0" w:space="0" w:color="auto"/>
            <w:right w:val="none" w:sz="0" w:space="0" w:color="auto"/>
          </w:divBdr>
        </w:div>
        <w:div w:id="1303266600">
          <w:marLeft w:val="480"/>
          <w:marRight w:val="0"/>
          <w:marTop w:val="0"/>
          <w:marBottom w:val="0"/>
          <w:divBdr>
            <w:top w:val="none" w:sz="0" w:space="0" w:color="auto"/>
            <w:left w:val="none" w:sz="0" w:space="0" w:color="auto"/>
            <w:bottom w:val="none" w:sz="0" w:space="0" w:color="auto"/>
            <w:right w:val="none" w:sz="0" w:space="0" w:color="auto"/>
          </w:divBdr>
        </w:div>
        <w:div w:id="1899171909">
          <w:marLeft w:val="480"/>
          <w:marRight w:val="0"/>
          <w:marTop w:val="0"/>
          <w:marBottom w:val="0"/>
          <w:divBdr>
            <w:top w:val="none" w:sz="0" w:space="0" w:color="auto"/>
            <w:left w:val="none" w:sz="0" w:space="0" w:color="auto"/>
            <w:bottom w:val="none" w:sz="0" w:space="0" w:color="auto"/>
            <w:right w:val="none" w:sz="0" w:space="0" w:color="auto"/>
          </w:divBdr>
        </w:div>
        <w:div w:id="403995151">
          <w:marLeft w:val="480"/>
          <w:marRight w:val="0"/>
          <w:marTop w:val="0"/>
          <w:marBottom w:val="0"/>
          <w:divBdr>
            <w:top w:val="none" w:sz="0" w:space="0" w:color="auto"/>
            <w:left w:val="none" w:sz="0" w:space="0" w:color="auto"/>
            <w:bottom w:val="none" w:sz="0" w:space="0" w:color="auto"/>
            <w:right w:val="none" w:sz="0" w:space="0" w:color="auto"/>
          </w:divBdr>
        </w:div>
        <w:div w:id="1883864711">
          <w:marLeft w:val="480"/>
          <w:marRight w:val="0"/>
          <w:marTop w:val="0"/>
          <w:marBottom w:val="0"/>
          <w:divBdr>
            <w:top w:val="none" w:sz="0" w:space="0" w:color="auto"/>
            <w:left w:val="none" w:sz="0" w:space="0" w:color="auto"/>
            <w:bottom w:val="none" w:sz="0" w:space="0" w:color="auto"/>
            <w:right w:val="none" w:sz="0" w:space="0" w:color="auto"/>
          </w:divBdr>
        </w:div>
        <w:div w:id="887914304">
          <w:marLeft w:val="480"/>
          <w:marRight w:val="0"/>
          <w:marTop w:val="0"/>
          <w:marBottom w:val="0"/>
          <w:divBdr>
            <w:top w:val="none" w:sz="0" w:space="0" w:color="auto"/>
            <w:left w:val="none" w:sz="0" w:space="0" w:color="auto"/>
            <w:bottom w:val="none" w:sz="0" w:space="0" w:color="auto"/>
            <w:right w:val="none" w:sz="0" w:space="0" w:color="auto"/>
          </w:divBdr>
        </w:div>
        <w:div w:id="987978826">
          <w:marLeft w:val="480"/>
          <w:marRight w:val="0"/>
          <w:marTop w:val="0"/>
          <w:marBottom w:val="0"/>
          <w:divBdr>
            <w:top w:val="none" w:sz="0" w:space="0" w:color="auto"/>
            <w:left w:val="none" w:sz="0" w:space="0" w:color="auto"/>
            <w:bottom w:val="none" w:sz="0" w:space="0" w:color="auto"/>
            <w:right w:val="none" w:sz="0" w:space="0" w:color="auto"/>
          </w:divBdr>
        </w:div>
        <w:div w:id="840393622">
          <w:marLeft w:val="480"/>
          <w:marRight w:val="0"/>
          <w:marTop w:val="0"/>
          <w:marBottom w:val="0"/>
          <w:divBdr>
            <w:top w:val="none" w:sz="0" w:space="0" w:color="auto"/>
            <w:left w:val="none" w:sz="0" w:space="0" w:color="auto"/>
            <w:bottom w:val="none" w:sz="0" w:space="0" w:color="auto"/>
            <w:right w:val="none" w:sz="0" w:space="0" w:color="auto"/>
          </w:divBdr>
        </w:div>
        <w:div w:id="1627005828">
          <w:marLeft w:val="480"/>
          <w:marRight w:val="0"/>
          <w:marTop w:val="0"/>
          <w:marBottom w:val="0"/>
          <w:divBdr>
            <w:top w:val="none" w:sz="0" w:space="0" w:color="auto"/>
            <w:left w:val="none" w:sz="0" w:space="0" w:color="auto"/>
            <w:bottom w:val="none" w:sz="0" w:space="0" w:color="auto"/>
            <w:right w:val="none" w:sz="0" w:space="0" w:color="auto"/>
          </w:divBdr>
        </w:div>
        <w:div w:id="509758391">
          <w:marLeft w:val="480"/>
          <w:marRight w:val="0"/>
          <w:marTop w:val="0"/>
          <w:marBottom w:val="0"/>
          <w:divBdr>
            <w:top w:val="none" w:sz="0" w:space="0" w:color="auto"/>
            <w:left w:val="none" w:sz="0" w:space="0" w:color="auto"/>
            <w:bottom w:val="none" w:sz="0" w:space="0" w:color="auto"/>
            <w:right w:val="none" w:sz="0" w:space="0" w:color="auto"/>
          </w:divBdr>
        </w:div>
        <w:div w:id="1626349717">
          <w:marLeft w:val="480"/>
          <w:marRight w:val="0"/>
          <w:marTop w:val="0"/>
          <w:marBottom w:val="0"/>
          <w:divBdr>
            <w:top w:val="none" w:sz="0" w:space="0" w:color="auto"/>
            <w:left w:val="none" w:sz="0" w:space="0" w:color="auto"/>
            <w:bottom w:val="none" w:sz="0" w:space="0" w:color="auto"/>
            <w:right w:val="none" w:sz="0" w:space="0" w:color="auto"/>
          </w:divBdr>
        </w:div>
        <w:div w:id="1367103376">
          <w:marLeft w:val="480"/>
          <w:marRight w:val="0"/>
          <w:marTop w:val="0"/>
          <w:marBottom w:val="0"/>
          <w:divBdr>
            <w:top w:val="none" w:sz="0" w:space="0" w:color="auto"/>
            <w:left w:val="none" w:sz="0" w:space="0" w:color="auto"/>
            <w:bottom w:val="none" w:sz="0" w:space="0" w:color="auto"/>
            <w:right w:val="none" w:sz="0" w:space="0" w:color="auto"/>
          </w:divBdr>
        </w:div>
        <w:div w:id="1687751834">
          <w:marLeft w:val="480"/>
          <w:marRight w:val="0"/>
          <w:marTop w:val="0"/>
          <w:marBottom w:val="0"/>
          <w:divBdr>
            <w:top w:val="none" w:sz="0" w:space="0" w:color="auto"/>
            <w:left w:val="none" w:sz="0" w:space="0" w:color="auto"/>
            <w:bottom w:val="none" w:sz="0" w:space="0" w:color="auto"/>
            <w:right w:val="none" w:sz="0" w:space="0" w:color="auto"/>
          </w:divBdr>
        </w:div>
        <w:div w:id="339162646">
          <w:marLeft w:val="480"/>
          <w:marRight w:val="0"/>
          <w:marTop w:val="0"/>
          <w:marBottom w:val="0"/>
          <w:divBdr>
            <w:top w:val="none" w:sz="0" w:space="0" w:color="auto"/>
            <w:left w:val="none" w:sz="0" w:space="0" w:color="auto"/>
            <w:bottom w:val="none" w:sz="0" w:space="0" w:color="auto"/>
            <w:right w:val="none" w:sz="0" w:space="0" w:color="auto"/>
          </w:divBdr>
        </w:div>
        <w:div w:id="977421293">
          <w:marLeft w:val="480"/>
          <w:marRight w:val="0"/>
          <w:marTop w:val="0"/>
          <w:marBottom w:val="0"/>
          <w:divBdr>
            <w:top w:val="none" w:sz="0" w:space="0" w:color="auto"/>
            <w:left w:val="none" w:sz="0" w:space="0" w:color="auto"/>
            <w:bottom w:val="none" w:sz="0" w:space="0" w:color="auto"/>
            <w:right w:val="none" w:sz="0" w:space="0" w:color="auto"/>
          </w:divBdr>
        </w:div>
        <w:div w:id="587926914">
          <w:marLeft w:val="480"/>
          <w:marRight w:val="0"/>
          <w:marTop w:val="0"/>
          <w:marBottom w:val="0"/>
          <w:divBdr>
            <w:top w:val="none" w:sz="0" w:space="0" w:color="auto"/>
            <w:left w:val="none" w:sz="0" w:space="0" w:color="auto"/>
            <w:bottom w:val="none" w:sz="0" w:space="0" w:color="auto"/>
            <w:right w:val="none" w:sz="0" w:space="0" w:color="auto"/>
          </w:divBdr>
        </w:div>
        <w:div w:id="2060282312">
          <w:marLeft w:val="480"/>
          <w:marRight w:val="0"/>
          <w:marTop w:val="0"/>
          <w:marBottom w:val="0"/>
          <w:divBdr>
            <w:top w:val="none" w:sz="0" w:space="0" w:color="auto"/>
            <w:left w:val="none" w:sz="0" w:space="0" w:color="auto"/>
            <w:bottom w:val="none" w:sz="0" w:space="0" w:color="auto"/>
            <w:right w:val="none" w:sz="0" w:space="0" w:color="auto"/>
          </w:divBdr>
        </w:div>
        <w:div w:id="1854026015">
          <w:marLeft w:val="480"/>
          <w:marRight w:val="0"/>
          <w:marTop w:val="0"/>
          <w:marBottom w:val="0"/>
          <w:divBdr>
            <w:top w:val="none" w:sz="0" w:space="0" w:color="auto"/>
            <w:left w:val="none" w:sz="0" w:space="0" w:color="auto"/>
            <w:bottom w:val="none" w:sz="0" w:space="0" w:color="auto"/>
            <w:right w:val="none" w:sz="0" w:space="0" w:color="auto"/>
          </w:divBdr>
        </w:div>
        <w:div w:id="1770353432">
          <w:marLeft w:val="480"/>
          <w:marRight w:val="0"/>
          <w:marTop w:val="0"/>
          <w:marBottom w:val="0"/>
          <w:divBdr>
            <w:top w:val="none" w:sz="0" w:space="0" w:color="auto"/>
            <w:left w:val="none" w:sz="0" w:space="0" w:color="auto"/>
            <w:bottom w:val="none" w:sz="0" w:space="0" w:color="auto"/>
            <w:right w:val="none" w:sz="0" w:space="0" w:color="auto"/>
          </w:divBdr>
        </w:div>
        <w:div w:id="162821674">
          <w:marLeft w:val="480"/>
          <w:marRight w:val="0"/>
          <w:marTop w:val="0"/>
          <w:marBottom w:val="0"/>
          <w:divBdr>
            <w:top w:val="none" w:sz="0" w:space="0" w:color="auto"/>
            <w:left w:val="none" w:sz="0" w:space="0" w:color="auto"/>
            <w:bottom w:val="none" w:sz="0" w:space="0" w:color="auto"/>
            <w:right w:val="none" w:sz="0" w:space="0" w:color="auto"/>
          </w:divBdr>
        </w:div>
        <w:div w:id="732893711">
          <w:marLeft w:val="480"/>
          <w:marRight w:val="0"/>
          <w:marTop w:val="0"/>
          <w:marBottom w:val="0"/>
          <w:divBdr>
            <w:top w:val="none" w:sz="0" w:space="0" w:color="auto"/>
            <w:left w:val="none" w:sz="0" w:space="0" w:color="auto"/>
            <w:bottom w:val="none" w:sz="0" w:space="0" w:color="auto"/>
            <w:right w:val="none" w:sz="0" w:space="0" w:color="auto"/>
          </w:divBdr>
        </w:div>
        <w:div w:id="1116876163">
          <w:marLeft w:val="480"/>
          <w:marRight w:val="0"/>
          <w:marTop w:val="0"/>
          <w:marBottom w:val="0"/>
          <w:divBdr>
            <w:top w:val="none" w:sz="0" w:space="0" w:color="auto"/>
            <w:left w:val="none" w:sz="0" w:space="0" w:color="auto"/>
            <w:bottom w:val="none" w:sz="0" w:space="0" w:color="auto"/>
            <w:right w:val="none" w:sz="0" w:space="0" w:color="auto"/>
          </w:divBdr>
        </w:div>
        <w:div w:id="462315205">
          <w:marLeft w:val="480"/>
          <w:marRight w:val="0"/>
          <w:marTop w:val="0"/>
          <w:marBottom w:val="0"/>
          <w:divBdr>
            <w:top w:val="none" w:sz="0" w:space="0" w:color="auto"/>
            <w:left w:val="none" w:sz="0" w:space="0" w:color="auto"/>
            <w:bottom w:val="none" w:sz="0" w:space="0" w:color="auto"/>
            <w:right w:val="none" w:sz="0" w:space="0" w:color="auto"/>
          </w:divBdr>
        </w:div>
        <w:div w:id="1541622360">
          <w:marLeft w:val="480"/>
          <w:marRight w:val="0"/>
          <w:marTop w:val="0"/>
          <w:marBottom w:val="0"/>
          <w:divBdr>
            <w:top w:val="none" w:sz="0" w:space="0" w:color="auto"/>
            <w:left w:val="none" w:sz="0" w:space="0" w:color="auto"/>
            <w:bottom w:val="none" w:sz="0" w:space="0" w:color="auto"/>
            <w:right w:val="none" w:sz="0" w:space="0" w:color="auto"/>
          </w:divBdr>
        </w:div>
      </w:divsChild>
    </w:div>
    <w:div w:id="20054701">
      <w:bodyDiv w:val="1"/>
      <w:marLeft w:val="0"/>
      <w:marRight w:val="0"/>
      <w:marTop w:val="0"/>
      <w:marBottom w:val="0"/>
      <w:divBdr>
        <w:top w:val="none" w:sz="0" w:space="0" w:color="auto"/>
        <w:left w:val="none" w:sz="0" w:space="0" w:color="auto"/>
        <w:bottom w:val="none" w:sz="0" w:space="0" w:color="auto"/>
        <w:right w:val="none" w:sz="0" w:space="0" w:color="auto"/>
      </w:divBdr>
    </w:div>
    <w:div w:id="53050422">
      <w:bodyDiv w:val="1"/>
      <w:marLeft w:val="0"/>
      <w:marRight w:val="0"/>
      <w:marTop w:val="0"/>
      <w:marBottom w:val="0"/>
      <w:divBdr>
        <w:top w:val="none" w:sz="0" w:space="0" w:color="auto"/>
        <w:left w:val="none" w:sz="0" w:space="0" w:color="auto"/>
        <w:bottom w:val="none" w:sz="0" w:space="0" w:color="auto"/>
        <w:right w:val="none" w:sz="0" w:space="0" w:color="auto"/>
      </w:divBdr>
      <w:divsChild>
        <w:div w:id="1909149622">
          <w:marLeft w:val="480"/>
          <w:marRight w:val="0"/>
          <w:marTop w:val="0"/>
          <w:marBottom w:val="0"/>
          <w:divBdr>
            <w:top w:val="none" w:sz="0" w:space="0" w:color="auto"/>
            <w:left w:val="none" w:sz="0" w:space="0" w:color="auto"/>
            <w:bottom w:val="none" w:sz="0" w:space="0" w:color="auto"/>
            <w:right w:val="none" w:sz="0" w:space="0" w:color="auto"/>
          </w:divBdr>
        </w:div>
        <w:div w:id="1364134943">
          <w:marLeft w:val="480"/>
          <w:marRight w:val="0"/>
          <w:marTop w:val="0"/>
          <w:marBottom w:val="0"/>
          <w:divBdr>
            <w:top w:val="none" w:sz="0" w:space="0" w:color="auto"/>
            <w:left w:val="none" w:sz="0" w:space="0" w:color="auto"/>
            <w:bottom w:val="none" w:sz="0" w:space="0" w:color="auto"/>
            <w:right w:val="none" w:sz="0" w:space="0" w:color="auto"/>
          </w:divBdr>
        </w:div>
        <w:div w:id="1389843934">
          <w:marLeft w:val="480"/>
          <w:marRight w:val="0"/>
          <w:marTop w:val="0"/>
          <w:marBottom w:val="0"/>
          <w:divBdr>
            <w:top w:val="none" w:sz="0" w:space="0" w:color="auto"/>
            <w:left w:val="none" w:sz="0" w:space="0" w:color="auto"/>
            <w:bottom w:val="none" w:sz="0" w:space="0" w:color="auto"/>
            <w:right w:val="none" w:sz="0" w:space="0" w:color="auto"/>
          </w:divBdr>
        </w:div>
        <w:div w:id="37432814">
          <w:marLeft w:val="480"/>
          <w:marRight w:val="0"/>
          <w:marTop w:val="0"/>
          <w:marBottom w:val="0"/>
          <w:divBdr>
            <w:top w:val="none" w:sz="0" w:space="0" w:color="auto"/>
            <w:left w:val="none" w:sz="0" w:space="0" w:color="auto"/>
            <w:bottom w:val="none" w:sz="0" w:space="0" w:color="auto"/>
            <w:right w:val="none" w:sz="0" w:space="0" w:color="auto"/>
          </w:divBdr>
        </w:div>
        <w:div w:id="1057361881">
          <w:marLeft w:val="480"/>
          <w:marRight w:val="0"/>
          <w:marTop w:val="0"/>
          <w:marBottom w:val="0"/>
          <w:divBdr>
            <w:top w:val="none" w:sz="0" w:space="0" w:color="auto"/>
            <w:left w:val="none" w:sz="0" w:space="0" w:color="auto"/>
            <w:bottom w:val="none" w:sz="0" w:space="0" w:color="auto"/>
            <w:right w:val="none" w:sz="0" w:space="0" w:color="auto"/>
          </w:divBdr>
        </w:div>
        <w:div w:id="133720986">
          <w:marLeft w:val="480"/>
          <w:marRight w:val="0"/>
          <w:marTop w:val="0"/>
          <w:marBottom w:val="0"/>
          <w:divBdr>
            <w:top w:val="none" w:sz="0" w:space="0" w:color="auto"/>
            <w:left w:val="none" w:sz="0" w:space="0" w:color="auto"/>
            <w:bottom w:val="none" w:sz="0" w:space="0" w:color="auto"/>
            <w:right w:val="none" w:sz="0" w:space="0" w:color="auto"/>
          </w:divBdr>
        </w:div>
        <w:div w:id="560754483">
          <w:marLeft w:val="480"/>
          <w:marRight w:val="0"/>
          <w:marTop w:val="0"/>
          <w:marBottom w:val="0"/>
          <w:divBdr>
            <w:top w:val="none" w:sz="0" w:space="0" w:color="auto"/>
            <w:left w:val="none" w:sz="0" w:space="0" w:color="auto"/>
            <w:bottom w:val="none" w:sz="0" w:space="0" w:color="auto"/>
            <w:right w:val="none" w:sz="0" w:space="0" w:color="auto"/>
          </w:divBdr>
        </w:div>
        <w:div w:id="149636238">
          <w:marLeft w:val="480"/>
          <w:marRight w:val="0"/>
          <w:marTop w:val="0"/>
          <w:marBottom w:val="0"/>
          <w:divBdr>
            <w:top w:val="none" w:sz="0" w:space="0" w:color="auto"/>
            <w:left w:val="none" w:sz="0" w:space="0" w:color="auto"/>
            <w:bottom w:val="none" w:sz="0" w:space="0" w:color="auto"/>
            <w:right w:val="none" w:sz="0" w:space="0" w:color="auto"/>
          </w:divBdr>
        </w:div>
        <w:div w:id="1805614508">
          <w:marLeft w:val="480"/>
          <w:marRight w:val="0"/>
          <w:marTop w:val="0"/>
          <w:marBottom w:val="0"/>
          <w:divBdr>
            <w:top w:val="none" w:sz="0" w:space="0" w:color="auto"/>
            <w:left w:val="none" w:sz="0" w:space="0" w:color="auto"/>
            <w:bottom w:val="none" w:sz="0" w:space="0" w:color="auto"/>
            <w:right w:val="none" w:sz="0" w:space="0" w:color="auto"/>
          </w:divBdr>
        </w:div>
        <w:div w:id="1836610985">
          <w:marLeft w:val="480"/>
          <w:marRight w:val="0"/>
          <w:marTop w:val="0"/>
          <w:marBottom w:val="0"/>
          <w:divBdr>
            <w:top w:val="none" w:sz="0" w:space="0" w:color="auto"/>
            <w:left w:val="none" w:sz="0" w:space="0" w:color="auto"/>
            <w:bottom w:val="none" w:sz="0" w:space="0" w:color="auto"/>
            <w:right w:val="none" w:sz="0" w:space="0" w:color="auto"/>
          </w:divBdr>
        </w:div>
        <w:div w:id="592126548">
          <w:marLeft w:val="480"/>
          <w:marRight w:val="0"/>
          <w:marTop w:val="0"/>
          <w:marBottom w:val="0"/>
          <w:divBdr>
            <w:top w:val="none" w:sz="0" w:space="0" w:color="auto"/>
            <w:left w:val="none" w:sz="0" w:space="0" w:color="auto"/>
            <w:bottom w:val="none" w:sz="0" w:space="0" w:color="auto"/>
            <w:right w:val="none" w:sz="0" w:space="0" w:color="auto"/>
          </w:divBdr>
        </w:div>
        <w:div w:id="1915386693">
          <w:marLeft w:val="480"/>
          <w:marRight w:val="0"/>
          <w:marTop w:val="0"/>
          <w:marBottom w:val="0"/>
          <w:divBdr>
            <w:top w:val="none" w:sz="0" w:space="0" w:color="auto"/>
            <w:left w:val="none" w:sz="0" w:space="0" w:color="auto"/>
            <w:bottom w:val="none" w:sz="0" w:space="0" w:color="auto"/>
            <w:right w:val="none" w:sz="0" w:space="0" w:color="auto"/>
          </w:divBdr>
        </w:div>
        <w:div w:id="617487009">
          <w:marLeft w:val="480"/>
          <w:marRight w:val="0"/>
          <w:marTop w:val="0"/>
          <w:marBottom w:val="0"/>
          <w:divBdr>
            <w:top w:val="none" w:sz="0" w:space="0" w:color="auto"/>
            <w:left w:val="none" w:sz="0" w:space="0" w:color="auto"/>
            <w:bottom w:val="none" w:sz="0" w:space="0" w:color="auto"/>
            <w:right w:val="none" w:sz="0" w:space="0" w:color="auto"/>
          </w:divBdr>
        </w:div>
        <w:div w:id="1572230401">
          <w:marLeft w:val="480"/>
          <w:marRight w:val="0"/>
          <w:marTop w:val="0"/>
          <w:marBottom w:val="0"/>
          <w:divBdr>
            <w:top w:val="none" w:sz="0" w:space="0" w:color="auto"/>
            <w:left w:val="none" w:sz="0" w:space="0" w:color="auto"/>
            <w:bottom w:val="none" w:sz="0" w:space="0" w:color="auto"/>
            <w:right w:val="none" w:sz="0" w:space="0" w:color="auto"/>
          </w:divBdr>
        </w:div>
        <w:div w:id="833498409">
          <w:marLeft w:val="480"/>
          <w:marRight w:val="0"/>
          <w:marTop w:val="0"/>
          <w:marBottom w:val="0"/>
          <w:divBdr>
            <w:top w:val="none" w:sz="0" w:space="0" w:color="auto"/>
            <w:left w:val="none" w:sz="0" w:space="0" w:color="auto"/>
            <w:bottom w:val="none" w:sz="0" w:space="0" w:color="auto"/>
            <w:right w:val="none" w:sz="0" w:space="0" w:color="auto"/>
          </w:divBdr>
        </w:div>
        <w:div w:id="2023705677">
          <w:marLeft w:val="480"/>
          <w:marRight w:val="0"/>
          <w:marTop w:val="0"/>
          <w:marBottom w:val="0"/>
          <w:divBdr>
            <w:top w:val="none" w:sz="0" w:space="0" w:color="auto"/>
            <w:left w:val="none" w:sz="0" w:space="0" w:color="auto"/>
            <w:bottom w:val="none" w:sz="0" w:space="0" w:color="auto"/>
            <w:right w:val="none" w:sz="0" w:space="0" w:color="auto"/>
          </w:divBdr>
        </w:div>
        <w:div w:id="2027711964">
          <w:marLeft w:val="480"/>
          <w:marRight w:val="0"/>
          <w:marTop w:val="0"/>
          <w:marBottom w:val="0"/>
          <w:divBdr>
            <w:top w:val="none" w:sz="0" w:space="0" w:color="auto"/>
            <w:left w:val="none" w:sz="0" w:space="0" w:color="auto"/>
            <w:bottom w:val="none" w:sz="0" w:space="0" w:color="auto"/>
            <w:right w:val="none" w:sz="0" w:space="0" w:color="auto"/>
          </w:divBdr>
        </w:div>
        <w:div w:id="469636997">
          <w:marLeft w:val="480"/>
          <w:marRight w:val="0"/>
          <w:marTop w:val="0"/>
          <w:marBottom w:val="0"/>
          <w:divBdr>
            <w:top w:val="none" w:sz="0" w:space="0" w:color="auto"/>
            <w:left w:val="none" w:sz="0" w:space="0" w:color="auto"/>
            <w:bottom w:val="none" w:sz="0" w:space="0" w:color="auto"/>
            <w:right w:val="none" w:sz="0" w:space="0" w:color="auto"/>
          </w:divBdr>
        </w:div>
        <w:div w:id="557396713">
          <w:marLeft w:val="480"/>
          <w:marRight w:val="0"/>
          <w:marTop w:val="0"/>
          <w:marBottom w:val="0"/>
          <w:divBdr>
            <w:top w:val="none" w:sz="0" w:space="0" w:color="auto"/>
            <w:left w:val="none" w:sz="0" w:space="0" w:color="auto"/>
            <w:bottom w:val="none" w:sz="0" w:space="0" w:color="auto"/>
            <w:right w:val="none" w:sz="0" w:space="0" w:color="auto"/>
          </w:divBdr>
        </w:div>
        <w:div w:id="621617032">
          <w:marLeft w:val="480"/>
          <w:marRight w:val="0"/>
          <w:marTop w:val="0"/>
          <w:marBottom w:val="0"/>
          <w:divBdr>
            <w:top w:val="none" w:sz="0" w:space="0" w:color="auto"/>
            <w:left w:val="none" w:sz="0" w:space="0" w:color="auto"/>
            <w:bottom w:val="none" w:sz="0" w:space="0" w:color="auto"/>
            <w:right w:val="none" w:sz="0" w:space="0" w:color="auto"/>
          </w:divBdr>
        </w:div>
        <w:div w:id="416901409">
          <w:marLeft w:val="480"/>
          <w:marRight w:val="0"/>
          <w:marTop w:val="0"/>
          <w:marBottom w:val="0"/>
          <w:divBdr>
            <w:top w:val="none" w:sz="0" w:space="0" w:color="auto"/>
            <w:left w:val="none" w:sz="0" w:space="0" w:color="auto"/>
            <w:bottom w:val="none" w:sz="0" w:space="0" w:color="auto"/>
            <w:right w:val="none" w:sz="0" w:space="0" w:color="auto"/>
          </w:divBdr>
        </w:div>
        <w:div w:id="1541166797">
          <w:marLeft w:val="480"/>
          <w:marRight w:val="0"/>
          <w:marTop w:val="0"/>
          <w:marBottom w:val="0"/>
          <w:divBdr>
            <w:top w:val="none" w:sz="0" w:space="0" w:color="auto"/>
            <w:left w:val="none" w:sz="0" w:space="0" w:color="auto"/>
            <w:bottom w:val="none" w:sz="0" w:space="0" w:color="auto"/>
            <w:right w:val="none" w:sz="0" w:space="0" w:color="auto"/>
          </w:divBdr>
        </w:div>
        <w:div w:id="29572559">
          <w:marLeft w:val="480"/>
          <w:marRight w:val="0"/>
          <w:marTop w:val="0"/>
          <w:marBottom w:val="0"/>
          <w:divBdr>
            <w:top w:val="none" w:sz="0" w:space="0" w:color="auto"/>
            <w:left w:val="none" w:sz="0" w:space="0" w:color="auto"/>
            <w:bottom w:val="none" w:sz="0" w:space="0" w:color="auto"/>
            <w:right w:val="none" w:sz="0" w:space="0" w:color="auto"/>
          </w:divBdr>
        </w:div>
        <w:div w:id="1949312847">
          <w:marLeft w:val="480"/>
          <w:marRight w:val="0"/>
          <w:marTop w:val="0"/>
          <w:marBottom w:val="0"/>
          <w:divBdr>
            <w:top w:val="none" w:sz="0" w:space="0" w:color="auto"/>
            <w:left w:val="none" w:sz="0" w:space="0" w:color="auto"/>
            <w:bottom w:val="none" w:sz="0" w:space="0" w:color="auto"/>
            <w:right w:val="none" w:sz="0" w:space="0" w:color="auto"/>
          </w:divBdr>
        </w:div>
        <w:div w:id="1009285726">
          <w:marLeft w:val="480"/>
          <w:marRight w:val="0"/>
          <w:marTop w:val="0"/>
          <w:marBottom w:val="0"/>
          <w:divBdr>
            <w:top w:val="none" w:sz="0" w:space="0" w:color="auto"/>
            <w:left w:val="none" w:sz="0" w:space="0" w:color="auto"/>
            <w:bottom w:val="none" w:sz="0" w:space="0" w:color="auto"/>
            <w:right w:val="none" w:sz="0" w:space="0" w:color="auto"/>
          </w:divBdr>
        </w:div>
        <w:div w:id="294872586">
          <w:marLeft w:val="480"/>
          <w:marRight w:val="0"/>
          <w:marTop w:val="0"/>
          <w:marBottom w:val="0"/>
          <w:divBdr>
            <w:top w:val="none" w:sz="0" w:space="0" w:color="auto"/>
            <w:left w:val="none" w:sz="0" w:space="0" w:color="auto"/>
            <w:bottom w:val="none" w:sz="0" w:space="0" w:color="auto"/>
            <w:right w:val="none" w:sz="0" w:space="0" w:color="auto"/>
          </w:divBdr>
        </w:div>
        <w:div w:id="786047151">
          <w:marLeft w:val="480"/>
          <w:marRight w:val="0"/>
          <w:marTop w:val="0"/>
          <w:marBottom w:val="0"/>
          <w:divBdr>
            <w:top w:val="none" w:sz="0" w:space="0" w:color="auto"/>
            <w:left w:val="none" w:sz="0" w:space="0" w:color="auto"/>
            <w:bottom w:val="none" w:sz="0" w:space="0" w:color="auto"/>
            <w:right w:val="none" w:sz="0" w:space="0" w:color="auto"/>
          </w:divBdr>
        </w:div>
        <w:div w:id="1838185791">
          <w:marLeft w:val="480"/>
          <w:marRight w:val="0"/>
          <w:marTop w:val="0"/>
          <w:marBottom w:val="0"/>
          <w:divBdr>
            <w:top w:val="none" w:sz="0" w:space="0" w:color="auto"/>
            <w:left w:val="none" w:sz="0" w:space="0" w:color="auto"/>
            <w:bottom w:val="none" w:sz="0" w:space="0" w:color="auto"/>
            <w:right w:val="none" w:sz="0" w:space="0" w:color="auto"/>
          </w:divBdr>
        </w:div>
        <w:div w:id="887231265">
          <w:marLeft w:val="480"/>
          <w:marRight w:val="0"/>
          <w:marTop w:val="0"/>
          <w:marBottom w:val="0"/>
          <w:divBdr>
            <w:top w:val="none" w:sz="0" w:space="0" w:color="auto"/>
            <w:left w:val="none" w:sz="0" w:space="0" w:color="auto"/>
            <w:bottom w:val="none" w:sz="0" w:space="0" w:color="auto"/>
            <w:right w:val="none" w:sz="0" w:space="0" w:color="auto"/>
          </w:divBdr>
        </w:div>
        <w:div w:id="986982749">
          <w:marLeft w:val="480"/>
          <w:marRight w:val="0"/>
          <w:marTop w:val="0"/>
          <w:marBottom w:val="0"/>
          <w:divBdr>
            <w:top w:val="none" w:sz="0" w:space="0" w:color="auto"/>
            <w:left w:val="none" w:sz="0" w:space="0" w:color="auto"/>
            <w:bottom w:val="none" w:sz="0" w:space="0" w:color="auto"/>
            <w:right w:val="none" w:sz="0" w:space="0" w:color="auto"/>
          </w:divBdr>
        </w:div>
        <w:div w:id="857429083">
          <w:marLeft w:val="480"/>
          <w:marRight w:val="0"/>
          <w:marTop w:val="0"/>
          <w:marBottom w:val="0"/>
          <w:divBdr>
            <w:top w:val="none" w:sz="0" w:space="0" w:color="auto"/>
            <w:left w:val="none" w:sz="0" w:space="0" w:color="auto"/>
            <w:bottom w:val="none" w:sz="0" w:space="0" w:color="auto"/>
            <w:right w:val="none" w:sz="0" w:space="0" w:color="auto"/>
          </w:divBdr>
        </w:div>
        <w:div w:id="1631210057">
          <w:marLeft w:val="480"/>
          <w:marRight w:val="0"/>
          <w:marTop w:val="0"/>
          <w:marBottom w:val="0"/>
          <w:divBdr>
            <w:top w:val="none" w:sz="0" w:space="0" w:color="auto"/>
            <w:left w:val="none" w:sz="0" w:space="0" w:color="auto"/>
            <w:bottom w:val="none" w:sz="0" w:space="0" w:color="auto"/>
            <w:right w:val="none" w:sz="0" w:space="0" w:color="auto"/>
          </w:divBdr>
        </w:div>
        <w:div w:id="1916937034">
          <w:marLeft w:val="480"/>
          <w:marRight w:val="0"/>
          <w:marTop w:val="0"/>
          <w:marBottom w:val="0"/>
          <w:divBdr>
            <w:top w:val="none" w:sz="0" w:space="0" w:color="auto"/>
            <w:left w:val="none" w:sz="0" w:space="0" w:color="auto"/>
            <w:bottom w:val="none" w:sz="0" w:space="0" w:color="auto"/>
            <w:right w:val="none" w:sz="0" w:space="0" w:color="auto"/>
          </w:divBdr>
        </w:div>
        <w:div w:id="1315913320">
          <w:marLeft w:val="480"/>
          <w:marRight w:val="0"/>
          <w:marTop w:val="0"/>
          <w:marBottom w:val="0"/>
          <w:divBdr>
            <w:top w:val="none" w:sz="0" w:space="0" w:color="auto"/>
            <w:left w:val="none" w:sz="0" w:space="0" w:color="auto"/>
            <w:bottom w:val="none" w:sz="0" w:space="0" w:color="auto"/>
            <w:right w:val="none" w:sz="0" w:space="0" w:color="auto"/>
          </w:divBdr>
        </w:div>
        <w:div w:id="2064088804">
          <w:marLeft w:val="480"/>
          <w:marRight w:val="0"/>
          <w:marTop w:val="0"/>
          <w:marBottom w:val="0"/>
          <w:divBdr>
            <w:top w:val="none" w:sz="0" w:space="0" w:color="auto"/>
            <w:left w:val="none" w:sz="0" w:space="0" w:color="auto"/>
            <w:bottom w:val="none" w:sz="0" w:space="0" w:color="auto"/>
            <w:right w:val="none" w:sz="0" w:space="0" w:color="auto"/>
          </w:divBdr>
        </w:div>
        <w:div w:id="1515000368">
          <w:marLeft w:val="480"/>
          <w:marRight w:val="0"/>
          <w:marTop w:val="0"/>
          <w:marBottom w:val="0"/>
          <w:divBdr>
            <w:top w:val="none" w:sz="0" w:space="0" w:color="auto"/>
            <w:left w:val="none" w:sz="0" w:space="0" w:color="auto"/>
            <w:bottom w:val="none" w:sz="0" w:space="0" w:color="auto"/>
            <w:right w:val="none" w:sz="0" w:space="0" w:color="auto"/>
          </w:divBdr>
        </w:div>
        <w:div w:id="519702552">
          <w:marLeft w:val="480"/>
          <w:marRight w:val="0"/>
          <w:marTop w:val="0"/>
          <w:marBottom w:val="0"/>
          <w:divBdr>
            <w:top w:val="none" w:sz="0" w:space="0" w:color="auto"/>
            <w:left w:val="none" w:sz="0" w:space="0" w:color="auto"/>
            <w:bottom w:val="none" w:sz="0" w:space="0" w:color="auto"/>
            <w:right w:val="none" w:sz="0" w:space="0" w:color="auto"/>
          </w:divBdr>
        </w:div>
        <w:div w:id="902522390">
          <w:marLeft w:val="480"/>
          <w:marRight w:val="0"/>
          <w:marTop w:val="0"/>
          <w:marBottom w:val="0"/>
          <w:divBdr>
            <w:top w:val="none" w:sz="0" w:space="0" w:color="auto"/>
            <w:left w:val="none" w:sz="0" w:space="0" w:color="auto"/>
            <w:bottom w:val="none" w:sz="0" w:space="0" w:color="auto"/>
            <w:right w:val="none" w:sz="0" w:space="0" w:color="auto"/>
          </w:divBdr>
        </w:div>
        <w:div w:id="1595019467">
          <w:marLeft w:val="480"/>
          <w:marRight w:val="0"/>
          <w:marTop w:val="0"/>
          <w:marBottom w:val="0"/>
          <w:divBdr>
            <w:top w:val="none" w:sz="0" w:space="0" w:color="auto"/>
            <w:left w:val="none" w:sz="0" w:space="0" w:color="auto"/>
            <w:bottom w:val="none" w:sz="0" w:space="0" w:color="auto"/>
            <w:right w:val="none" w:sz="0" w:space="0" w:color="auto"/>
          </w:divBdr>
        </w:div>
        <w:div w:id="785586440">
          <w:marLeft w:val="480"/>
          <w:marRight w:val="0"/>
          <w:marTop w:val="0"/>
          <w:marBottom w:val="0"/>
          <w:divBdr>
            <w:top w:val="none" w:sz="0" w:space="0" w:color="auto"/>
            <w:left w:val="none" w:sz="0" w:space="0" w:color="auto"/>
            <w:bottom w:val="none" w:sz="0" w:space="0" w:color="auto"/>
            <w:right w:val="none" w:sz="0" w:space="0" w:color="auto"/>
          </w:divBdr>
        </w:div>
        <w:div w:id="1661621528">
          <w:marLeft w:val="480"/>
          <w:marRight w:val="0"/>
          <w:marTop w:val="0"/>
          <w:marBottom w:val="0"/>
          <w:divBdr>
            <w:top w:val="none" w:sz="0" w:space="0" w:color="auto"/>
            <w:left w:val="none" w:sz="0" w:space="0" w:color="auto"/>
            <w:bottom w:val="none" w:sz="0" w:space="0" w:color="auto"/>
            <w:right w:val="none" w:sz="0" w:space="0" w:color="auto"/>
          </w:divBdr>
        </w:div>
      </w:divsChild>
    </w:div>
    <w:div w:id="70660236">
      <w:bodyDiv w:val="1"/>
      <w:marLeft w:val="0"/>
      <w:marRight w:val="0"/>
      <w:marTop w:val="0"/>
      <w:marBottom w:val="0"/>
      <w:divBdr>
        <w:top w:val="none" w:sz="0" w:space="0" w:color="auto"/>
        <w:left w:val="none" w:sz="0" w:space="0" w:color="auto"/>
        <w:bottom w:val="none" w:sz="0" w:space="0" w:color="auto"/>
        <w:right w:val="none" w:sz="0" w:space="0" w:color="auto"/>
      </w:divBdr>
    </w:div>
    <w:div w:id="74598515">
      <w:bodyDiv w:val="1"/>
      <w:marLeft w:val="0"/>
      <w:marRight w:val="0"/>
      <w:marTop w:val="0"/>
      <w:marBottom w:val="0"/>
      <w:divBdr>
        <w:top w:val="none" w:sz="0" w:space="0" w:color="auto"/>
        <w:left w:val="none" w:sz="0" w:space="0" w:color="auto"/>
        <w:bottom w:val="none" w:sz="0" w:space="0" w:color="auto"/>
        <w:right w:val="none" w:sz="0" w:space="0" w:color="auto"/>
      </w:divBdr>
    </w:div>
    <w:div w:id="85810800">
      <w:bodyDiv w:val="1"/>
      <w:marLeft w:val="0"/>
      <w:marRight w:val="0"/>
      <w:marTop w:val="0"/>
      <w:marBottom w:val="0"/>
      <w:divBdr>
        <w:top w:val="none" w:sz="0" w:space="0" w:color="auto"/>
        <w:left w:val="none" w:sz="0" w:space="0" w:color="auto"/>
        <w:bottom w:val="none" w:sz="0" w:space="0" w:color="auto"/>
        <w:right w:val="none" w:sz="0" w:space="0" w:color="auto"/>
      </w:divBdr>
    </w:div>
    <w:div w:id="133719662">
      <w:bodyDiv w:val="1"/>
      <w:marLeft w:val="0"/>
      <w:marRight w:val="0"/>
      <w:marTop w:val="0"/>
      <w:marBottom w:val="0"/>
      <w:divBdr>
        <w:top w:val="none" w:sz="0" w:space="0" w:color="auto"/>
        <w:left w:val="none" w:sz="0" w:space="0" w:color="auto"/>
        <w:bottom w:val="none" w:sz="0" w:space="0" w:color="auto"/>
        <w:right w:val="none" w:sz="0" w:space="0" w:color="auto"/>
      </w:divBdr>
    </w:div>
    <w:div w:id="148517126">
      <w:bodyDiv w:val="1"/>
      <w:marLeft w:val="0"/>
      <w:marRight w:val="0"/>
      <w:marTop w:val="0"/>
      <w:marBottom w:val="0"/>
      <w:divBdr>
        <w:top w:val="none" w:sz="0" w:space="0" w:color="auto"/>
        <w:left w:val="none" w:sz="0" w:space="0" w:color="auto"/>
        <w:bottom w:val="none" w:sz="0" w:space="0" w:color="auto"/>
        <w:right w:val="none" w:sz="0" w:space="0" w:color="auto"/>
      </w:divBdr>
      <w:divsChild>
        <w:div w:id="1695305693">
          <w:marLeft w:val="480"/>
          <w:marRight w:val="0"/>
          <w:marTop w:val="0"/>
          <w:marBottom w:val="0"/>
          <w:divBdr>
            <w:top w:val="none" w:sz="0" w:space="0" w:color="auto"/>
            <w:left w:val="none" w:sz="0" w:space="0" w:color="auto"/>
            <w:bottom w:val="none" w:sz="0" w:space="0" w:color="auto"/>
            <w:right w:val="none" w:sz="0" w:space="0" w:color="auto"/>
          </w:divBdr>
        </w:div>
        <w:div w:id="1787848909">
          <w:marLeft w:val="480"/>
          <w:marRight w:val="0"/>
          <w:marTop w:val="0"/>
          <w:marBottom w:val="0"/>
          <w:divBdr>
            <w:top w:val="none" w:sz="0" w:space="0" w:color="auto"/>
            <w:left w:val="none" w:sz="0" w:space="0" w:color="auto"/>
            <w:bottom w:val="none" w:sz="0" w:space="0" w:color="auto"/>
            <w:right w:val="none" w:sz="0" w:space="0" w:color="auto"/>
          </w:divBdr>
        </w:div>
        <w:div w:id="1365059021">
          <w:marLeft w:val="480"/>
          <w:marRight w:val="0"/>
          <w:marTop w:val="0"/>
          <w:marBottom w:val="0"/>
          <w:divBdr>
            <w:top w:val="none" w:sz="0" w:space="0" w:color="auto"/>
            <w:left w:val="none" w:sz="0" w:space="0" w:color="auto"/>
            <w:bottom w:val="none" w:sz="0" w:space="0" w:color="auto"/>
            <w:right w:val="none" w:sz="0" w:space="0" w:color="auto"/>
          </w:divBdr>
        </w:div>
        <w:div w:id="370150576">
          <w:marLeft w:val="480"/>
          <w:marRight w:val="0"/>
          <w:marTop w:val="0"/>
          <w:marBottom w:val="0"/>
          <w:divBdr>
            <w:top w:val="none" w:sz="0" w:space="0" w:color="auto"/>
            <w:left w:val="none" w:sz="0" w:space="0" w:color="auto"/>
            <w:bottom w:val="none" w:sz="0" w:space="0" w:color="auto"/>
            <w:right w:val="none" w:sz="0" w:space="0" w:color="auto"/>
          </w:divBdr>
        </w:div>
        <w:div w:id="1939095932">
          <w:marLeft w:val="480"/>
          <w:marRight w:val="0"/>
          <w:marTop w:val="0"/>
          <w:marBottom w:val="0"/>
          <w:divBdr>
            <w:top w:val="none" w:sz="0" w:space="0" w:color="auto"/>
            <w:left w:val="none" w:sz="0" w:space="0" w:color="auto"/>
            <w:bottom w:val="none" w:sz="0" w:space="0" w:color="auto"/>
            <w:right w:val="none" w:sz="0" w:space="0" w:color="auto"/>
          </w:divBdr>
        </w:div>
        <w:div w:id="607977484">
          <w:marLeft w:val="480"/>
          <w:marRight w:val="0"/>
          <w:marTop w:val="0"/>
          <w:marBottom w:val="0"/>
          <w:divBdr>
            <w:top w:val="none" w:sz="0" w:space="0" w:color="auto"/>
            <w:left w:val="none" w:sz="0" w:space="0" w:color="auto"/>
            <w:bottom w:val="none" w:sz="0" w:space="0" w:color="auto"/>
            <w:right w:val="none" w:sz="0" w:space="0" w:color="auto"/>
          </w:divBdr>
        </w:div>
        <w:div w:id="965769535">
          <w:marLeft w:val="480"/>
          <w:marRight w:val="0"/>
          <w:marTop w:val="0"/>
          <w:marBottom w:val="0"/>
          <w:divBdr>
            <w:top w:val="none" w:sz="0" w:space="0" w:color="auto"/>
            <w:left w:val="none" w:sz="0" w:space="0" w:color="auto"/>
            <w:bottom w:val="none" w:sz="0" w:space="0" w:color="auto"/>
            <w:right w:val="none" w:sz="0" w:space="0" w:color="auto"/>
          </w:divBdr>
        </w:div>
        <w:div w:id="499780689">
          <w:marLeft w:val="480"/>
          <w:marRight w:val="0"/>
          <w:marTop w:val="0"/>
          <w:marBottom w:val="0"/>
          <w:divBdr>
            <w:top w:val="none" w:sz="0" w:space="0" w:color="auto"/>
            <w:left w:val="none" w:sz="0" w:space="0" w:color="auto"/>
            <w:bottom w:val="none" w:sz="0" w:space="0" w:color="auto"/>
            <w:right w:val="none" w:sz="0" w:space="0" w:color="auto"/>
          </w:divBdr>
        </w:div>
        <w:div w:id="661393143">
          <w:marLeft w:val="480"/>
          <w:marRight w:val="0"/>
          <w:marTop w:val="0"/>
          <w:marBottom w:val="0"/>
          <w:divBdr>
            <w:top w:val="none" w:sz="0" w:space="0" w:color="auto"/>
            <w:left w:val="none" w:sz="0" w:space="0" w:color="auto"/>
            <w:bottom w:val="none" w:sz="0" w:space="0" w:color="auto"/>
            <w:right w:val="none" w:sz="0" w:space="0" w:color="auto"/>
          </w:divBdr>
        </w:div>
        <w:div w:id="2020233383">
          <w:marLeft w:val="480"/>
          <w:marRight w:val="0"/>
          <w:marTop w:val="0"/>
          <w:marBottom w:val="0"/>
          <w:divBdr>
            <w:top w:val="none" w:sz="0" w:space="0" w:color="auto"/>
            <w:left w:val="none" w:sz="0" w:space="0" w:color="auto"/>
            <w:bottom w:val="none" w:sz="0" w:space="0" w:color="auto"/>
            <w:right w:val="none" w:sz="0" w:space="0" w:color="auto"/>
          </w:divBdr>
        </w:div>
        <w:div w:id="1389767812">
          <w:marLeft w:val="480"/>
          <w:marRight w:val="0"/>
          <w:marTop w:val="0"/>
          <w:marBottom w:val="0"/>
          <w:divBdr>
            <w:top w:val="none" w:sz="0" w:space="0" w:color="auto"/>
            <w:left w:val="none" w:sz="0" w:space="0" w:color="auto"/>
            <w:bottom w:val="none" w:sz="0" w:space="0" w:color="auto"/>
            <w:right w:val="none" w:sz="0" w:space="0" w:color="auto"/>
          </w:divBdr>
        </w:div>
        <w:div w:id="118765410">
          <w:marLeft w:val="480"/>
          <w:marRight w:val="0"/>
          <w:marTop w:val="0"/>
          <w:marBottom w:val="0"/>
          <w:divBdr>
            <w:top w:val="none" w:sz="0" w:space="0" w:color="auto"/>
            <w:left w:val="none" w:sz="0" w:space="0" w:color="auto"/>
            <w:bottom w:val="none" w:sz="0" w:space="0" w:color="auto"/>
            <w:right w:val="none" w:sz="0" w:space="0" w:color="auto"/>
          </w:divBdr>
        </w:div>
        <w:div w:id="660740935">
          <w:marLeft w:val="480"/>
          <w:marRight w:val="0"/>
          <w:marTop w:val="0"/>
          <w:marBottom w:val="0"/>
          <w:divBdr>
            <w:top w:val="none" w:sz="0" w:space="0" w:color="auto"/>
            <w:left w:val="none" w:sz="0" w:space="0" w:color="auto"/>
            <w:bottom w:val="none" w:sz="0" w:space="0" w:color="auto"/>
            <w:right w:val="none" w:sz="0" w:space="0" w:color="auto"/>
          </w:divBdr>
        </w:div>
        <w:div w:id="301034575">
          <w:marLeft w:val="480"/>
          <w:marRight w:val="0"/>
          <w:marTop w:val="0"/>
          <w:marBottom w:val="0"/>
          <w:divBdr>
            <w:top w:val="none" w:sz="0" w:space="0" w:color="auto"/>
            <w:left w:val="none" w:sz="0" w:space="0" w:color="auto"/>
            <w:bottom w:val="none" w:sz="0" w:space="0" w:color="auto"/>
            <w:right w:val="none" w:sz="0" w:space="0" w:color="auto"/>
          </w:divBdr>
        </w:div>
        <w:div w:id="1444500971">
          <w:marLeft w:val="480"/>
          <w:marRight w:val="0"/>
          <w:marTop w:val="0"/>
          <w:marBottom w:val="0"/>
          <w:divBdr>
            <w:top w:val="none" w:sz="0" w:space="0" w:color="auto"/>
            <w:left w:val="none" w:sz="0" w:space="0" w:color="auto"/>
            <w:bottom w:val="none" w:sz="0" w:space="0" w:color="auto"/>
            <w:right w:val="none" w:sz="0" w:space="0" w:color="auto"/>
          </w:divBdr>
        </w:div>
        <w:div w:id="1862664957">
          <w:marLeft w:val="480"/>
          <w:marRight w:val="0"/>
          <w:marTop w:val="0"/>
          <w:marBottom w:val="0"/>
          <w:divBdr>
            <w:top w:val="none" w:sz="0" w:space="0" w:color="auto"/>
            <w:left w:val="none" w:sz="0" w:space="0" w:color="auto"/>
            <w:bottom w:val="none" w:sz="0" w:space="0" w:color="auto"/>
            <w:right w:val="none" w:sz="0" w:space="0" w:color="auto"/>
          </w:divBdr>
        </w:div>
        <w:div w:id="1968511683">
          <w:marLeft w:val="480"/>
          <w:marRight w:val="0"/>
          <w:marTop w:val="0"/>
          <w:marBottom w:val="0"/>
          <w:divBdr>
            <w:top w:val="none" w:sz="0" w:space="0" w:color="auto"/>
            <w:left w:val="none" w:sz="0" w:space="0" w:color="auto"/>
            <w:bottom w:val="none" w:sz="0" w:space="0" w:color="auto"/>
            <w:right w:val="none" w:sz="0" w:space="0" w:color="auto"/>
          </w:divBdr>
        </w:div>
        <w:div w:id="2057076709">
          <w:marLeft w:val="480"/>
          <w:marRight w:val="0"/>
          <w:marTop w:val="0"/>
          <w:marBottom w:val="0"/>
          <w:divBdr>
            <w:top w:val="none" w:sz="0" w:space="0" w:color="auto"/>
            <w:left w:val="none" w:sz="0" w:space="0" w:color="auto"/>
            <w:bottom w:val="none" w:sz="0" w:space="0" w:color="auto"/>
            <w:right w:val="none" w:sz="0" w:space="0" w:color="auto"/>
          </w:divBdr>
        </w:div>
        <w:div w:id="1046875543">
          <w:marLeft w:val="480"/>
          <w:marRight w:val="0"/>
          <w:marTop w:val="0"/>
          <w:marBottom w:val="0"/>
          <w:divBdr>
            <w:top w:val="none" w:sz="0" w:space="0" w:color="auto"/>
            <w:left w:val="none" w:sz="0" w:space="0" w:color="auto"/>
            <w:bottom w:val="none" w:sz="0" w:space="0" w:color="auto"/>
            <w:right w:val="none" w:sz="0" w:space="0" w:color="auto"/>
          </w:divBdr>
        </w:div>
        <w:div w:id="2140566060">
          <w:marLeft w:val="480"/>
          <w:marRight w:val="0"/>
          <w:marTop w:val="0"/>
          <w:marBottom w:val="0"/>
          <w:divBdr>
            <w:top w:val="none" w:sz="0" w:space="0" w:color="auto"/>
            <w:left w:val="none" w:sz="0" w:space="0" w:color="auto"/>
            <w:bottom w:val="none" w:sz="0" w:space="0" w:color="auto"/>
            <w:right w:val="none" w:sz="0" w:space="0" w:color="auto"/>
          </w:divBdr>
        </w:div>
        <w:div w:id="1863477018">
          <w:marLeft w:val="480"/>
          <w:marRight w:val="0"/>
          <w:marTop w:val="0"/>
          <w:marBottom w:val="0"/>
          <w:divBdr>
            <w:top w:val="none" w:sz="0" w:space="0" w:color="auto"/>
            <w:left w:val="none" w:sz="0" w:space="0" w:color="auto"/>
            <w:bottom w:val="none" w:sz="0" w:space="0" w:color="auto"/>
            <w:right w:val="none" w:sz="0" w:space="0" w:color="auto"/>
          </w:divBdr>
        </w:div>
        <w:div w:id="1352297880">
          <w:marLeft w:val="480"/>
          <w:marRight w:val="0"/>
          <w:marTop w:val="0"/>
          <w:marBottom w:val="0"/>
          <w:divBdr>
            <w:top w:val="none" w:sz="0" w:space="0" w:color="auto"/>
            <w:left w:val="none" w:sz="0" w:space="0" w:color="auto"/>
            <w:bottom w:val="none" w:sz="0" w:space="0" w:color="auto"/>
            <w:right w:val="none" w:sz="0" w:space="0" w:color="auto"/>
          </w:divBdr>
        </w:div>
        <w:div w:id="1940798061">
          <w:marLeft w:val="480"/>
          <w:marRight w:val="0"/>
          <w:marTop w:val="0"/>
          <w:marBottom w:val="0"/>
          <w:divBdr>
            <w:top w:val="none" w:sz="0" w:space="0" w:color="auto"/>
            <w:left w:val="none" w:sz="0" w:space="0" w:color="auto"/>
            <w:bottom w:val="none" w:sz="0" w:space="0" w:color="auto"/>
            <w:right w:val="none" w:sz="0" w:space="0" w:color="auto"/>
          </w:divBdr>
        </w:div>
        <w:div w:id="1703242445">
          <w:marLeft w:val="480"/>
          <w:marRight w:val="0"/>
          <w:marTop w:val="0"/>
          <w:marBottom w:val="0"/>
          <w:divBdr>
            <w:top w:val="none" w:sz="0" w:space="0" w:color="auto"/>
            <w:left w:val="none" w:sz="0" w:space="0" w:color="auto"/>
            <w:bottom w:val="none" w:sz="0" w:space="0" w:color="auto"/>
            <w:right w:val="none" w:sz="0" w:space="0" w:color="auto"/>
          </w:divBdr>
        </w:div>
        <w:div w:id="1813789809">
          <w:marLeft w:val="480"/>
          <w:marRight w:val="0"/>
          <w:marTop w:val="0"/>
          <w:marBottom w:val="0"/>
          <w:divBdr>
            <w:top w:val="none" w:sz="0" w:space="0" w:color="auto"/>
            <w:left w:val="none" w:sz="0" w:space="0" w:color="auto"/>
            <w:bottom w:val="none" w:sz="0" w:space="0" w:color="auto"/>
            <w:right w:val="none" w:sz="0" w:space="0" w:color="auto"/>
          </w:divBdr>
        </w:div>
        <w:div w:id="2036998146">
          <w:marLeft w:val="480"/>
          <w:marRight w:val="0"/>
          <w:marTop w:val="0"/>
          <w:marBottom w:val="0"/>
          <w:divBdr>
            <w:top w:val="none" w:sz="0" w:space="0" w:color="auto"/>
            <w:left w:val="none" w:sz="0" w:space="0" w:color="auto"/>
            <w:bottom w:val="none" w:sz="0" w:space="0" w:color="auto"/>
            <w:right w:val="none" w:sz="0" w:space="0" w:color="auto"/>
          </w:divBdr>
        </w:div>
        <w:div w:id="1899365951">
          <w:marLeft w:val="480"/>
          <w:marRight w:val="0"/>
          <w:marTop w:val="0"/>
          <w:marBottom w:val="0"/>
          <w:divBdr>
            <w:top w:val="none" w:sz="0" w:space="0" w:color="auto"/>
            <w:left w:val="none" w:sz="0" w:space="0" w:color="auto"/>
            <w:bottom w:val="none" w:sz="0" w:space="0" w:color="auto"/>
            <w:right w:val="none" w:sz="0" w:space="0" w:color="auto"/>
          </w:divBdr>
        </w:div>
      </w:divsChild>
    </w:div>
    <w:div w:id="283729473">
      <w:bodyDiv w:val="1"/>
      <w:marLeft w:val="0"/>
      <w:marRight w:val="0"/>
      <w:marTop w:val="0"/>
      <w:marBottom w:val="0"/>
      <w:divBdr>
        <w:top w:val="none" w:sz="0" w:space="0" w:color="auto"/>
        <w:left w:val="none" w:sz="0" w:space="0" w:color="auto"/>
        <w:bottom w:val="none" w:sz="0" w:space="0" w:color="auto"/>
        <w:right w:val="none" w:sz="0" w:space="0" w:color="auto"/>
      </w:divBdr>
    </w:div>
    <w:div w:id="306936772">
      <w:bodyDiv w:val="1"/>
      <w:marLeft w:val="0"/>
      <w:marRight w:val="0"/>
      <w:marTop w:val="0"/>
      <w:marBottom w:val="0"/>
      <w:divBdr>
        <w:top w:val="none" w:sz="0" w:space="0" w:color="auto"/>
        <w:left w:val="none" w:sz="0" w:space="0" w:color="auto"/>
        <w:bottom w:val="none" w:sz="0" w:space="0" w:color="auto"/>
        <w:right w:val="none" w:sz="0" w:space="0" w:color="auto"/>
      </w:divBdr>
    </w:div>
    <w:div w:id="340744241">
      <w:bodyDiv w:val="1"/>
      <w:marLeft w:val="0"/>
      <w:marRight w:val="0"/>
      <w:marTop w:val="0"/>
      <w:marBottom w:val="0"/>
      <w:divBdr>
        <w:top w:val="none" w:sz="0" w:space="0" w:color="auto"/>
        <w:left w:val="none" w:sz="0" w:space="0" w:color="auto"/>
        <w:bottom w:val="none" w:sz="0" w:space="0" w:color="auto"/>
        <w:right w:val="none" w:sz="0" w:space="0" w:color="auto"/>
      </w:divBdr>
    </w:div>
    <w:div w:id="362633972">
      <w:bodyDiv w:val="1"/>
      <w:marLeft w:val="0"/>
      <w:marRight w:val="0"/>
      <w:marTop w:val="0"/>
      <w:marBottom w:val="0"/>
      <w:divBdr>
        <w:top w:val="none" w:sz="0" w:space="0" w:color="auto"/>
        <w:left w:val="none" w:sz="0" w:space="0" w:color="auto"/>
        <w:bottom w:val="none" w:sz="0" w:space="0" w:color="auto"/>
        <w:right w:val="none" w:sz="0" w:space="0" w:color="auto"/>
      </w:divBdr>
    </w:div>
    <w:div w:id="372534104">
      <w:bodyDiv w:val="1"/>
      <w:marLeft w:val="0"/>
      <w:marRight w:val="0"/>
      <w:marTop w:val="0"/>
      <w:marBottom w:val="0"/>
      <w:divBdr>
        <w:top w:val="none" w:sz="0" w:space="0" w:color="auto"/>
        <w:left w:val="none" w:sz="0" w:space="0" w:color="auto"/>
        <w:bottom w:val="none" w:sz="0" w:space="0" w:color="auto"/>
        <w:right w:val="none" w:sz="0" w:space="0" w:color="auto"/>
      </w:divBdr>
      <w:divsChild>
        <w:div w:id="821385156">
          <w:marLeft w:val="480"/>
          <w:marRight w:val="0"/>
          <w:marTop w:val="0"/>
          <w:marBottom w:val="0"/>
          <w:divBdr>
            <w:top w:val="none" w:sz="0" w:space="0" w:color="auto"/>
            <w:left w:val="none" w:sz="0" w:space="0" w:color="auto"/>
            <w:bottom w:val="none" w:sz="0" w:space="0" w:color="auto"/>
            <w:right w:val="none" w:sz="0" w:space="0" w:color="auto"/>
          </w:divBdr>
        </w:div>
        <w:div w:id="233857068">
          <w:marLeft w:val="480"/>
          <w:marRight w:val="0"/>
          <w:marTop w:val="0"/>
          <w:marBottom w:val="0"/>
          <w:divBdr>
            <w:top w:val="none" w:sz="0" w:space="0" w:color="auto"/>
            <w:left w:val="none" w:sz="0" w:space="0" w:color="auto"/>
            <w:bottom w:val="none" w:sz="0" w:space="0" w:color="auto"/>
            <w:right w:val="none" w:sz="0" w:space="0" w:color="auto"/>
          </w:divBdr>
        </w:div>
        <w:div w:id="847642756">
          <w:marLeft w:val="480"/>
          <w:marRight w:val="0"/>
          <w:marTop w:val="0"/>
          <w:marBottom w:val="0"/>
          <w:divBdr>
            <w:top w:val="none" w:sz="0" w:space="0" w:color="auto"/>
            <w:left w:val="none" w:sz="0" w:space="0" w:color="auto"/>
            <w:bottom w:val="none" w:sz="0" w:space="0" w:color="auto"/>
            <w:right w:val="none" w:sz="0" w:space="0" w:color="auto"/>
          </w:divBdr>
        </w:div>
        <w:div w:id="1819763982">
          <w:marLeft w:val="480"/>
          <w:marRight w:val="0"/>
          <w:marTop w:val="0"/>
          <w:marBottom w:val="0"/>
          <w:divBdr>
            <w:top w:val="none" w:sz="0" w:space="0" w:color="auto"/>
            <w:left w:val="none" w:sz="0" w:space="0" w:color="auto"/>
            <w:bottom w:val="none" w:sz="0" w:space="0" w:color="auto"/>
            <w:right w:val="none" w:sz="0" w:space="0" w:color="auto"/>
          </w:divBdr>
        </w:div>
        <w:div w:id="1732344348">
          <w:marLeft w:val="480"/>
          <w:marRight w:val="0"/>
          <w:marTop w:val="0"/>
          <w:marBottom w:val="0"/>
          <w:divBdr>
            <w:top w:val="none" w:sz="0" w:space="0" w:color="auto"/>
            <w:left w:val="none" w:sz="0" w:space="0" w:color="auto"/>
            <w:bottom w:val="none" w:sz="0" w:space="0" w:color="auto"/>
            <w:right w:val="none" w:sz="0" w:space="0" w:color="auto"/>
          </w:divBdr>
        </w:div>
        <w:div w:id="550579445">
          <w:marLeft w:val="480"/>
          <w:marRight w:val="0"/>
          <w:marTop w:val="0"/>
          <w:marBottom w:val="0"/>
          <w:divBdr>
            <w:top w:val="none" w:sz="0" w:space="0" w:color="auto"/>
            <w:left w:val="none" w:sz="0" w:space="0" w:color="auto"/>
            <w:bottom w:val="none" w:sz="0" w:space="0" w:color="auto"/>
            <w:right w:val="none" w:sz="0" w:space="0" w:color="auto"/>
          </w:divBdr>
        </w:div>
        <w:div w:id="1040669574">
          <w:marLeft w:val="480"/>
          <w:marRight w:val="0"/>
          <w:marTop w:val="0"/>
          <w:marBottom w:val="0"/>
          <w:divBdr>
            <w:top w:val="none" w:sz="0" w:space="0" w:color="auto"/>
            <w:left w:val="none" w:sz="0" w:space="0" w:color="auto"/>
            <w:bottom w:val="none" w:sz="0" w:space="0" w:color="auto"/>
            <w:right w:val="none" w:sz="0" w:space="0" w:color="auto"/>
          </w:divBdr>
        </w:div>
        <w:div w:id="882712961">
          <w:marLeft w:val="480"/>
          <w:marRight w:val="0"/>
          <w:marTop w:val="0"/>
          <w:marBottom w:val="0"/>
          <w:divBdr>
            <w:top w:val="none" w:sz="0" w:space="0" w:color="auto"/>
            <w:left w:val="none" w:sz="0" w:space="0" w:color="auto"/>
            <w:bottom w:val="none" w:sz="0" w:space="0" w:color="auto"/>
            <w:right w:val="none" w:sz="0" w:space="0" w:color="auto"/>
          </w:divBdr>
        </w:div>
        <w:div w:id="144780254">
          <w:marLeft w:val="480"/>
          <w:marRight w:val="0"/>
          <w:marTop w:val="0"/>
          <w:marBottom w:val="0"/>
          <w:divBdr>
            <w:top w:val="none" w:sz="0" w:space="0" w:color="auto"/>
            <w:left w:val="none" w:sz="0" w:space="0" w:color="auto"/>
            <w:bottom w:val="none" w:sz="0" w:space="0" w:color="auto"/>
            <w:right w:val="none" w:sz="0" w:space="0" w:color="auto"/>
          </w:divBdr>
        </w:div>
        <w:div w:id="2134014162">
          <w:marLeft w:val="480"/>
          <w:marRight w:val="0"/>
          <w:marTop w:val="0"/>
          <w:marBottom w:val="0"/>
          <w:divBdr>
            <w:top w:val="none" w:sz="0" w:space="0" w:color="auto"/>
            <w:left w:val="none" w:sz="0" w:space="0" w:color="auto"/>
            <w:bottom w:val="none" w:sz="0" w:space="0" w:color="auto"/>
            <w:right w:val="none" w:sz="0" w:space="0" w:color="auto"/>
          </w:divBdr>
        </w:div>
        <w:div w:id="1615016397">
          <w:marLeft w:val="480"/>
          <w:marRight w:val="0"/>
          <w:marTop w:val="0"/>
          <w:marBottom w:val="0"/>
          <w:divBdr>
            <w:top w:val="none" w:sz="0" w:space="0" w:color="auto"/>
            <w:left w:val="none" w:sz="0" w:space="0" w:color="auto"/>
            <w:bottom w:val="none" w:sz="0" w:space="0" w:color="auto"/>
            <w:right w:val="none" w:sz="0" w:space="0" w:color="auto"/>
          </w:divBdr>
        </w:div>
        <w:div w:id="1217861594">
          <w:marLeft w:val="480"/>
          <w:marRight w:val="0"/>
          <w:marTop w:val="0"/>
          <w:marBottom w:val="0"/>
          <w:divBdr>
            <w:top w:val="none" w:sz="0" w:space="0" w:color="auto"/>
            <w:left w:val="none" w:sz="0" w:space="0" w:color="auto"/>
            <w:bottom w:val="none" w:sz="0" w:space="0" w:color="auto"/>
            <w:right w:val="none" w:sz="0" w:space="0" w:color="auto"/>
          </w:divBdr>
        </w:div>
        <w:div w:id="524828655">
          <w:marLeft w:val="480"/>
          <w:marRight w:val="0"/>
          <w:marTop w:val="0"/>
          <w:marBottom w:val="0"/>
          <w:divBdr>
            <w:top w:val="none" w:sz="0" w:space="0" w:color="auto"/>
            <w:left w:val="none" w:sz="0" w:space="0" w:color="auto"/>
            <w:bottom w:val="none" w:sz="0" w:space="0" w:color="auto"/>
            <w:right w:val="none" w:sz="0" w:space="0" w:color="auto"/>
          </w:divBdr>
        </w:div>
        <w:div w:id="737820797">
          <w:marLeft w:val="480"/>
          <w:marRight w:val="0"/>
          <w:marTop w:val="0"/>
          <w:marBottom w:val="0"/>
          <w:divBdr>
            <w:top w:val="none" w:sz="0" w:space="0" w:color="auto"/>
            <w:left w:val="none" w:sz="0" w:space="0" w:color="auto"/>
            <w:bottom w:val="none" w:sz="0" w:space="0" w:color="auto"/>
            <w:right w:val="none" w:sz="0" w:space="0" w:color="auto"/>
          </w:divBdr>
        </w:div>
        <w:div w:id="1909881349">
          <w:marLeft w:val="480"/>
          <w:marRight w:val="0"/>
          <w:marTop w:val="0"/>
          <w:marBottom w:val="0"/>
          <w:divBdr>
            <w:top w:val="none" w:sz="0" w:space="0" w:color="auto"/>
            <w:left w:val="none" w:sz="0" w:space="0" w:color="auto"/>
            <w:bottom w:val="none" w:sz="0" w:space="0" w:color="auto"/>
            <w:right w:val="none" w:sz="0" w:space="0" w:color="auto"/>
          </w:divBdr>
        </w:div>
        <w:div w:id="1581476301">
          <w:marLeft w:val="480"/>
          <w:marRight w:val="0"/>
          <w:marTop w:val="0"/>
          <w:marBottom w:val="0"/>
          <w:divBdr>
            <w:top w:val="none" w:sz="0" w:space="0" w:color="auto"/>
            <w:left w:val="none" w:sz="0" w:space="0" w:color="auto"/>
            <w:bottom w:val="none" w:sz="0" w:space="0" w:color="auto"/>
            <w:right w:val="none" w:sz="0" w:space="0" w:color="auto"/>
          </w:divBdr>
        </w:div>
        <w:div w:id="336731127">
          <w:marLeft w:val="480"/>
          <w:marRight w:val="0"/>
          <w:marTop w:val="0"/>
          <w:marBottom w:val="0"/>
          <w:divBdr>
            <w:top w:val="none" w:sz="0" w:space="0" w:color="auto"/>
            <w:left w:val="none" w:sz="0" w:space="0" w:color="auto"/>
            <w:bottom w:val="none" w:sz="0" w:space="0" w:color="auto"/>
            <w:right w:val="none" w:sz="0" w:space="0" w:color="auto"/>
          </w:divBdr>
        </w:div>
        <w:div w:id="775902454">
          <w:marLeft w:val="480"/>
          <w:marRight w:val="0"/>
          <w:marTop w:val="0"/>
          <w:marBottom w:val="0"/>
          <w:divBdr>
            <w:top w:val="none" w:sz="0" w:space="0" w:color="auto"/>
            <w:left w:val="none" w:sz="0" w:space="0" w:color="auto"/>
            <w:bottom w:val="none" w:sz="0" w:space="0" w:color="auto"/>
            <w:right w:val="none" w:sz="0" w:space="0" w:color="auto"/>
          </w:divBdr>
        </w:div>
        <w:div w:id="2114469681">
          <w:marLeft w:val="480"/>
          <w:marRight w:val="0"/>
          <w:marTop w:val="0"/>
          <w:marBottom w:val="0"/>
          <w:divBdr>
            <w:top w:val="none" w:sz="0" w:space="0" w:color="auto"/>
            <w:left w:val="none" w:sz="0" w:space="0" w:color="auto"/>
            <w:bottom w:val="none" w:sz="0" w:space="0" w:color="auto"/>
            <w:right w:val="none" w:sz="0" w:space="0" w:color="auto"/>
          </w:divBdr>
        </w:div>
        <w:div w:id="1333559220">
          <w:marLeft w:val="480"/>
          <w:marRight w:val="0"/>
          <w:marTop w:val="0"/>
          <w:marBottom w:val="0"/>
          <w:divBdr>
            <w:top w:val="none" w:sz="0" w:space="0" w:color="auto"/>
            <w:left w:val="none" w:sz="0" w:space="0" w:color="auto"/>
            <w:bottom w:val="none" w:sz="0" w:space="0" w:color="auto"/>
            <w:right w:val="none" w:sz="0" w:space="0" w:color="auto"/>
          </w:divBdr>
        </w:div>
        <w:div w:id="1534075848">
          <w:marLeft w:val="480"/>
          <w:marRight w:val="0"/>
          <w:marTop w:val="0"/>
          <w:marBottom w:val="0"/>
          <w:divBdr>
            <w:top w:val="none" w:sz="0" w:space="0" w:color="auto"/>
            <w:left w:val="none" w:sz="0" w:space="0" w:color="auto"/>
            <w:bottom w:val="none" w:sz="0" w:space="0" w:color="auto"/>
            <w:right w:val="none" w:sz="0" w:space="0" w:color="auto"/>
          </w:divBdr>
        </w:div>
        <w:div w:id="1150630995">
          <w:marLeft w:val="480"/>
          <w:marRight w:val="0"/>
          <w:marTop w:val="0"/>
          <w:marBottom w:val="0"/>
          <w:divBdr>
            <w:top w:val="none" w:sz="0" w:space="0" w:color="auto"/>
            <w:left w:val="none" w:sz="0" w:space="0" w:color="auto"/>
            <w:bottom w:val="none" w:sz="0" w:space="0" w:color="auto"/>
            <w:right w:val="none" w:sz="0" w:space="0" w:color="auto"/>
          </w:divBdr>
        </w:div>
        <w:div w:id="712970202">
          <w:marLeft w:val="480"/>
          <w:marRight w:val="0"/>
          <w:marTop w:val="0"/>
          <w:marBottom w:val="0"/>
          <w:divBdr>
            <w:top w:val="none" w:sz="0" w:space="0" w:color="auto"/>
            <w:left w:val="none" w:sz="0" w:space="0" w:color="auto"/>
            <w:bottom w:val="none" w:sz="0" w:space="0" w:color="auto"/>
            <w:right w:val="none" w:sz="0" w:space="0" w:color="auto"/>
          </w:divBdr>
        </w:div>
        <w:div w:id="1831678213">
          <w:marLeft w:val="480"/>
          <w:marRight w:val="0"/>
          <w:marTop w:val="0"/>
          <w:marBottom w:val="0"/>
          <w:divBdr>
            <w:top w:val="none" w:sz="0" w:space="0" w:color="auto"/>
            <w:left w:val="none" w:sz="0" w:space="0" w:color="auto"/>
            <w:bottom w:val="none" w:sz="0" w:space="0" w:color="auto"/>
            <w:right w:val="none" w:sz="0" w:space="0" w:color="auto"/>
          </w:divBdr>
        </w:div>
        <w:div w:id="124786346">
          <w:marLeft w:val="480"/>
          <w:marRight w:val="0"/>
          <w:marTop w:val="0"/>
          <w:marBottom w:val="0"/>
          <w:divBdr>
            <w:top w:val="none" w:sz="0" w:space="0" w:color="auto"/>
            <w:left w:val="none" w:sz="0" w:space="0" w:color="auto"/>
            <w:bottom w:val="none" w:sz="0" w:space="0" w:color="auto"/>
            <w:right w:val="none" w:sz="0" w:space="0" w:color="auto"/>
          </w:divBdr>
        </w:div>
        <w:div w:id="1303464623">
          <w:marLeft w:val="480"/>
          <w:marRight w:val="0"/>
          <w:marTop w:val="0"/>
          <w:marBottom w:val="0"/>
          <w:divBdr>
            <w:top w:val="none" w:sz="0" w:space="0" w:color="auto"/>
            <w:left w:val="none" w:sz="0" w:space="0" w:color="auto"/>
            <w:bottom w:val="none" w:sz="0" w:space="0" w:color="auto"/>
            <w:right w:val="none" w:sz="0" w:space="0" w:color="auto"/>
          </w:divBdr>
        </w:div>
        <w:div w:id="176623744">
          <w:marLeft w:val="480"/>
          <w:marRight w:val="0"/>
          <w:marTop w:val="0"/>
          <w:marBottom w:val="0"/>
          <w:divBdr>
            <w:top w:val="none" w:sz="0" w:space="0" w:color="auto"/>
            <w:left w:val="none" w:sz="0" w:space="0" w:color="auto"/>
            <w:bottom w:val="none" w:sz="0" w:space="0" w:color="auto"/>
            <w:right w:val="none" w:sz="0" w:space="0" w:color="auto"/>
          </w:divBdr>
        </w:div>
      </w:divsChild>
    </w:div>
    <w:div w:id="408382569">
      <w:bodyDiv w:val="1"/>
      <w:marLeft w:val="0"/>
      <w:marRight w:val="0"/>
      <w:marTop w:val="0"/>
      <w:marBottom w:val="0"/>
      <w:divBdr>
        <w:top w:val="none" w:sz="0" w:space="0" w:color="auto"/>
        <w:left w:val="none" w:sz="0" w:space="0" w:color="auto"/>
        <w:bottom w:val="none" w:sz="0" w:space="0" w:color="auto"/>
        <w:right w:val="none" w:sz="0" w:space="0" w:color="auto"/>
      </w:divBdr>
    </w:div>
    <w:div w:id="418137216">
      <w:bodyDiv w:val="1"/>
      <w:marLeft w:val="0"/>
      <w:marRight w:val="0"/>
      <w:marTop w:val="0"/>
      <w:marBottom w:val="0"/>
      <w:divBdr>
        <w:top w:val="none" w:sz="0" w:space="0" w:color="auto"/>
        <w:left w:val="none" w:sz="0" w:space="0" w:color="auto"/>
        <w:bottom w:val="none" w:sz="0" w:space="0" w:color="auto"/>
        <w:right w:val="none" w:sz="0" w:space="0" w:color="auto"/>
      </w:divBdr>
    </w:div>
    <w:div w:id="442191612">
      <w:bodyDiv w:val="1"/>
      <w:marLeft w:val="0"/>
      <w:marRight w:val="0"/>
      <w:marTop w:val="0"/>
      <w:marBottom w:val="0"/>
      <w:divBdr>
        <w:top w:val="none" w:sz="0" w:space="0" w:color="auto"/>
        <w:left w:val="none" w:sz="0" w:space="0" w:color="auto"/>
        <w:bottom w:val="none" w:sz="0" w:space="0" w:color="auto"/>
        <w:right w:val="none" w:sz="0" w:space="0" w:color="auto"/>
      </w:divBdr>
    </w:div>
    <w:div w:id="487208512">
      <w:bodyDiv w:val="1"/>
      <w:marLeft w:val="0"/>
      <w:marRight w:val="0"/>
      <w:marTop w:val="0"/>
      <w:marBottom w:val="0"/>
      <w:divBdr>
        <w:top w:val="none" w:sz="0" w:space="0" w:color="auto"/>
        <w:left w:val="none" w:sz="0" w:space="0" w:color="auto"/>
        <w:bottom w:val="none" w:sz="0" w:space="0" w:color="auto"/>
        <w:right w:val="none" w:sz="0" w:space="0" w:color="auto"/>
      </w:divBdr>
    </w:div>
    <w:div w:id="491070633">
      <w:bodyDiv w:val="1"/>
      <w:marLeft w:val="0"/>
      <w:marRight w:val="0"/>
      <w:marTop w:val="0"/>
      <w:marBottom w:val="0"/>
      <w:divBdr>
        <w:top w:val="none" w:sz="0" w:space="0" w:color="auto"/>
        <w:left w:val="none" w:sz="0" w:space="0" w:color="auto"/>
        <w:bottom w:val="none" w:sz="0" w:space="0" w:color="auto"/>
        <w:right w:val="none" w:sz="0" w:space="0" w:color="auto"/>
      </w:divBdr>
    </w:div>
    <w:div w:id="529614553">
      <w:bodyDiv w:val="1"/>
      <w:marLeft w:val="0"/>
      <w:marRight w:val="0"/>
      <w:marTop w:val="0"/>
      <w:marBottom w:val="0"/>
      <w:divBdr>
        <w:top w:val="none" w:sz="0" w:space="0" w:color="auto"/>
        <w:left w:val="none" w:sz="0" w:space="0" w:color="auto"/>
        <w:bottom w:val="none" w:sz="0" w:space="0" w:color="auto"/>
        <w:right w:val="none" w:sz="0" w:space="0" w:color="auto"/>
      </w:divBdr>
    </w:div>
    <w:div w:id="531190223">
      <w:bodyDiv w:val="1"/>
      <w:marLeft w:val="0"/>
      <w:marRight w:val="0"/>
      <w:marTop w:val="0"/>
      <w:marBottom w:val="0"/>
      <w:divBdr>
        <w:top w:val="none" w:sz="0" w:space="0" w:color="auto"/>
        <w:left w:val="none" w:sz="0" w:space="0" w:color="auto"/>
        <w:bottom w:val="none" w:sz="0" w:space="0" w:color="auto"/>
        <w:right w:val="none" w:sz="0" w:space="0" w:color="auto"/>
      </w:divBdr>
    </w:div>
    <w:div w:id="554388172">
      <w:bodyDiv w:val="1"/>
      <w:marLeft w:val="0"/>
      <w:marRight w:val="0"/>
      <w:marTop w:val="0"/>
      <w:marBottom w:val="0"/>
      <w:divBdr>
        <w:top w:val="none" w:sz="0" w:space="0" w:color="auto"/>
        <w:left w:val="none" w:sz="0" w:space="0" w:color="auto"/>
        <w:bottom w:val="none" w:sz="0" w:space="0" w:color="auto"/>
        <w:right w:val="none" w:sz="0" w:space="0" w:color="auto"/>
      </w:divBdr>
      <w:divsChild>
        <w:div w:id="1991473070">
          <w:marLeft w:val="480"/>
          <w:marRight w:val="0"/>
          <w:marTop w:val="0"/>
          <w:marBottom w:val="0"/>
          <w:divBdr>
            <w:top w:val="none" w:sz="0" w:space="0" w:color="auto"/>
            <w:left w:val="none" w:sz="0" w:space="0" w:color="auto"/>
            <w:bottom w:val="none" w:sz="0" w:space="0" w:color="auto"/>
            <w:right w:val="none" w:sz="0" w:space="0" w:color="auto"/>
          </w:divBdr>
        </w:div>
        <w:div w:id="2105302585">
          <w:marLeft w:val="480"/>
          <w:marRight w:val="0"/>
          <w:marTop w:val="0"/>
          <w:marBottom w:val="0"/>
          <w:divBdr>
            <w:top w:val="none" w:sz="0" w:space="0" w:color="auto"/>
            <w:left w:val="none" w:sz="0" w:space="0" w:color="auto"/>
            <w:bottom w:val="none" w:sz="0" w:space="0" w:color="auto"/>
            <w:right w:val="none" w:sz="0" w:space="0" w:color="auto"/>
          </w:divBdr>
        </w:div>
        <w:div w:id="1939673776">
          <w:marLeft w:val="480"/>
          <w:marRight w:val="0"/>
          <w:marTop w:val="0"/>
          <w:marBottom w:val="0"/>
          <w:divBdr>
            <w:top w:val="none" w:sz="0" w:space="0" w:color="auto"/>
            <w:left w:val="none" w:sz="0" w:space="0" w:color="auto"/>
            <w:bottom w:val="none" w:sz="0" w:space="0" w:color="auto"/>
            <w:right w:val="none" w:sz="0" w:space="0" w:color="auto"/>
          </w:divBdr>
        </w:div>
        <w:div w:id="596984750">
          <w:marLeft w:val="480"/>
          <w:marRight w:val="0"/>
          <w:marTop w:val="0"/>
          <w:marBottom w:val="0"/>
          <w:divBdr>
            <w:top w:val="none" w:sz="0" w:space="0" w:color="auto"/>
            <w:left w:val="none" w:sz="0" w:space="0" w:color="auto"/>
            <w:bottom w:val="none" w:sz="0" w:space="0" w:color="auto"/>
            <w:right w:val="none" w:sz="0" w:space="0" w:color="auto"/>
          </w:divBdr>
        </w:div>
        <w:div w:id="637565371">
          <w:marLeft w:val="480"/>
          <w:marRight w:val="0"/>
          <w:marTop w:val="0"/>
          <w:marBottom w:val="0"/>
          <w:divBdr>
            <w:top w:val="none" w:sz="0" w:space="0" w:color="auto"/>
            <w:left w:val="none" w:sz="0" w:space="0" w:color="auto"/>
            <w:bottom w:val="none" w:sz="0" w:space="0" w:color="auto"/>
            <w:right w:val="none" w:sz="0" w:space="0" w:color="auto"/>
          </w:divBdr>
        </w:div>
        <w:div w:id="1712609010">
          <w:marLeft w:val="480"/>
          <w:marRight w:val="0"/>
          <w:marTop w:val="0"/>
          <w:marBottom w:val="0"/>
          <w:divBdr>
            <w:top w:val="none" w:sz="0" w:space="0" w:color="auto"/>
            <w:left w:val="none" w:sz="0" w:space="0" w:color="auto"/>
            <w:bottom w:val="none" w:sz="0" w:space="0" w:color="auto"/>
            <w:right w:val="none" w:sz="0" w:space="0" w:color="auto"/>
          </w:divBdr>
        </w:div>
        <w:div w:id="1469057042">
          <w:marLeft w:val="480"/>
          <w:marRight w:val="0"/>
          <w:marTop w:val="0"/>
          <w:marBottom w:val="0"/>
          <w:divBdr>
            <w:top w:val="none" w:sz="0" w:space="0" w:color="auto"/>
            <w:left w:val="none" w:sz="0" w:space="0" w:color="auto"/>
            <w:bottom w:val="none" w:sz="0" w:space="0" w:color="auto"/>
            <w:right w:val="none" w:sz="0" w:space="0" w:color="auto"/>
          </w:divBdr>
        </w:div>
        <w:div w:id="1527013531">
          <w:marLeft w:val="480"/>
          <w:marRight w:val="0"/>
          <w:marTop w:val="0"/>
          <w:marBottom w:val="0"/>
          <w:divBdr>
            <w:top w:val="none" w:sz="0" w:space="0" w:color="auto"/>
            <w:left w:val="none" w:sz="0" w:space="0" w:color="auto"/>
            <w:bottom w:val="none" w:sz="0" w:space="0" w:color="auto"/>
            <w:right w:val="none" w:sz="0" w:space="0" w:color="auto"/>
          </w:divBdr>
        </w:div>
        <w:div w:id="270624279">
          <w:marLeft w:val="480"/>
          <w:marRight w:val="0"/>
          <w:marTop w:val="0"/>
          <w:marBottom w:val="0"/>
          <w:divBdr>
            <w:top w:val="none" w:sz="0" w:space="0" w:color="auto"/>
            <w:left w:val="none" w:sz="0" w:space="0" w:color="auto"/>
            <w:bottom w:val="none" w:sz="0" w:space="0" w:color="auto"/>
            <w:right w:val="none" w:sz="0" w:space="0" w:color="auto"/>
          </w:divBdr>
        </w:div>
        <w:div w:id="1336884372">
          <w:marLeft w:val="480"/>
          <w:marRight w:val="0"/>
          <w:marTop w:val="0"/>
          <w:marBottom w:val="0"/>
          <w:divBdr>
            <w:top w:val="none" w:sz="0" w:space="0" w:color="auto"/>
            <w:left w:val="none" w:sz="0" w:space="0" w:color="auto"/>
            <w:bottom w:val="none" w:sz="0" w:space="0" w:color="auto"/>
            <w:right w:val="none" w:sz="0" w:space="0" w:color="auto"/>
          </w:divBdr>
        </w:div>
        <w:div w:id="215816872">
          <w:marLeft w:val="480"/>
          <w:marRight w:val="0"/>
          <w:marTop w:val="0"/>
          <w:marBottom w:val="0"/>
          <w:divBdr>
            <w:top w:val="none" w:sz="0" w:space="0" w:color="auto"/>
            <w:left w:val="none" w:sz="0" w:space="0" w:color="auto"/>
            <w:bottom w:val="none" w:sz="0" w:space="0" w:color="auto"/>
            <w:right w:val="none" w:sz="0" w:space="0" w:color="auto"/>
          </w:divBdr>
        </w:div>
        <w:div w:id="325789025">
          <w:marLeft w:val="480"/>
          <w:marRight w:val="0"/>
          <w:marTop w:val="0"/>
          <w:marBottom w:val="0"/>
          <w:divBdr>
            <w:top w:val="none" w:sz="0" w:space="0" w:color="auto"/>
            <w:left w:val="none" w:sz="0" w:space="0" w:color="auto"/>
            <w:bottom w:val="none" w:sz="0" w:space="0" w:color="auto"/>
            <w:right w:val="none" w:sz="0" w:space="0" w:color="auto"/>
          </w:divBdr>
        </w:div>
        <w:div w:id="1583299866">
          <w:marLeft w:val="480"/>
          <w:marRight w:val="0"/>
          <w:marTop w:val="0"/>
          <w:marBottom w:val="0"/>
          <w:divBdr>
            <w:top w:val="none" w:sz="0" w:space="0" w:color="auto"/>
            <w:left w:val="none" w:sz="0" w:space="0" w:color="auto"/>
            <w:bottom w:val="none" w:sz="0" w:space="0" w:color="auto"/>
            <w:right w:val="none" w:sz="0" w:space="0" w:color="auto"/>
          </w:divBdr>
        </w:div>
        <w:div w:id="1332685069">
          <w:marLeft w:val="480"/>
          <w:marRight w:val="0"/>
          <w:marTop w:val="0"/>
          <w:marBottom w:val="0"/>
          <w:divBdr>
            <w:top w:val="none" w:sz="0" w:space="0" w:color="auto"/>
            <w:left w:val="none" w:sz="0" w:space="0" w:color="auto"/>
            <w:bottom w:val="none" w:sz="0" w:space="0" w:color="auto"/>
            <w:right w:val="none" w:sz="0" w:space="0" w:color="auto"/>
          </w:divBdr>
        </w:div>
        <w:div w:id="255552769">
          <w:marLeft w:val="480"/>
          <w:marRight w:val="0"/>
          <w:marTop w:val="0"/>
          <w:marBottom w:val="0"/>
          <w:divBdr>
            <w:top w:val="none" w:sz="0" w:space="0" w:color="auto"/>
            <w:left w:val="none" w:sz="0" w:space="0" w:color="auto"/>
            <w:bottom w:val="none" w:sz="0" w:space="0" w:color="auto"/>
            <w:right w:val="none" w:sz="0" w:space="0" w:color="auto"/>
          </w:divBdr>
        </w:div>
        <w:div w:id="1038353346">
          <w:marLeft w:val="480"/>
          <w:marRight w:val="0"/>
          <w:marTop w:val="0"/>
          <w:marBottom w:val="0"/>
          <w:divBdr>
            <w:top w:val="none" w:sz="0" w:space="0" w:color="auto"/>
            <w:left w:val="none" w:sz="0" w:space="0" w:color="auto"/>
            <w:bottom w:val="none" w:sz="0" w:space="0" w:color="auto"/>
            <w:right w:val="none" w:sz="0" w:space="0" w:color="auto"/>
          </w:divBdr>
        </w:div>
        <w:div w:id="140582851">
          <w:marLeft w:val="480"/>
          <w:marRight w:val="0"/>
          <w:marTop w:val="0"/>
          <w:marBottom w:val="0"/>
          <w:divBdr>
            <w:top w:val="none" w:sz="0" w:space="0" w:color="auto"/>
            <w:left w:val="none" w:sz="0" w:space="0" w:color="auto"/>
            <w:bottom w:val="none" w:sz="0" w:space="0" w:color="auto"/>
            <w:right w:val="none" w:sz="0" w:space="0" w:color="auto"/>
          </w:divBdr>
        </w:div>
        <w:div w:id="233131715">
          <w:marLeft w:val="480"/>
          <w:marRight w:val="0"/>
          <w:marTop w:val="0"/>
          <w:marBottom w:val="0"/>
          <w:divBdr>
            <w:top w:val="none" w:sz="0" w:space="0" w:color="auto"/>
            <w:left w:val="none" w:sz="0" w:space="0" w:color="auto"/>
            <w:bottom w:val="none" w:sz="0" w:space="0" w:color="auto"/>
            <w:right w:val="none" w:sz="0" w:space="0" w:color="auto"/>
          </w:divBdr>
        </w:div>
        <w:div w:id="649287538">
          <w:marLeft w:val="480"/>
          <w:marRight w:val="0"/>
          <w:marTop w:val="0"/>
          <w:marBottom w:val="0"/>
          <w:divBdr>
            <w:top w:val="none" w:sz="0" w:space="0" w:color="auto"/>
            <w:left w:val="none" w:sz="0" w:space="0" w:color="auto"/>
            <w:bottom w:val="none" w:sz="0" w:space="0" w:color="auto"/>
            <w:right w:val="none" w:sz="0" w:space="0" w:color="auto"/>
          </w:divBdr>
        </w:div>
        <w:div w:id="372387885">
          <w:marLeft w:val="480"/>
          <w:marRight w:val="0"/>
          <w:marTop w:val="0"/>
          <w:marBottom w:val="0"/>
          <w:divBdr>
            <w:top w:val="none" w:sz="0" w:space="0" w:color="auto"/>
            <w:left w:val="none" w:sz="0" w:space="0" w:color="auto"/>
            <w:bottom w:val="none" w:sz="0" w:space="0" w:color="auto"/>
            <w:right w:val="none" w:sz="0" w:space="0" w:color="auto"/>
          </w:divBdr>
        </w:div>
        <w:div w:id="1442533146">
          <w:marLeft w:val="480"/>
          <w:marRight w:val="0"/>
          <w:marTop w:val="0"/>
          <w:marBottom w:val="0"/>
          <w:divBdr>
            <w:top w:val="none" w:sz="0" w:space="0" w:color="auto"/>
            <w:left w:val="none" w:sz="0" w:space="0" w:color="auto"/>
            <w:bottom w:val="none" w:sz="0" w:space="0" w:color="auto"/>
            <w:right w:val="none" w:sz="0" w:space="0" w:color="auto"/>
          </w:divBdr>
        </w:div>
        <w:div w:id="78645038">
          <w:marLeft w:val="480"/>
          <w:marRight w:val="0"/>
          <w:marTop w:val="0"/>
          <w:marBottom w:val="0"/>
          <w:divBdr>
            <w:top w:val="none" w:sz="0" w:space="0" w:color="auto"/>
            <w:left w:val="none" w:sz="0" w:space="0" w:color="auto"/>
            <w:bottom w:val="none" w:sz="0" w:space="0" w:color="auto"/>
            <w:right w:val="none" w:sz="0" w:space="0" w:color="auto"/>
          </w:divBdr>
        </w:div>
        <w:div w:id="1274704732">
          <w:marLeft w:val="480"/>
          <w:marRight w:val="0"/>
          <w:marTop w:val="0"/>
          <w:marBottom w:val="0"/>
          <w:divBdr>
            <w:top w:val="none" w:sz="0" w:space="0" w:color="auto"/>
            <w:left w:val="none" w:sz="0" w:space="0" w:color="auto"/>
            <w:bottom w:val="none" w:sz="0" w:space="0" w:color="auto"/>
            <w:right w:val="none" w:sz="0" w:space="0" w:color="auto"/>
          </w:divBdr>
        </w:div>
        <w:div w:id="1555308285">
          <w:marLeft w:val="480"/>
          <w:marRight w:val="0"/>
          <w:marTop w:val="0"/>
          <w:marBottom w:val="0"/>
          <w:divBdr>
            <w:top w:val="none" w:sz="0" w:space="0" w:color="auto"/>
            <w:left w:val="none" w:sz="0" w:space="0" w:color="auto"/>
            <w:bottom w:val="none" w:sz="0" w:space="0" w:color="auto"/>
            <w:right w:val="none" w:sz="0" w:space="0" w:color="auto"/>
          </w:divBdr>
        </w:div>
        <w:div w:id="693656773">
          <w:marLeft w:val="480"/>
          <w:marRight w:val="0"/>
          <w:marTop w:val="0"/>
          <w:marBottom w:val="0"/>
          <w:divBdr>
            <w:top w:val="none" w:sz="0" w:space="0" w:color="auto"/>
            <w:left w:val="none" w:sz="0" w:space="0" w:color="auto"/>
            <w:bottom w:val="none" w:sz="0" w:space="0" w:color="auto"/>
            <w:right w:val="none" w:sz="0" w:space="0" w:color="auto"/>
          </w:divBdr>
        </w:div>
        <w:div w:id="526794445">
          <w:marLeft w:val="480"/>
          <w:marRight w:val="0"/>
          <w:marTop w:val="0"/>
          <w:marBottom w:val="0"/>
          <w:divBdr>
            <w:top w:val="none" w:sz="0" w:space="0" w:color="auto"/>
            <w:left w:val="none" w:sz="0" w:space="0" w:color="auto"/>
            <w:bottom w:val="none" w:sz="0" w:space="0" w:color="auto"/>
            <w:right w:val="none" w:sz="0" w:space="0" w:color="auto"/>
          </w:divBdr>
        </w:div>
        <w:div w:id="2073497772">
          <w:marLeft w:val="480"/>
          <w:marRight w:val="0"/>
          <w:marTop w:val="0"/>
          <w:marBottom w:val="0"/>
          <w:divBdr>
            <w:top w:val="none" w:sz="0" w:space="0" w:color="auto"/>
            <w:left w:val="none" w:sz="0" w:space="0" w:color="auto"/>
            <w:bottom w:val="none" w:sz="0" w:space="0" w:color="auto"/>
            <w:right w:val="none" w:sz="0" w:space="0" w:color="auto"/>
          </w:divBdr>
        </w:div>
        <w:div w:id="632444918">
          <w:marLeft w:val="480"/>
          <w:marRight w:val="0"/>
          <w:marTop w:val="0"/>
          <w:marBottom w:val="0"/>
          <w:divBdr>
            <w:top w:val="none" w:sz="0" w:space="0" w:color="auto"/>
            <w:left w:val="none" w:sz="0" w:space="0" w:color="auto"/>
            <w:bottom w:val="none" w:sz="0" w:space="0" w:color="auto"/>
            <w:right w:val="none" w:sz="0" w:space="0" w:color="auto"/>
          </w:divBdr>
        </w:div>
        <w:div w:id="661859396">
          <w:marLeft w:val="480"/>
          <w:marRight w:val="0"/>
          <w:marTop w:val="0"/>
          <w:marBottom w:val="0"/>
          <w:divBdr>
            <w:top w:val="none" w:sz="0" w:space="0" w:color="auto"/>
            <w:left w:val="none" w:sz="0" w:space="0" w:color="auto"/>
            <w:bottom w:val="none" w:sz="0" w:space="0" w:color="auto"/>
            <w:right w:val="none" w:sz="0" w:space="0" w:color="auto"/>
          </w:divBdr>
        </w:div>
        <w:div w:id="1551109735">
          <w:marLeft w:val="480"/>
          <w:marRight w:val="0"/>
          <w:marTop w:val="0"/>
          <w:marBottom w:val="0"/>
          <w:divBdr>
            <w:top w:val="none" w:sz="0" w:space="0" w:color="auto"/>
            <w:left w:val="none" w:sz="0" w:space="0" w:color="auto"/>
            <w:bottom w:val="none" w:sz="0" w:space="0" w:color="auto"/>
            <w:right w:val="none" w:sz="0" w:space="0" w:color="auto"/>
          </w:divBdr>
        </w:div>
        <w:div w:id="2070103683">
          <w:marLeft w:val="480"/>
          <w:marRight w:val="0"/>
          <w:marTop w:val="0"/>
          <w:marBottom w:val="0"/>
          <w:divBdr>
            <w:top w:val="none" w:sz="0" w:space="0" w:color="auto"/>
            <w:left w:val="none" w:sz="0" w:space="0" w:color="auto"/>
            <w:bottom w:val="none" w:sz="0" w:space="0" w:color="auto"/>
            <w:right w:val="none" w:sz="0" w:space="0" w:color="auto"/>
          </w:divBdr>
        </w:div>
        <w:div w:id="2051294188">
          <w:marLeft w:val="480"/>
          <w:marRight w:val="0"/>
          <w:marTop w:val="0"/>
          <w:marBottom w:val="0"/>
          <w:divBdr>
            <w:top w:val="none" w:sz="0" w:space="0" w:color="auto"/>
            <w:left w:val="none" w:sz="0" w:space="0" w:color="auto"/>
            <w:bottom w:val="none" w:sz="0" w:space="0" w:color="auto"/>
            <w:right w:val="none" w:sz="0" w:space="0" w:color="auto"/>
          </w:divBdr>
        </w:div>
        <w:div w:id="1490558238">
          <w:marLeft w:val="480"/>
          <w:marRight w:val="0"/>
          <w:marTop w:val="0"/>
          <w:marBottom w:val="0"/>
          <w:divBdr>
            <w:top w:val="none" w:sz="0" w:space="0" w:color="auto"/>
            <w:left w:val="none" w:sz="0" w:space="0" w:color="auto"/>
            <w:bottom w:val="none" w:sz="0" w:space="0" w:color="auto"/>
            <w:right w:val="none" w:sz="0" w:space="0" w:color="auto"/>
          </w:divBdr>
        </w:div>
        <w:div w:id="761757603">
          <w:marLeft w:val="480"/>
          <w:marRight w:val="0"/>
          <w:marTop w:val="0"/>
          <w:marBottom w:val="0"/>
          <w:divBdr>
            <w:top w:val="none" w:sz="0" w:space="0" w:color="auto"/>
            <w:left w:val="none" w:sz="0" w:space="0" w:color="auto"/>
            <w:bottom w:val="none" w:sz="0" w:space="0" w:color="auto"/>
            <w:right w:val="none" w:sz="0" w:space="0" w:color="auto"/>
          </w:divBdr>
        </w:div>
        <w:div w:id="707223135">
          <w:marLeft w:val="480"/>
          <w:marRight w:val="0"/>
          <w:marTop w:val="0"/>
          <w:marBottom w:val="0"/>
          <w:divBdr>
            <w:top w:val="none" w:sz="0" w:space="0" w:color="auto"/>
            <w:left w:val="none" w:sz="0" w:space="0" w:color="auto"/>
            <w:bottom w:val="none" w:sz="0" w:space="0" w:color="auto"/>
            <w:right w:val="none" w:sz="0" w:space="0" w:color="auto"/>
          </w:divBdr>
        </w:div>
        <w:div w:id="1967272873">
          <w:marLeft w:val="480"/>
          <w:marRight w:val="0"/>
          <w:marTop w:val="0"/>
          <w:marBottom w:val="0"/>
          <w:divBdr>
            <w:top w:val="none" w:sz="0" w:space="0" w:color="auto"/>
            <w:left w:val="none" w:sz="0" w:space="0" w:color="auto"/>
            <w:bottom w:val="none" w:sz="0" w:space="0" w:color="auto"/>
            <w:right w:val="none" w:sz="0" w:space="0" w:color="auto"/>
          </w:divBdr>
        </w:div>
        <w:div w:id="30424876">
          <w:marLeft w:val="480"/>
          <w:marRight w:val="0"/>
          <w:marTop w:val="0"/>
          <w:marBottom w:val="0"/>
          <w:divBdr>
            <w:top w:val="none" w:sz="0" w:space="0" w:color="auto"/>
            <w:left w:val="none" w:sz="0" w:space="0" w:color="auto"/>
            <w:bottom w:val="none" w:sz="0" w:space="0" w:color="auto"/>
            <w:right w:val="none" w:sz="0" w:space="0" w:color="auto"/>
          </w:divBdr>
        </w:div>
        <w:div w:id="282007160">
          <w:marLeft w:val="480"/>
          <w:marRight w:val="0"/>
          <w:marTop w:val="0"/>
          <w:marBottom w:val="0"/>
          <w:divBdr>
            <w:top w:val="none" w:sz="0" w:space="0" w:color="auto"/>
            <w:left w:val="none" w:sz="0" w:space="0" w:color="auto"/>
            <w:bottom w:val="none" w:sz="0" w:space="0" w:color="auto"/>
            <w:right w:val="none" w:sz="0" w:space="0" w:color="auto"/>
          </w:divBdr>
        </w:div>
        <w:div w:id="276790020">
          <w:marLeft w:val="480"/>
          <w:marRight w:val="0"/>
          <w:marTop w:val="0"/>
          <w:marBottom w:val="0"/>
          <w:divBdr>
            <w:top w:val="none" w:sz="0" w:space="0" w:color="auto"/>
            <w:left w:val="none" w:sz="0" w:space="0" w:color="auto"/>
            <w:bottom w:val="none" w:sz="0" w:space="0" w:color="auto"/>
            <w:right w:val="none" w:sz="0" w:space="0" w:color="auto"/>
          </w:divBdr>
        </w:div>
        <w:div w:id="57480816">
          <w:marLeft w:val="480"/>
          <w:marRight w:val="0"/>
          <w:marTop w:val="0"/>
          <w:marBottom w:val="0"/>
          <w:divBdr>
            <w:top w:val="none" w:sz="0" w:space="0" w:color="auto"/>
            <w:left w:val="none" w:sz="0" w:space="0" w:color="auto"/>
            <w:bottom w:val="none" w:sz="0" w:space="0" w:color="auto"/>
            <w:right w:val="none" w:sz="0" w:space="0" w:color="auto"/>
          </w:divBdr>
        </w:div>
      </w:divsChild>
    </w:div>
    <w:div w:id="564999340">
      <w:bodyDiv w:val="1"/>
      <w:marLeft w:val="0"/>
      <w:marRight w:val="0"/>
      <w:marTop w:val="0"/>
      <w:marBottom w:val="0"/>
      <w:divBdr>
        <w:top w:val="none" w:sz="0" w:space="0" w:color="auto"/>
        <w:left w:val="none" w:sz="0" w:space="0" w:color="auto"/>
        <w:bottom w:val="none" w:sz="0" w:space="0" w:color="auto"/>
        <w:right w:val="none" w:sz="0" w:space="0" w:color="auto"/>
      </w:divBdr>
    </w:div>
    <w:div w:id="572854340">
      <w:bodyDiv w:val="1"/>
      <w:marLeft w:val="0"/>
      <w:marRight w:val="0"/>
      <w:marTop w:val="0"/>
      <w:marBottom w:val="0"/>
      <w:divBdr>
        <w:top w:val="none" w:sz="0" w:space="0" w:color="auto"/>
        <w:left w:val="none" w:sz="0" w:space="0" w:color="auto"/>
        <w:bottom w:val="none" w:sz="0" w:space="0" w:color="auto"/>
        <w:right w:val="none" w:sz="0" w:space="0" w:color="auto"/>
      </w:divBdr>
    </w:div>
    <w:div w:id="584607533">
      <w:bodyDiv w:val="1"/>
      <w:marLeft w:val="0"/>
      <w:marRight w:val="0"/>
      <w:marTop w:val="0"/>
      <w:marBottom w:val="0"/>
      <w:divBdr>
        <w:top w:val="none" w:sz="0" w:space="0" w:color="auto"/>
        <w:left w:val="none" w:sz="0" w:space="0" w:color="auto"/>
        <w:bottom w:val="none" w:sz="0" w:space="0" w:color="auto"/>
        <w:right w:val="none" w:sz="0" w:space="0" w:color="auto"/>
      </w:divBdr>
    </w:div>
    <w:div w:id="601569867">
      <w:bodyDiv w:val="1"/>
      <w:marLeft w:val="0"/>
      <w:marRight w:val="0"/>
      <w:marTop w:val="0"/>
      <w:marBottom w:val="0"/>
      <w:divBdr>
        <w:top w:val="none" w:sz="0" w:space="0" w:color="auto"/>
        <w:left w:val="none" w:sz="0" w:space="0" w:color="auto"/>
        <w:bottom w:val="none" w:sz="0" w:space="0" w:color="auto"/>
        <w:right w:val="none" w:sz="0" w:space="0" w:color="auto"/>
      </w:divBdr>
      <w:divsChild>
        <w:div w:id="1112281346">
          <w:marLeft w:val="480"/>
          <w:marRight w:val="0"/>
          <w:marTop w:val="0"/>
          <w:marBottom w:val="0"/>
          <w:divBdr>
            <w:top w:val="none" w:sz="0" w:space="0" w:color="auto"/>
            <w:left w:val="none" w:sz="0" w:space="0" w:color="auto"/>
            <w:bottom w:val="none" w:sz="0" w:space="0" w:color="auto"/>
            <w:right w:val="none" w:sz="0" w:space="0" w:color="auto"/>
          </w:divBdr>
        </w:div>
        <w:div w:id="321860401">
          <w:marLeft w:val="480"/>
          <w:marRight w:val="0"/>
          <w:marTop w:val="0"/>
          <w:marBottom w:val="0"/>
          <w:divBdr>
            <w:top w:val="none" w:sz="0" w:space="0" w:color="auto"/>
            <w:left w:val="none" w:sz="0" w:space="0" w:color="auto"/>
            <w:bottom w:val="none" w:sz="0" w:space="0" w:color="auto"/>
            <w:right w:val="none" w:sz="0" w:space="0" w:color="auto"/>
          </w:divBdr>
        </w:div>
        <w:div w:id="1831676891">
          <w:marLeft w:val="480"/>
          <w:marRight w:val="0"/>
          <w:marTop w:val="0"/>
          <w:marBottom w:val="0"/>
          <w:divBdr>
            <w:top w:val="none" w:sz="0" w:space="0" w:color="auto"/>
            <w:left w:val="none" w:sz="0" w:space="0" w:color="auto"/>
            <w:bottom w:val="none" w:sz="0" w:space="0" w:color="auto"/>
            <w:right w:val="none" w:sz="0" w:space="0" w:color="auto"/>
          </w:divBdr>
        </w:div>
        <w:div w:id="902790696">
          <w:marLeft w:val="480"/>
          <w:marRight w:val="0"/>
          <w:marTop w:val="0"/>
          <w:marBottom w:val="0"/>
          <w:divBdr>
            <w:top w:val="none" w:sz="0" w:space="0" w:color="auto"/>
            <w:left w:val="none" w:sz="0" w:space="0" w:color="auto"/>
            <w:bottom w:val="none" w:sz="0" w:space="0" w:color="auto"/>
            <w:right w:val="none" w:sz="0" w:space="0" w:color="auto"/>
          </w:divBdr>
        </w:div>
        <w:div w:id="81420108">
          <w:marLeft w:val="480"/>
          <w:marRight w:val="0"/>
          <w:marTop w:val="0"/>
          <w:marBottom w:val="0"/>
          <w:divBdr>
            <w:top w:val="none" w:sz="0" w:space="0" w:color="auto"/>
            <w:left w:val="none" w:sz="0" w:space="0" w:color="auto"/>
            <w:bottom w:val="none" w:sz="0" w:space="0" w:color="auto"/>
            <w:right w:val="none" w:sz="0" w:space="0" w:color="auto"/>
          </w:divBdr>
        </w:div>
        <w:div w:id="2121678844">
          <w:marLeft w:val="480"/>
          <w:marRight w:val="0"/>
          <w:marTop w:val="0"/>
          <w:marBottom w:val="0"/>
          <w:divBdr>
            <w:top w:val="none" w:sz="0" w:space="0" w:color="auto"/>
            <w:left w:val="none" w:sz="0" w:space="0" w:color="auto"/>
            <w:bottom w:val="none" w:sz="0" w:space="0" w:color="auto"/>
            <w:right w:val="none" w:sz="0" w:space="0" w:color="auto"/>
          </w:divBdr>
        </w:div>
        <w:div w:id="829103190">
          <w:marLeft w:val="480"/>
          <w:marRight w:val="0"/>
          <w:marTop w:val="0"/>
          <w:marBottom w:val="0"/>
          <w:divBdr>
            <w:top w:val="none" w:sz="0" w:space="0" w:color="auto"/>
            <w:left w:val="none" w:sz="0" w:space="0" w:color="auto"/>
            <w:bottom w:val="none" w:sz="0" w:space="0" w:color="auto"/>
            <w:right w:val="none" w:sz="0" w:space="0" w:color="auto"/>
          </w:divBdr>
        </w:div>
        <w:div w:id="1649087100">
          <w:marLeft w:val="480"/>
          <w:marRight w:val="0"/>
          <w:marTop w:val="0"/>
          <w:marBottom w:val="0"/>
          <w:divBdr>
            <w:top w:val="none" w:sz="0" w:space="0" w:color="auto"/>
            <w:left w:val="none" w:sz="0" w:space="0" w:color="auto"/>
            <w:bottom w:val="none" w:sz="0" w:space="0" w:color="auto"/>
            <w:right w:val="none" w:sz="0" w:space="0" w:color="auto"/>
          </w:divBdr>
        </w:div>
        <w:div w:id="88235963">
          <w:marLeft w:val="480"/>
          <w:marRight w:val="0"/>
          <w:marTop w:val="0"/>
          <w:marBottom w:val="0"/>
          <w:divBdr>
            <w:top w:val="none" w:sz="0" w:space="0" w:color="auto"/>
            <w:left w:val="none" w:sz="0" w:space="0" w:color="auto"/>
            <w:bottom w:val="none" w:sz="0" w:space="0" w:color="auto"/>
            <w:right w:val="none" w:sz="0" w:space="0" w:color="auto"/>
          </w:divBdr>
        </w:div>
        <w:div w:id="1379739655">
          <w:marLeft w:val="480"/>
          <w:marRight w:val="0"/>
          <w:marTop w:val="0"/>
          <w:marBottom w:val="0"/>
          <w:divBdr>
            <w:top w:val="none" w:sz="0" w:space="0" w:color="auto"/>
            <w:left w:val="none" w:sz="0" w:space="0" w:color="auto"/>
            <w:bottom w:val="none" w:sz="0" w:space="0" w:color="auto"/>
            <w:right w:val="none" w:sz="0" w:space="0" w:color="auto"/>
          </w:divBdr>
        </w:div>
        <w:div w:id="1889369036">
          <w:marLeft w:val="480"/>
          <w:marRight w:val="0"/>
          <w:marTop w:val="0"/>
          <w:marBottom w:val="0"/>
          <w:divBdr>
            <w:top w:val="none" w:sz="0" w:space="0" w:color="auto"/>
            <w:left w:val="none" w:sz="0" w:space="0" w:color="auto"/>
            <w:bottom w:val="none" w:sz="0" w:space="0" w:color="auto"/>
            <w:right w:val="none" w:sz="0" w:space="0" w:color="auto"/>
          </w:divBdr>
        </w:div>
        <w:div w:id="1417823014">
          <w:marLeft w:val="480"/>
          <w:marRight w:val="0"/>
          <w:marTop w:val="0"/>
          <w:marBottom w:val="0"/>
          <w:divBdr>
            <w:top w:val="none" w:sz="0" w:space="0" w:color="auto"/>
            <w:left w:val="none" w:sz="0" w:space="0" w:color="auto"/>
            <w:bottom w:val="none" w:sz="0" w:space="0" w:color="auto"/>
            <w:right w:val="none" w:sz="0" w:space="0" w:color="auto"/>
          </w:divBdr>
        </w:div>
        <w:div w:id="475298859">
          <w:marLeft w:val="480"/>
          <w:marRight w:val="0"/>
          <w:marTop w:val="0"/>
          <w:marBottom w:val="0"/>
          <w:divBdr>
            <w:top w:val="none" w:sz="0" w:space="0" w:color="auto"/>
            <w:left w:val="none" w:sz="0" w:space="0" w:color="auto"/>
            <w:bottom w:val="none" w:sz="0" w:space="0" w:color="auto"/>
            <w:right w:val="none" w:sz="0" w:space="0" w:color="auto"/>
          </w:divBdr>
        </w:div>
        <w:div w:id="2081783786">
          <w:marLeft w:val="480"/>
          <w:marRight w:val="0"/>
          <w:marTop w:val="0"/>
          <w:marBottom w:val="0"/>
          <w:divBdr>
            <w:top w:val="none" w:sz="0" w:space="0" w:color="auto"/>
            <w:left w:val="none" w:sz="0" w:space="0" w:color="auto"/>
            <w:bottom w:val="none" w:sz="0" w:space="0" w:color="auto"/>
            <w:right w:val="none" w:sz="0" w:space="0" w:color="auto"/>
          </w:divBdr>
        </w:div>
        <w:div w:id="569577734">
          <w:marLeft w:val="480"/>
          <w:marRight w:val="0"/>
          <w:marTop w:val="0"/>
          <w:marBottom w:val="0"/>
          <w:divBdr>
            <w:top w:val="none" w:sz="0" w:space="0" w:color="auto"/>
            <w:left w:val="none" w:sz="0" w:space="0" w:color="auto"/>
            <w:bottom w:val="none" w:sz="0" w:space="0" w:color="auto"/>
            <w:right w:val="none" w:sz="0" w:space="0" w:color="auto"/>
          </w:divBdr>
        </w:div>
        <w:div w:id="1226532494">
          <w:marLeft w:val="480"/>
          <w:marRight w:val="0"/>
          <w:marTop w:val="0"/>
          <w:marBottom w:val="0"/>
          <w:divBdr>
            <w:top w:val="none" w:sz="0" w:space="0" w:color="auto"/>
            <w:left w:val="none" w:sz="0" w:space="0" w:color="auto"/>
            <w:bottom w:val="none" w:sz="0" w:space="0" w:color="auto"/>
            <w:right w:val="none" w:sz="0" w:space="0" w:color="auto"/>
          </w:divBdr>
        </w:div>
        <w:div w:id="1818381459">
          <w:marLeft w:val="480"/>
          <w:marRight w:val="0"/>
          <w:marTop w:val="0"/>
          <w:marBottom w:val="0"/>
          <w:divBdr>
            <w:top w:val="none" w:sz="0" w:space="0" w:color="auto"/>
            <w:left w:val="none" w:sz="0" w:space="0" w:color="auto"/>
            <w:bottom w:val="none" w:sz="0" w:space="0" w:color="auto"/>
            <w:right w:val="none" w:sz="0" w:space="0" w:color="auto"/>
          </w:divBdr>
        </w:div>
        <w:div w:id="1614627460">
          <w:marLeft w:val="480"/>
          <w:marRight w:val="0"/>
          <w:marTop w:val="0"/>
          <w:marBottom w:val="0"/>
          <w:divBdr>
            <w:top w:val="none" w:sz="0" w:space="0" w:color="auto"/>
            <w:left w:val="none" w:sz="0" w:space="0" w:color="auto"/>
            <w:bottom w:val="none" w:sz="0" w:space="0" w:color="auto"/>
            <w:right w:val="none" w:sz="0" w:space="0" w:color="auto"/>
          </w:divBdr>
        </w:div>
        <w:div w:id="1076904020">
          <w:marLeft w:val="480"/>
          <w:marRight w:val="0"/>
          <w:marTop w:val="0"/>
          <w:marBottom w:val="0"/>
          <w:divBdr>
            <w:top w:val="none" w:sz="0" w:space="0" w:color="auto"/>
            <w:left w:val="none" w:sz="0" w:space="0" w:color="auto"/>
            <w:bottom w:val="none" w:sz="0" w:space="0" w:color="auto"/>
            <w:right w:val="none" w:sz="0" w:space="0" w:color="auto"/>
          </w:divBdr>
        </w:div>
        <w:div w:id="1179082212">
          <w:marLeft w:val="480"/>
          <w:marRight w:val="0"/>
          <w:marTop w:val="0"/>
          <w:marBottom w:val="0"/>
          <w:divBdr>
            <w:top w:val="none" w:sz="0" w:space="0" w:color="auto"/>
            <w:left w:val="none" w:sz="0" w:space="0" w:color="auto"/>
            <w:bottom w:val="none" w:sz="0" w:space="0" w:color="auto"/>
            <w:right w:val="none" w:sz="0" w:space="0" w:color="auto"/>
          </w:divBdr>
        </w:div>
        <w:div w:id="1240477424">
          <w:marLeft w:val="480"/>
          <w:marRight w:val="0"/>
          <w:marTop w:val="0"/>
          <w:marBottom w:val="0"/>
          <w:divBdr>
            <w:top w:val="none" w:sz="0" w:space="0" w:color="auto"/>
            <w:left w:val="none" w:sz="0" w:space="0" w:color="auto"/>
            <w:bottom w:val="none" w:sz="0" w:space="0" w:color="auto"/>
            <w:right w:val="none" w:sz="0" w:space="0" w:color="auto"/>
          </w:divBdr>
        </w:div>
        <w:div w:id="1127813424">
          <w:marLeft w:val="480"/>
          <w:marRight w:val="0"/>
          <w:marTop w:val="0"/>
          <w:marBottom w:val="0"/>
          <w:divBdr>
            <w:top w:val="none" w:sz="0" w:space="0" w:color="auto"/>
            <w:left w:val="none" w:sz="0" w:space="0" w:color="auto"/>
            <w:bottom w:val="none" w:sz="0" w:space="0" w:color="auto"/>
            <w:right w:val="none" w:sz="0" w:space="0" w:color="auto"/>
          </w:divBdr>
        </w:div>
        <w:div w:id="194274534">
          <w:marLeft w:val="480"/>
          <w:marRight w:val="0"/>
          <w:marTop w:val="0"/>
          <w:marBottom w:val="0"/>
          <w:divBdr>
            <w:top w:val="none" w:sz="0" w:space="0" w:color="auto"/>
            <w:left w:val="none" w:sz="0" w:space="0" w:color="auto"/>
            <w:bottom w:val="none" w:sz="0" w:space="0" w:color="auto"/>
            <w:right w:val="none" w:sz="0" w:space="0" w:color="auto"/>
          </w:divBdr>
        </w:div>
        <w:div w:id="194389830">
          <w:marLeft w:val="480"/>
          <w:marRight w:val="0"/>
          <w:marTop w:val="0"/>
          <w:marBottom w:val="0"/>
          <w:divBdr>
            <w:top w:val="none" w:sz="0" w:space="0" w:color="auto"/>
            <w:left w:val="none" w:sz="0" w:space="0" w:color="auto"/>
            <w:bottom w:val="none" w:sz="0" w:space="0" w:color="auto"/>
            <w:right w:val="none" w:sz="0" w:space="0" w:color="auto"/>
          </w:divBdr>
        </w:div>
        <w:div w:id="1931356335">
          <w:marLeft w:val="480"/>
          <w:marRight w:val="0"/>
          <w:marTop w:val="0"/>
          <w:marBottom w:val="0"/>
          <w:divBdr>
            <w:top w:val="none" w:sz="0" w:space="0" w:color="auto"/>
            <w:left w:val="none" w:sz="0" w:space="0" w:color="auto"/>
            <w:bottom w:val="none" w:sz="0" w:space="0" w:color="auto"/>
            <w:right w:val="none" w:sz="0" w:space="0" w:color="auto"/>
          </w:divBdr>
        </w:div>
        <w:div w:id="426510308">
          <w:marLeft w:val="480"/>
          <w:marRight w:val="0"/>
          <w:marTop w:val="0"/>
          <w:marBottom w:val="0"/>
          <w:divBdr>
            <w:top w:val="none" w:sz="0" w:space="0" w:color="auto"/>
            <w:left w:val="none" w:sz="0" w:space="0" w:color="auto"/>
            <w:bottom w:val="none" w:sz="0" w:space="0" w:color="auto"/>
            <w:right w:val="none" w:sz="0" w:space="0" w:color="auto"/>
          </w:divBdr>
        </w:div>
        <w:div w:id="1667511732">
          <w:marLeft w:val="480"/>
          <w:marRight w:val="0"/>
          <w:marTop w:val="0"/>
          <w:marBottom w:val="0"/>
          <w:divBdr>
            <w:top w:val="none" w:sz="0" w:space="0" w:color="auto"/>
            <w:left w:val="none" w:sz="0" w:space="0" w:color="auto"/>
            <w:bottom w:val="none" w:sz="0" w:space="0" w:color="auto"/>
            <w:right w:val="none" w:sz="0" w:space="0" w:color="auto"/>
          </w:divBdr>
        </w:div>
        <w:div w:id="2107076445">
          <w:marLeft w:val="480"/>
          <w:marRight w:val="0"/>
          <w:marTop w:val="0"/>
          <w:marBottom w:val="0"/>
          <w:divBdr>
            <w:top w:val="none" w:sz="0" w:space="0" w:color="auto"/>
            <w:left w:val="none" w:sz="0" w:space="0" w:color="auto"/>
            <w:bottom w:val="none" w:sz="0" w:space="0" w:color="auto"/>
            <w:right w:val="none" w:sz="0" w:space="0" w:color="auto"/>
          </w:divBdr>
        </w:div>
        <w:div w:id="2006741228">
          <w:marLeft w:val="480"/>
          <w:marRight w:val="0"/>
          <w:marTop w:val="0"/>
          <w:marBottom w:val="0"/>
          <w:divBdr>
            <w:top w:val="none" w:sz="0" w:space="0" w:color="auto"/>
            <w:left w:val="none" w:sz="0" w:space="0" w:color="auto"/>
            <w:bottom w:val="none" w:sz="0" w:space="0" w:color="auto"/>
            <w:right w:val="none" w:sz="0" w:space="0" w:color="auto"/>
          </w:divBdr>
        </w:div>
        <w:div w:id="477495768">
          <w:marLeft w:val="480"/>
          <w:marRight w:val="0"/>
          <w:marTop w:val="0"/>
          <w:marBottom w:val="0"/>
          <w:divBdr>
            <w:top w:val="none" w:sz="0" w:space="0" w:color="auto"/>
            <w:left w:val="none" w:sz="0" w:space="0" w:color="auto"/>
            <w:bottom w:val="none" w:sz="0" w:space="0" w:color="auto"/>
            <w:right w:val="none" w:sz="0" w:space="0" w:color="auto"/>
          </w:divBdr>
        </w:div>
      </w:divsChild>
    </w:div>
    <w:div w:id="623731751">
      <w:bodyDiv w:val="1"/>
      <w:marLeft w:val="0"/>
      <w:marRight w:val="0"/>
      <w:marTop w:val="0"/>
      <w:marBottom w:val="0"/>
      <w:divBdr>
        <w:top w:val="none" w:sz="0" w:space="0" w:color="auto"/>
        <w:left w:val="none" w:sz="0" w:space="0" w:color="auto"/>
        <w:bottom w:val="none" w:sz="0" w:space="0" w:color="auto"/>
        <w:right w:val="none" w:sz="0" w:space="0" w:color="auto"/>
      </w:divBdr>
    </w:div>
    <w:div w:id="624117817">
      <w:bodyDiv w:val="1"/>
      <w:marLeft w:val="0"/>
      <w:marRight w:val="0"/>
      <w:marTop w:val="0"/>
      <w:marBottom w:val="0"/>
      <w:divBdr>
        <w:top w:val="none" w:sz="0" w:space="0" w:color="auto"/>
        <w:left w:val="none" w:sz="0" w:space="0" w:color="auto"/>
        <w:bottom w:val="none" w:sz="0" w:space="0" w:color="auto"/>
        <w:right w:val="none" w:sz="0" w:space="0" w:color="auto"/>
      </w:divBdr>
      <w:divsChild>
        <w:div w:id="896286071">
          <w:marLeft w:val="480"/>
          <w:marRight w:val="0"/>
          <w:marTop w:val="0"/>
          <w:marBottom w:val="0"/>
          <w:divBdr>
            <w:top w:val="none" w:sz="0" w:space="0" w:color="auto"/>
            <w:left w:val="none" w:sz="0" w:space="0" w:color="auto"/>
            <w:bottom w:val="none" w:sz="0" w:space="0" w:color="auto"/>
            <w:right w:val="none" w:sz="0" w:space="0" w:color="auto"/>
          </w:divBdr>
        </w:div>
        <w:div w:id="827021680">
          <w:marLeft w:val="480"/>
          <w:marRight w:val="0"/>
          <w:marTop w:val="0"/>
          <w:marBottom w:val="0"/>
          <w:divBdr>
            <w:top w:val="none" w:sz="0" w:space="0" w:color="auto"/>
            <w:left w:val="none" w:sz="0" w:space="0" w:color="auto"/>
            <w:bottom w:val="none" w:sz="0" w:space="0" w:color="auto"/>
            <w:right w:val="none" w:sz="0" w:space="0" w:color="auto"/>
          </w:divBdr>
        </w:div>
        <w:div w:id="655303909">
          <w:marLeft w:val="480"/>
          <w:marRight w:val="0"/>
          <w:marTop w:val="0"/>
          <w:marBottom w:val="0"/>
          <w:divBdr>
            <w:top w:val="none" w:sz="0" w:space="0" w:color="auto"/>
            <w:left w:val="none" w:sz="0" w:space="0" w:color="auto"/>
            <w:bottom w:val="none" w:sz="0" w:space="0" w:color="auto"/>
            <w:right w:val="none" w:sz="0" w:space="0" w:color="auto"/>
          </w:divBdr>
        </w:div>
        <w:div w:id="209542147">
          <w:marLeft w:val="480"/>
          <w:marRight w:val="0"/>
          <w:marTop w:val="0"/>
          <w:marBottom w:val="0"/>
          <w:divBdr>
            <w:top w:val="none" w:sz="0" w:space="0" w:color="auto"/>
            <w:left w:val="none" w:sz="0" w:space="0" w:color="auto"/>
            <w:bottom w:val="none" w:sz="0" w:space="0" w:color="auto"/>
            <w:right w:val="none" w:sz="0" w:space="0" w:color="auto"/>
          </w:divBdr>
        </w:div>
        <w:div w:id="219438388">
          <w:marLeft w:val="480"/>
          <w:marRight w:val="0"/>
          <w:marTop w:val="0"/>
          <w:marBottom w:val="0"/>
          <w:divBdr>
            <w:top w:val="none" w:sz="0" w:space="0" w:color="auto"/>
            <w:left w:val="none" w:sz="0" w:space="0" w:color="auto"/>
            <w:bottom w:val="none" w:sz="0" w:space="0" w:color="auto"/>
            <w:right w:val="none" w:sz="0" w:space="0" w:color="auto"/>
          </w:divBdr>
        </w:div>
        <w:div w:id="1187718036">
          <w:marLeft w:val="480"/>
          <w:marRight w:val="0"/>
          <w:marTop w:val="0"/>
          <w:marBottom w:val="0"/>
          <w:divBdr>
            <w:top w:val="none" w:sz="0" w:space="0" w:color="auto"/>
            <w:left w:val="none" w:sz="0" w:space="0" w:color="auto"/>
            <w:bottom w:val="none" w:sz="0" w:space="0" w:color="auto"/>
            <w:right w:val="none" w:sz="0" w:space="0" w:color="auto"/>
          </w:divBdr>
        </w:div>
        <w:div w:id="1408651861">
          <w:marLeft w:val="480"/>
          <w:marRight w:val="0"/>
          <w:marTop w:val="0"/>
          <w:marBottom w:val="0"/>
          <w:divBdr>
            <w:top w:val="none" w:sz="0" w:space="0" w:color="auto"/>
            <w:left w:val="none" w:sz="0" w:space="0" w:color="auto"/>
            <w:bottom w:val="none" w:sz="0" w:space="0" w:color="auto"/>
            <w:right w:val="none" w:sz="0" w:space="0" w:color="auto"/>
          </w:divBdr>
        </w:div>
        <w:div w:id="1913729997">
          <w:marLeft w:val="480"/>
          <w:marRight w:val="0"/>
          <w:marTop w:val="0"/>
          <w:marBottom w:val="0"/>
          <w:divBdr>
            <w:top w:val="none" w:sz="0" w:space="0" w:color="auto"/>
            <w:left w:val="none" w:sz="0" w:space="0" w:color="auto"/>
            <w:bottom w:val="none" w:sz="0" w:space="0" w:color="auto"/>
            <w:right w:val="none" w:sz="0" w:space="0" w:color="auto"/>
          </w:divBdr>
        </w:div>
        <w:div w:id="2120367173">
          <w:marLeft w:val="480"/>
          <w:marRight w:val="0"/>
          <w:marTop w:val="0"/>
          <w:marBottom w:val="0"/>
          <w:divBdr>
            <w:top w:val="none" w:sz="0" w:space="0" w:color="auto"/>
            <w:left w:val="none" w:sz="0" w:space="0" w:color="auto"/>
            <w:bottom w:val="none" w:sz="0" w:space="0" w:color="auto"/>
            <w:right w:val="none" w:sz="0" w:space="0" w:color="auto"/>
          </w:divBdr>
        </w:div>
        <w:div w:id="1739591434">
          <w:marLeft w:val="480"/>
          <w:marRight w:val="0"/>
          <w:marTop w:val="0"/>
          <w:marBottom w:val="0"/>
          <w:divBdr>
            <w:top w:val="none" w:sz="0" w:space="0" w:color="auto"/>
            <w:left w:val="none" w:sz="0" w:space="0" w:color="auto"/>
            <w:bottom w:val="none" w:sz="0" w:space="0" w:color="auto"/>
            <w:right w:val="none" w:sz="0" w:space="0" w:color="auto"/>
          </w:divBdr>
        </w:div>
        <w:div w:id="1625766384">
          <w:marLeft w:val="480"/>
          <w:marRight w:val="0"/>
          <w:marTop w:val="0"/>
          <w:marBottom w:val="0"/>
          <w:divBdr>
            <w:top w:val="none" w:sz="0" w:space="0" w:color="auto"/>
            <w:left w:val="none" w:sz="0" w:space="0" w:color="auto"/>
            <w:bottom w:val="none" w:sz="0" w:space="0" w:color="auto"/>
            <w:right w:val="none" w:sz="0" w:space="0" w:color="auto"/>
          </w:divBdr>
        </w:div>
        <w:div w:id="226648265">
          <w:marLeft w:val="480"/>
          <w:marRight w:val="0"/>
          <w:marTop w:val="0"/>
          <w:marBottom w:val="0"/>
          <w:divBdr>
            <w:top w:val="none" w:sz="0" w:space="0" w:color="auto"/>
            <w:left w:val="none" w:sz="0" w:space="0" w:color="auto"/>
            <w:bottom w:val="none" w:sz="0" w:space="0" w:color="auto"/>
            <w:right w:val="none" w:sz="0" w:space="0" w:color="auto"/>
          </w:divBdr>
        </w:div>
        <w:div w:id="588462636">
          <w:marLeft w:val="480"/>
          <w:marRight w:val="0"/>
          <w:marTop w:val="0"/>
          <w:marBottom w:val="0"/>
          <w:divBdr>
            <w:top w:val="none" w:sz="0" w:space="0" w:color="auto"/>
            <w:left w:val="none" w:sz="0" w:space="0" w:color="auto"/>
            <w:bottom w:val="none" w:sz="0" w:space="0" w:color="auto"/>
            <w:right w:val="none" w:sz="0" w:space="0" w:color="auto"/>
          </w:divBdr>
        </w:div>
        <w:div w:id="1106314072">
          <w:marLeft w:val="480"/>
          <w:marRight w:val="0"/>
          <w:marTop w:val="0"/>
          <w:marBottom w:val="0"/>
          <w:divBdr>
            <w:top w:val="none" w:sz="0" w:space="0" w:color="auto"/>
            <w:left w:val="none" w:sz="0" w:space="0" w:color="auto"/>
            <w:bottom w:val="none" w:sz="0" w:space="0" w:color="auto"/>
            <w:right w:val="none" w:sz="0" w:space="0" w:color="auto"/>
          </w:divBdr>
        </w:div>
        <w:div w:id="207106774">
          <w:marLeft w:val="480"/>
          <w:marRight w:val="0"/>
          <w:marTop w:val="0"/>
          <w:marBottom w:val="0"/>
          <w:divBdr>
            <w:top w:val="none" w:sz="0" w:space="0" w:color="auto"/>
            <w:left w:val="none" w:sz="0" w:space="0" w:color="auto"/>
            <w:bottom w:val="none" w:sz="0" w:space="0" w:color="auto"/>
            <w:right w:val="none" w:sz="0" w:space="0" w:color="auto"/>
          </w:divBdr>
        </w:div>
        <w:div w:id="33774151">
          <w:marLeft w:val="480"/>
          <w:marRight w:val="0"/>
          <w:marTop w:val="0"/>
          <w:marBottom w:val="0"/>
          <w:divBdr>
            <w:top w:val="none" w:sz="0" w:space="0" w:color="auto"/>
            <w:left w:val="none" w:sz="0" w:space="0" w:color="auto"/>
            <w:bottom w:val="none" w:sz="0" w:space="0" w:color="auto"/>
            <w:right w:val="none" w:sz="0" w:space="0" w:color="auto"/>
          </w:divBdr>
        </w:div>
        <w:div w:id="674574734">
          <w:marLeft w:val="480"/>
          <w:marRight w:val="0"/>
          <w:marTop w:val="0"/>
          <w:marBottom w:val="0"/>
          <w:divBdr>
            <w:top w:val="none" w:sz="0" w:space="0" w:color="auto"/>
            <w:left w:val="none" w:sz="0" w:space="0" w:color="auto"/>
            <w:bottom w:val="none" w:sz="0" w:space="0" w:color="auto"/>
            <w:right w:val="none" w:sz="0" w:space="0" w:color="auto"/>
          </w:divBdr>
        </w:div>
        <w:div w:id="107701015">
          <w:marLeft w:val="480"/>
          <w:marRight w:val="0"/>
          <w:marTop w:val="0"/>
          <w:marBottom w:val="0"/>
          <w:divBdr>
            <w:top w:val="none" w:sz="0" w:space="0" w:color="auto"/>
            <w:left w:val="none" w:sz="0" w:space="0" w:color="auto"/>
            <w:bottom w:val="none" w:sz="0" w:space="0" w:color="auto"/>
            <w:right w:val="none" w:sz="0" w:space="0" w:color="auto"/>
          </w:divBdr>
        </w:div>
        <w:div w:id="490872122">
          <w:marLeft w:val="480"/>
          <w:marRight w:val="0"/>
          <w:marTop w:val="0"/>
          <w:marBottom w:val="0"/>
          <w:divBdr>
            <w:top w:val="none" w:sz="0" w:space="0" w:color="auto"/>
            <w:left w:val="none" w:sz="0" w:space="0" w:color="auto"/>
            <w:bottom w:val="none" w:sz="0" w:space="0" w:color="auto"/>
            <w:right w:val="none" w:sz="0" w:space="0" w:color="auto"/>
          </w:divBdr>
        </w:div>
        <w:div w:id="1768890460">
          <w:marLeft w:val="480"/>
          <w:marRight w:val="0"/>
          <w:marTop w:val="0"/>
          <w:marBottom w:val="0"/>
          <w:divBdr>
            <w:top w:val="none" w:sz="0" w:space="0" w:color="auto"/>
            <w:left w:val="none" w:sz="0" w:space="0" w:color="auto"/>
            <w:bottom w:val="none" w:sz="0" w:space="0" w:color="auto"/>
            <w:right w:val="none" w:sz="0" w:space="0" w:color="auto"/>
          </w:divBdr>
        </w:div>
        <w:div w:id="1566600052">
          <w:marLeft w:val="480"/>
          <w:marRight w:val="0"/>
          <w:marTop w:val="0"/>
          <w:marBottom w:val="0"/>
          <w:divBdr>
            <w:top w:val="none" w:sz="0" w:space="0" w:color="auto"/>
            <w:left w:val="none" w:sz="0" w:space="0" w:color="auto"/>
            <w:bottom w:val="none" w:sz="0" w:space="0" w:color="auto"/>
            <w:right w:val="none" w:sz="0" w:space="0" w:color="auto"/>
          </w:divBdr>
        </w:div>
        <w:div w:id="832643224">
          <w:marLeft w:val="480"/>
          <w:marRight w:val="0"/>
          <w:marTop w:val="0"/>
          <w:marBottom w:val="0"/>
          <w:divBdr>
            <w:top w:val="none" w:sz="0" w:space="0" w:color="auto"/>
            <w:left w:val="none" w:sz="0" w:space="0" w:color="auto"/>
            <w:bottom w:val="none" w:sz="0" w:space="0" w:color="auto"/>
            <w:right w:val="none" w:sz="0" w:space="0" w:color="auto"/>
          </w:divBdr>
        </w:div>
        <w:div w:id="1319386090">
          <w:marLeft w:val="480"/>
          <w:marRight w:val="0"/>
          <w:marTop w:val="0"/>
          <w:marBottom w:val="0"/>
          <w:divBdr>
            <w:top w:val="none" w:sz="0" w:space="0" w:color="auto"/>
            <w:left w:val="none" w:sz="0" w:space="0" w:color="auto"/>
            <w:bottom w:val="none" w:sz="0" w:space="0" w:color="auto"/>
            <w:right w:val="none" w:sz="0" w:space="0" w:color="auto"/>
          </w:divBdr>
        </w:div>
        <w:div w:id="1323392106">
          <w:marLeft w:val="480"/>
          <w:marRight w:val="0"/>
          <w:marTop w:val="0"/>
          <w:marBottom w:val="0"/>
          <w:divBdr>
            <w:top w:val="none" w:sz="0" w:space="0" w:color="auto"/>
            <w:left w:val="none" w:sz="0" w:space="0" w:color="auto"/>
            <w:bottom w:val="none" w:sz="0" w:space="0" w:color="auto"/>
            <w:right w:val="none" w:sz="0" w:space="0" w:color="auto"/>
          </w:divBdr>
        </w:div>
        <w:div w:id="877275937">
          <w:marLeft w:val="480"/>
          <w:marRight w:val="0"/>
          <w:marTop w:val="0"/>
          <w:marBottom w:val="0"/>
          <w:divBdr>
            <w:top w:val="none" w:sz="0" w:space="0" w:color="auto"/>
            <w:left w:val="none" w:sz="0" w:space="0" w:color="auto"/>
            <w:bottom w:val="none" w:sz="0" w:space="0" w:color="auto"/>
            <w:right w:val="none" w:sz="0" w:space="0" w:color="auto"/>
          </w:divBdr>
        </w:div>
        <w:div w:id="449981184">
          <w:marLeft w:val="480"/>
          <w:marRight w:val="0"/>
          <w:marTop w:val="0"/>
          <w:marBottom w:val="0"/>
          <w:divBdr>
            <w:top w:val="none" w:sz="0" w:space="0" w:color="auto"/>
            <w:left w:val="none" w:sz="0" w:space="0" w:color="auto"/>
            <w:bottom w:val="none" w:sz="0" w:space="0" w:color="auto"/>
            <w:right w:val="none" w:sz="0" w:space="0" w:color="auto"/>
          </w:divBdr>
        </w:div>
        <w:div w:id="885916983">
          <w:marLeft w:val="480"/>
          <w:marRight w:val="0"/>
          <w:marTop w:val="0"/>
          <w:marBottom w:val="0"/>
          <w:divBdr>
            <w:top w:val="none" w:sz="0" w:space="0" w:color="auto"/>
            <w:left w:val="none" w:sz="0" w:space="0" w:color="auto"/>
            <w:bottom w:val="none" w:sz="0" w:space="0" w:color="auto"/>
            <w:right w:val="none" w:sz="0" w:space="0" w:color="auto"/>
          </w:divBdr>
        </w:div>
        <w:div w:id="185749758">
          <w:marLeft w:val="480"/>
          <w:marRight w:val="0"/>
          <w:marTop w:val="0"/>
          <w:marBottom w:val="0"/>
          <w:divBdr>
            <w:top w:val="none" w:sz="0" w:space="0" w:color="auto"/>
            <w:left w:val="none" w:sz="0" w:space="0" w:color="auto"/>
            <w:bottom w:val="none" w:sz="0" w:space="0" w:color="auto"/>
            <w:right w:val="none" w:sz="0" w:space="0" w:color="auto"/>
          </w:divBdr>
        </w:div>
      </w:divsChild>
    </w:div>
    <w:div w:id="624655866">
      <w:bodyDiv w:val="1"/>
      <w:marLeft w:val="0"/>
      <w:marRight w:val="0"/>
      <w:marTop w:val="0"/>
      <w:marBottom w:val="0"/>
      <w:divBdr>
        <w:top w:val="none" w:sz="0" w:space="0" w:color="auto"/>
        <w:left w:val="none" w:sz="0" w:space="0" w:color="auto"/>
        <w:bottom w:val="none" w:sz="0" w:space="0" w:color="auto"/>
        <w:right w:val="none" w:sz="0" w:space="0" w:color="auto"/>
      </w:divBdr>
      <w:divsChild>
        <w:div w:id="2075272204">
          <w:marLeft w:val="480"/>
          <w:marRight w:val="0"/>
          <w:marTop w:val="0"/>
          <w:marBottom w:val="0"/>
          <w:divBdr>
            <w:top w:val="none" w:sz="0" w:space="0" w:color="auto"/>
            <w:left w:val="none" w:sz="0" w:space="0" w:color="auto"/>
            <w:bottom w:val="none" w:sz="0" w:space="0" w:color="auto"/>
            <w:right w:val="none" w:sz="0" w:space="0" w:color="auto"/>
          </w:divBdr>
        </w:div>
        <w:div w:id="1473594042">
          <w:marLeft w:val="480"/>
          <w:marRight w:val="0"/>
          <w:marTop w:val="0"/>
          <w:marBottom w:val="0"/>
          <w:divBdr>
            <w:top w:val="none" w:sz="0" w:space="0" w:color="auto"/>
            <w:left w:val="none" w:sz="0" w:space="0" w:color="auto"/>
            <w:bottom w:val="none" w:sz="0" w:space="0" w:color="auto"/>
            <w:right w:val="none" w:sz="0" w:space="0" w:color="auto"/>
          </w:divBdr>
        </w:div>
        <w:div w:id="2110004263">
          <w:marLeft w:val="480"/>
          <w:marRight w:val="0"/>
          <w:marTop w:val="0"/>
          <w:marBottom w:val="0"/>
          <w:divBdr>
            <w:top w:val="none" w:sz="0" w:space="0" w:color="auto"/>
            <w:left w:val="none" w:sz="0" w:space="0" w:color="auto"/>
            <w:bottom w:val="none" w:sz="0" w:space="0" w:color="auto"/>
            <w:right w:val="none" w:sz="0" w:space="0" w:color="auto"/>
          </w:divBdr>
        </w:div>
        <w:div w:id="494959408">
          <w:marLeft w:val="480"/>
          <w:marRight w:val="0"/>
          <w:marTop w:val="0"/>
          <w:marBottom w:val="0"/>
          <w:divBdr>
            <w:top w:val="none" w:sz="0" w:space="0" w:color="auto"/>
            <w:left w:val="none" w:sz="0" w:space="0" w:color="auto"/>
            <w:bottom w:val="none" w:sz="0" w:space="0" w:color="auto"/>
            <w:right w:val="none" w:sz="0" w:space="0" w:color="auto"/>
          </w:divBdr>
        </w:div>
        <w:div w:id="725882089">
          <w:marLeft w:val="480"/>
          <w:marRight w:val="0"/>
          <w:marTop w:val="0"/>
          <w:marBottom w:val="0"/>
          <w:divBdr>
            <w:top w:val="none" w:sz="0" w:space="0" w:color="auto"/>
            <w:left w:val="none" w:sz="0" w:space="0" w:color="auto"/>
            <w:bottom w:val="none" w:sz="0" w:space="0" w:color="auto"/>
            <w:right w:val="none" w:sz="0" w:space="0" w:color="auto"/>
          </w:divBdr>
        </w:div>
        <w:div w:id="1193416662">
          <w:marLeft w:val="480"/>
          <w:marRight w:val="0"/>
          <w:marTop w:val="0"/>
          <w:marBottom w:val="0"/>
          <w:divBdr>
            <w:top w:val="none" w:sz="0" w:space="0" w:color="auto"/>
            <w:left w:val="none" w:sz="0" w:space="0" w:color="auto"/>
            <w:bottom w:val="none" w:sz="0" w:space="0" w:color="auto"/>
            <w:right w:val="none" w:sz="0" w:space="0" w:color="auto"/>
          </w:divBdr>
        </w:div>
        <w:div w:id="638925326">
          <w:marLeft w:val="480"/>
          <w:marRight w:val="0"/>
          <w:marTop w:val="0"/>
          <w:marBottom w:val="0"/>
          <w:divBdr>
            <w:top w:val="none" w:sz="0" w:space="0" w:color="auto"/>
            <w:left w:val="none" w:sz="0" w:space="0" w:color="auto"/>
            <w:bottom w:val="none" w:sz="0" w:space="0" w:color="auto"/>
            <w:right w:val="none" w:sz="0" w:space="0" w:color="auto"/>
          </w:divBdr>
        </w:div>
        <w:div w:id="79524485">
          <w:marLeft w:val="480"/>
          <w:marRight w:val="0"/>
          <w:marTop w:val="0"/>
          <w:marBottom w:val="0"/>
          <w:divBdr>
            <w:top w:val="none" w:sz="0" w:space="0" w:color="auto"/>
            <w:left w:val="none" w:sz="0" w:space="0" w:color="auto"/>
            <w:bottom w:val="none" w:sz="0" w:space="0" w:color="auto"/>
            <w:right w:val="none" w:sz="0" w:space="0" w:color="auto"/>
          </w:divBdr>
        </w:div>
        <w:div w:id="2044287560">
          <w:marLeft w:val="480"/>
          <w:marRight w:val="0"/>
          <w:marTop w:val="0"/>
          <w:marBottom w:val="0"/>
          <w:divBdr>
            <w:top w:val="none" w:sz="0" w:space="0" w:color="auto"/>
            <w:left w:val="none" w:sz="0" w:space="0" w:color="auto"/>
            <w:bottom w:val="none" w:sz="0" w:space="0" w:color="auto"/>
            <w:right w:val="none" w:sz="0" w:space="0" w:color="auto"/>
          </w:divBdr>
        </w:div>
        <w:div w:id="2003655839">
          <w:marLeft w:val="480"/>
          <w:marRight w:val="0"/>
          <w:marTop w:val="0"/>
          <w:marBottom w:val="0"/>
          <w:divBdr>
            <w:top w:val="none" w:sz="0" w:space="0" w:color="auto"/>
            <w:left w:val="none" w:sz="0" w:space="0" w:color="auto"/>
            <w:bottom w:val="none" w:sz="0" w:space="0" w:color="auto"/>
            <w:right w:val="none" w:sz="0" w:space="0" w:color="auto"/>
          </w:divBdr>
        </w:div>
        <w:div w:id="1769307059">
          <w:marLeft w:val="480"/>
          <w:marRight w:val="0"/>
          <w:marTop w:val="0"/>
          <w:marBottom w:val="0"/>
          <w:divBdr>
            <w:top w:val="none" w:sz="0" w:space="0" w:color="auto"/>
            <w:left w:val="none" w:sz="0" w:space="0" w:color="auto"/>
            <w:bottom w:val="none" w:sz="0" w:space="0" w:color="auto"/>
            <w:right w:val="none" w:sz="0" w:space="0" w:color="auto"/>
          </w:divBdr>
        </w:div>
        <w:div w:id="1448819215">
          <w:marLeft w:val="480"/>
          <w:marRight w:val="0"/>
          <w:marTop w:val="0"/>
          <w:marBottom w:val="0"/>
          <w:divBdr>
            <w:top w:val="none" w:sz="0" w:space="0" w:color="auto"/>
            <w:left w:val="none" w:sz="0" w:space="0" w:color="auto"/>
            <w:bottom w:val="none" w:sz="0" w:space="0" w:color="auto"/>
            <w:right w:val="none" w:sz="0" w:space="0" w:color="auto"/>
          </w:divBdr>
        </w:div>
        <w:div w:id="491412576">
          <w:marLeft w:val="480"/>
          <w:marRight w:val="0"/>
          <w:marTop w:val="0"/>
          <w:marBottom w:val="0"/>
          <w:divBdr>
            <w:top w:val="none" w:sz="0" w:space="0" w:color="auto"/>
            <w:left w:val="none" w:sz="0" w:space="0" w:color="auto"/>
            <w:bottom w:val="none" w:sz="0" w:space="0" w:color="auto"/>
            <w:right w:val="none" w:sz="0" w:space="0" w:color="auto"/>
          </w:divBdr>
        </w:div>
        <w:div w:id="757597009">
          <w:marLeft w:val="480"/>
          <w:marRight w:val="0"/>
          <w:marTop w:val="0"/>
          <w:marBottom w:val="0"/>
          <w:divBdr>
            <w:top w:val="none" w:sz="0" w:space="0" w:color="auto"/>
            <w:left w:val="none" w:sz="0" w:space="0" w:color="auto"/>
            <w:bottom w:val="none" w:sz="0" w:space="0" w:color="auto"/>
            <w:right w:val="none" w:sz="0" w:space="0" w:color="auto"/>
          </w:divBdr>
        </w:div>
        <w:div w:id="1767656494">
          <w:marLeft w:val="480"/>
          <w:marRight w:val="0"/>
          <w:marTop w:val="0"/>
          <w:marBottom w:val="0"/>
          <w:divBdr>
            <w:top w:val="none" w:sz="0" w:space="0" w:color="auto"/>
            <w:left w:val="none" w:sz="0" w:space="0" w:color="auto"/>
            <w:bottom w:val="none" w:sz="0" w:space="0" w:color="auto"/>
            <w:right w:val="none" w:sz="0" w:space="0" w:color="auto"/>
          </w:divBdr>
        </w:div>
        <w:div w:id="2121488157">
          <w:marLeft w:val="480"/>
          <w:marRight w:val="0"/>
          <w:marTop w:val="0"/>
          <w:marBottom w:val="0"/>
          <w:divBdr>
            <w:top w:val="none" w:sz="0" w:space="0" w:color="auto"/>
            <w:left w:val="none" w:sz="0" w:space="0" w:color="auto"/>
            <w:bottom w:val="none" w:sz="0" w:space="0" w:color="auto"/>
            <w:right w:val="none" w:sz="0" w:space="0" w:color="auto"/>
          </w:divBdr>
        </w:div>
        <w:div w:id="96559975">
          <w:marLeft w:val="480"/>
          <w:marRight w:val="0"/>
          <w:marTop w:val="0"/>
          <w:marBottom w:val="0"/>
          <w:divBdr>
            <w:top w:val="none" w:sz="0" w:space="0" w:color="auto"/>
            <w:left w:val="none" w:sz="0" w:space="0" w:color="auto"/>
            <w:bottom w:val="none" w:sz="0" w:space="0" w:color="auto"/>
            <w:right w:val="none" w:sz="0" w:space="0" w:color="auto"/>
          </w:divBdr>
        </w:div>
        <w:div w:id="1414277436">
          <w:marLeft w:val="480"/>
          <w:marRight w:val="0"/>
          <w:marTop w:val="0"/>
          <w:marBottom w:val="0"/>
          <w:divBdr>
            <w:top w:val="none" w:sz="0" w:space="0" w:color="auto"/>
            <w:left w:val="none" w:sz="0" w:space="0" w:color="auto"/>
            <w:bottom w:val="none" w:sz="0" w:space="0" w:color="auto"/>
            <w:right w:val="none" w:sz="0" w:space="0" w:color="auto"/>
          </w:divBdr>
        </w:div>
        <w:div w:id="71708998">
          <w:marLeft w:val="480"/>
          <w:marRight w:val="0"/>
          <w:marTop w:val="0"/>
          <w:marBottom w:val="0"/>
          <w:divBdr>
            <w:top w:val="none" w:sz="0" w:space="0" w:color="auto"/>
            <w:left w:val="none" w:sz="0" w:space="0" w:color="auto"/>
            <w:bottom w:val="none" w:sz="0" w:space="0" w:color="auto"/>
            <w:right w:val="none" w:sz="0" w:space="0" w:color="auto"/>
          </w:divBdr>
        </w:div>
        <w:div w:id="2110271919">
          <w:marLeft w:val="480"/>
          <w:marRight w:val="0"/>
          <w:marTop w:val="0"/>
          <w:marBottom w:val="0"/>
          <w:divBdr>
            <w:top w:val="none" w:sz="0" w:space="0" w:color="auto"/>
            <w:left w:val="none" w:sz="0" w:space="0" w:color="auto"/>
            <w:bottom w:val="none" w:sz="0" w:space="0" w:color="auto"/>
            <w:right w:val="none" w:sz="0" w:space="0" w:color="auto"/>
          </w:divBdr>
        </w:div>
        <w:div w:id="559558355">
          <w:marLeft w:val="480"/>
          <w:marRight w:val="0"/>
          <w:marTop w:val="0"/>
          <w:marBottom w:val="0"/>
          <w:divBdr>
            <w:top w:val="none" w:sz="0" w:space="0" w:color="auto"/>
            <w:left w:val="none" w:sz="0" w:space="0" w:color="auto"/>
            <w:bottom w:val="none" w:sz="0" w:space="0" w:color="auto"/>
            <w:right w:val="none" w:sz="0" w:space="0" w:color="auto"/>
          </w:divBdr>
        </w:div>
        <w:div w:id="417992826">
          <w:marLeft w:val="480"/>
          <w:marRight w:val="0"/>
          <w:marTop w:val="0"/>
          <w:marBottom w:val="0"/>
          <w:divBdr>
            <w:top w:val="none" w:sz="0" w:space="0" w:color="auto"/>
            <w:left w:val="none" w:sz="0" w:space="0" w:color="auto"/>
            <w:bottom w:val="none" w:sz="0" w:space="0" w:color="auto"/>
            <w:right w:val="none" w:sz="0" w:space="0" w:color="auto"/>
          </w:divBdr>
        </w:div>
        <w:div w:id="1666207255">
          <w:marLeft w:val="480"/>
          <w:marRight w:val="0"/>
          <w:marTop w:val="0"/>
          <w:marBottom w:val="0"/>
          <w:divBdr>
            <w:top w:val="none" w:sz="0" w:space="0" w:color="auto"/>
            <w:left w:val="none" w:sz="0" w:space="0" w:color="auto"/>
            <w:bottom w:val="none" w:sz="0" w:space="0" w:color="auto"/>
            <w:right w:val="none" w:sz="0" w:space="0" w:color="auto"/>
          </w:divBdr>
        </w:div>
        <w:div w:id="1259751306">
          <w:marLeft w:val="480"/>
          <w:marRight w:val="0"/>
          <w:marTop w:val="0"/>
          <w:marBottom w:val="0"/>
          <w:divBdr>
            <w:top w:val="none" w:sz="0" w:space="0" w:color="auto"/>
            <w:left w:val="none" w:sz="0" w:space="0" w:color="auto"/>
            <w:bottom w:val="none" w:sz="0" w:space="0" w:color="auto"/>
            <w:right w:val="none" w:sz="0" w:space="0" w:color="auto"/>
          </w:divBdr>
        </w:div>
        <w:div w:id="693700010">
          <w:marLeft w:val="480"/>
          <w:marRight w:val="0"/>
          <w:marTop w:val="0"/>
          <w:marBottom w:val="0"/>
          <w:divBdr>
            <w:top w:val="none" w:sz="0" w:space="0" w:color="auto"/>
            <w:left w:val="none" w:sz="0" w:space="0" w:color="auto"/>
            <w:bottom w:val="none" w:sz="0" w:space="0" w:color="auto"/>
            <w:right w:val="none" w:sz="0" w:space="0" w:color="auto"/>
          </w:divBdr>
        </w:div>
        <w:div w:id="1138452465">
          <w:marLeft w:val="480"/>
          <w:marRight w:val="0"/>
          <w:marTop w:val="0"/>
          <w:marBottom w:val="0"/>
          <w:divBdr>
            <w:top w:val="none" w:sz="0" w:space="0" w:color="auto"/>
            <w:left w:val="none" w:sz="0" w:space="0" w:color="auto"/>
            <w:bottom w:val="none" w:sz="0" w:space="0" w:color="auto"/>
            <w:right w:val="none" w:sz="0" w:space="0" w:color="auto"/>
          </w:divBdr>
        </w:div>
        <w:div w:id="960958859">
          <w:marLeft w:val="480"/>
          <w:marRight w:val="0"/>
          <w:marTop w:val="0"/>
          <w:marBottom w:val="0"/>
          <w:divBdr>
            <w:top w:val="none" w:sz="0" w:space="0" w:color="auto"/>
            <w:left w:val="none" w:sz="0" w:space="0" w:color="auto"/>
            <w:bottom w:val="none" w:sz="0" w:space="0" w:color="auto"/>
            <w:right w:val="none" w:sz="0" w:space="0" w:color="auto"/>
          </w:divBdr>
        </w:div>
        <w:div w:id="1925408530">
          <w:marLeft w:val="480"/>
          <w:marRight w:val="0"/>
          <w:marTop w:val="0"/>
          <w:marBottom w:val="0"/>
          <w:divBdr>
            <w:top w:val="none" w:sz="0" w:space="0" w:color="auto"/>
            <w:left w:val="none" w:sz="0" w:space="0" w:color="auto"/>
            <w:bottom w:val="none" w:sz="0" w:space="0" w:color="auto"/>
            <w:right w:val="none" w:sz="0" w:space="0" w:color="auto"/>
          </w:divBdr>
        </w:div>
        <w:div w:id="283969618">
          <w:marLeft w:val="480"/>
          <w:marRight w:val="0"/>
          <w:marTop w:val="0"/>
          <w:marBottom w:val="0"/>
          <w:divBdr>
            <w:top w:val="none" w:sz="0" w:space="0" w:color="auto"/>
            <w:left w:val="none" w:sz="0" w:space="0" w:color="auto"/>
            <w:bottom w:val="none" w:sz="0" w:space="0" w:color="auto"/>
            <w:right w:val="none" w:sz="0" w:space="0" w:color="auto"/>
          </w:divBdr>
        </w:div>
        <w:div w:id="1163547263">
          <w:marLeft w:val="480"/>
          <w:marRight w:val="0"/>
          <w:marTop w:val="0"/>
          <w:marBottom w:val="0"/>
          <w:divBdr>
            <w:top w:val="none" w:sz="0" w:space="0" w:color="auto"/>
            <w:left w:val="none" w:sz="0" w:space="0" w:color="auto"/>
            <w:bottom w:val="none" w:sz="0" w:space="0" w:color="auto"/>
            <w:right w:val="none" w:sz="0" w:space="0" w:color="auto"/>
          </w:divBdr>
        </w:div>
        <w:div w:id="1467970117">
          <w:marLeft w:val="480"/>
          <w:marRight w:val="0"/>
          <w:marTop w:val="0"/>
          <w:marBottom w:val="0"/>
          <w:divBdr>
            <w:top w:val="none" w:sz="0" w:space="0" w:color="auto"/>
            <w:left w:val="none" w:sz="0" w:space="0" w:color="auto"/>
            <w:bottom w:val="none" w:sz="0" w:space="0" w:color="auto"/>
            <w:right w:val="none" w:sz="0" w:space="0" w:color="auto"/>
          </w:divBdr>
        </w:div>
        <w:div w:id="1127776060">
          <w:marLeft w:val="480"/>
          <w:marRight w:val="0"/>
          <w:marTop w:val="0"/>
          <w:marBottom w:val="0"/>
          <w:divBdr>
            <w:top w:val="none" w:sz="0" w:space="0" w:color="auto"/>
            <w:left w:val="none" w:sz="0" w:space="0" w:color="auto"/>
            <w:bottom w:val="none" w:sz="0" w:space="0" w:color="auto"/>
            <w:right w:val="none" w:sz="0" w:space="0" w:color="auto"/>
          </w:divBdr>
        </w:div>
        <w:div w:id="601455029">
          <w:marLeft w:val="480"/>
          <w:marRight w:val="0"/>
          <w:marTop w:val="0"/>
          <w:marBottom w:val="0"/>
          <w:divBdr>
            <w:top w:val="none" w:sz="0" w:space="0" w:color="auto"/>
            <w:left w:val="none" w:sz="0" w:space="0" w:color="auto"/>
            <w:bottom w:val="none" w:sz="0" w:space="0" w:color="auto"/>
            <w:right w:val="none" w:sz="0" w:space="0" w:color="auto"/>
          </w:divBdr>
        </w:div>
        <w:div w:id="1497919219">
          <w:marLeft w:val="480"/>
          <w:marRight w:val="0"/>
          <w:marTop w:val="0"/>
          <w:marBottom w:val="0"/>
          <w:divBdr>
            <w:top w:val="none" w:sz="0" w:space="0" w:color="auto"/>
            <w:left w:val="none" w:sz="0" w:space="0" w:color="auto"/>
            <w:bottom w:val="none" w:sz="0" w:space="0" w:color="auto"/>
            <w:right w:val="none" w:sz="0" w:space="0" w:color="auto"/>
          </w:divBdr>
        </w:div>
        <w:div w:id="1558205361">
          <w:marLeft w:val="480"/>
          <w:marRight w:val="0"/>
          <w:marTop w:val="0"/>
          <w:marBottom w:val="0"/>
          <w:divBdr>
            <w:top w:val="none" w:sz="0" w:space="0" w:color="auto"/>
            <w:left w:val="none" w:sz="0" w:space="0" w:color="auto"/>
            <w:bottom w:val="none" w:sz="0" w:space="0" w:color="auto"/>
            <w:right w:val="none" w:sz="0" w:space="0" w:color="auto"/>
          </w:divBdr>
        </w:div>
        <w:div w:id="978537179">
          <w:marLeft w:val="480"/>
          <w:marRight w:val="0"/>
          <w:marTop w:val="0"/>
          <w:marBottom w:val="0"/>
          <w:divBdr>
            <w:top w:val="none" w:sz="0" w:space="0" w:color="auto"/>
            <w:left w:val="none" w:sz="0" w:space="0" w:color="auto"/>
            <w:bottom w:val="none" w:sz="0" w:space="0" w:color="auto"/>
            <w:right w:val="none" w:sz="0" w:space="0" w:color="auto"/>
          </w:divBdr>
        </w:div>
        <w:div w:id="1432702782">
          <w:marLeft w:val="480"/>
          <w:marRight w:val="0"/>
          <w:marTop w:val="0"/>
          <w:marBottom w:val="0"/>
          <w:divBdr>
            <w:top w:val="none" w:sz="0" w:space="0" w:color="auto"/>
            <w:left w:val="none" w:sz="0" w:space="0" w:color="auto"/>
            <w:bottom w:val="none" w:sz="0" w:space="0" w:color="auto"/>
            <w:right w:val="none" w:sz="0" w:space="0" w:color="auto"/>
          </w:divBdr>
        </w:div>
        <w:div w:id="139274654">
          <w:marLeft w:val="480"/>
          <w:marRight w:val="0"/>
          <w:marTop w:val="0"/>
          <w:marBottom w:val="0"/>
          <w:divBdr>
            <w:top w:val="none" w:sz="0" w:space="0" w:color="auto"/>
            <w:left w:val="none" w:sz="0" w:space="0" w:color="auto"/>
            <w:bottom w:val="none" w:sz="0" w:space="0" w:color="auto"/>
            <w:right w:val="none" w:sz="0" w:space="0" w:color="auto"/>
          </w:divBdr>
        </w:div>
        <w:div w:id="1798134888">
          <w:marLeft w:val="480"/>
          <w:marRight w:val="0"/>
          <w:marTop w:val="0"/>
          <w:marBottom w:val="0"/>
          <w:divBdr>
            <w:top w:val="none" w:sz="0" w:space="0" w:color="auto"/>
            <w:left w:val="none" w:sz="0" w:space="0" w:color="auto"/>
            <w:bottom w:val="none" w:sz="0" w:space="0" w:color="auto"/>
            <w:right w:val="none" w:sz="0" w:space="0" w:color="auto"/>
          </w:divBdr>
        </w:div>
      </w:divsChild>
    </w:div>
    <w:div w:id="682824486">
      <w:bodyDiv w:val="1"/>
      <w:marLeft w:val="0"/>
      <w:marRight w:val="0"/>
      <w:marTop w:val="0"/>
      <w:marBottom w:val="0"/>
      <w:divBdr>
        <w:top w:val="none" w:sz="0" w:space="0" w:color="auto"/>
        <w:left w:val="none" w:sz="0" w:space="0" w:color="auto"/>
        <w:bottom w:val="none" w:sz="0" w:space="0" w:color="auto"/>
        <w:right w:val="none" w:sz="0" w:space="0" w:color="auto"/>
      </w:divBdr>
    </w:div>
    <w:div w:id="689331221">
      <w:bodyDiv w:val="1"/>
      <w:marLeft w:val="0"/>
      <w:marRight w:val="0"/>
      <w:marTop w:val="0"/>
      <w:marBottom w:val="0"/>
      <w:divBdr>
        <w:top w:val="none" w:sz="0" w:space="0" w:color="auto"/>
        <w:left w:val="none" w:sz="0" w:space="0" w:color="auto"/>
        <w:bottom w:val="none" w:sz="0" w:space="0" w:color="auto"/>
        <w:right w:val="none" w:sz="0" w:space="0" w:color="auto"/>
      </w:divBdr>
    </w:div>
    <w:div w:id="742337505">
      <w:bodyDiv w:val="1"/>
      <w:marLeft w:val="0"/>
      <w:marRight w:val="0"/>
      <w:marTop w:val="0"/>
      <w:marBottom w:val="0"/>
      <w:divBdr>
        <w:top w:val="none" w:sz="0" w:space="0" w:color="auto"/>
        <w:left w:val="none" w:sz="0" w:space="0" w:color="auto"/>
        <w:bottom w:val="none" w:sz="0" w:space="0" w:color="auto"/>
        <w:right w:val="none" w:sz="0" w:space="0" w:color="auto"/>
      </w:divBdr>
      <w:divsChild>
        <w:div w:id="2111848776">
          <w:marLeft w:val="480"/>
          <w:marRight w:val="0"/>
          <w:marTop w:val="0"/>
          <w:marBottom w:val="0"/>
          <w:divBdr>
            <w:top w:val="none" w:sz="0" w:space="0" w:color="auto"/>
            <w:left w:val="none" w:sz="0" w:space="0" w:color="auto"/>
            <w:bottom w:val="none" w:sz="0" w:space="0" w:color="auto"/>
            <w:right w:val="none" w:sz="0" w:space="0" w:color="auto"/>
          </w:divBdr>
        </w:div>
        <w:div w:id="1824589883">
          <w:marLeft w:val="480"/>
          <w:marRight w:val="0"/>
          <w:marTop w:val="0"/>
          <w:marBottom w:val="0"/>
          <w:divBdr>
            <w:top w:val="none" w:sz="0" w:space="0" w:color="auto"/>
            <w:left w:val="none" w:sz="0" w:space="0" w:color="auto"/>
            <w:bottom w:val="none" w:sz="0" w:space="0" w:color="auto"/>
            <w:right w:val="none" w:sz="0" w:space="0" w:color="auto"/>
          </w:divBdr>
        </w:div>
        <w:div w:id="610090726">
          <w:marLeft w:val="480"/>
          <w:marRight w:val="0"/>
          <w:marTop w:val="0"/>
          <w:marBottom w:val="0"/>
          <w:divBdr>
            <w:top w:val="none" w:sz="0" w:space="0" w:color="auto"/>
            <w:left w:val="none" w:sz="0" w:space="0" w:color="auto"/>
            <w:bottom w:val="none" w:sz="0" w:space="0" w:color="auto"/>
            <w:right w:val="none" w:sz="0" w:space="0" w:color="auto"/>
          </w:divBdr>
        </w:div>
        <w:div w:id="1273971650">
          <w:marLeft w:val="480"/>
          <w:marRight w:val="0"/>
          <w:marTop w:val="0"/>
          <w:marBottom w:val="0"/>
          <w:divBdr>
            <w:top w:val="none" w:sz="0" w:space="0" w:color="auto"/>
            <w:left w:val="none" w:sz="0" w:space="0" w:color="auto"/>
            <w:bottom w:val="none" w:sz="0" w:space="0" w:color="auto"/>
            <w:right w:val="none" w:sz="0" w:space="0" w:color="auto"/>
          </w:divBdr>
        </w:div>
        <w:div w:id="994256682">
          <w:marLeft w:val="480"/>
          <w:marRight w:val="0"/>
          <w:marTop w:val="0"/>
          <w:marBottom w:val="0"/>
          <w:divBdr>
            <w:top w:val="none" w:sz="0" w:space="0" w:color="auto"/>
            <w:left w:val="none" w:sz="0" w:space="0" w:color="auto"/>
            <w:bottom w:val="none" w:sz="0" w:space="0" w:color="auto"/>
            <w:right w:val="none" w:sz="0" w:space="0" w:color="auto"/>
          </w:divBdr>
        </w:div>
        <w:div w:id="489443102">
          <w:marLeft w:val="480"/>
          <w:marRight w:val="0"/>
          <w:marTop w:val="0"/>
          <w:marBottom w:val="0"/>
          <w:divBdr>
            <w:top w:val="none" w:sz="0" w:space="0" w:color="auto"/>
            <w:left w:val="none" w:sz="0" w:space="0" w:color="auto"/>
            <w:bottom w:val="none" w:sz="0" w:space="0" w:color="auto"/>
            <w:right w:val="none" w:sz="0" w:space="0" w:color="auto"/>
          </w:divBdr>
        </w:div>
        <w:div w:id="798188368">
          <w:marLeft w:val="480"/>
          <w:marRight w:val="0"/>
          <w:marTop w:val="0"/>
          <w:marBottom w:val="0"/>
          <w:divBdr>
            <w:top w:val="none" w:sz="0" w:space="0" w:color="auto"/>
            <w:left w:val="none" w:sz="0" w:space="0" w:color="auto"/>
            <w:bottom w:val="none" w:sz="0" w:space="0" w:color="auto"/>
            <w:right w:val="none" w:sz="0" w:space="0" w:color="auto"/>
          </w:divBdr>
        </w:div>
        <w:div w:id="516425808">
          <w:marLeft w:val="480"/>
          <w:marRight w:val="0"/>
          <w:marTop w:val="0"/>
          <w:marBottom w:val="0"/>
          <w:divBdr>
            <w:top w:val="none" w:sz="0" w:space="0" w:color="auto"/>
            <w:left w:val="none" w:sz="0" w:space="0" w:color="auto"/>
            <w:bottom w:val="none" w:sz="0" w:space="0" w:color="auto"/>
            <w:right w:val="none" w:sz="0" w:space="0" w:color="auto"/>
          </w:divBdr>
        </w:div>
        <w:div w:id="749036498">
          <w:marLeft w:val="480"/>
          <w:marRight w:val="0"/>
          <w:marTop w:val="0"/>
          <w:marBottom w:val="0"/>
          <w:divBdr>
            <w:top w:val="none" w:sz="0" w:space="0" w:color="auto"/>
            <w:left w:val="none" w:sz="0" w:space="0" w:color="auto"/>
            <w:bottom w:val="none" w:sz="0" w:space="0" w:color="auto"/>
            <w:right w:val="none" w:sz="0" w:space="0" w:color="auto"/>
          </w:divBdr>
        </w:div>
        <w:div w:id="360982094">
          <w:marLeft w:val="480"/>
          <w:marRight w:val="0"/>
          <w:marTop w:val="0"/>
          <w:marBottom w:val="0"/>
          <w:divBdr>
            <w:top w:val="none" w:sz="0" w:space="0" w:color="auto"/>
            <w:left w:val="none" w:sz="0" w:space="0" w:color="auto"/>
            <w:bottom w:val="none" w:sz="0" w:space="0" w:color="auto"/>
            <w:right w:val="none" w:sz="0" w:space="0" w:color="auto"/>
          </w:divBdr>
        </w:div>
        <w:div w:id="1970626024">
          <w:marLeft w:val="480"/>
          <w:marRight w:val="0"/>
          <w:marTop w:val="0"/>
          <w:marBottom w:val="0"/>
          <w:divBdr>
            <w:top w:val="none" w:sz="0" w:space="0" w:color="auto"/>
            <w:left w:val="none" w:sz="0" w:space="0" w:color="auto"/>
            <w:bottom w:val="none" w:sz="0" w:space="0" w:color="auto"/>
            <w:right w:val="none" w:sz="0" w:space="0" w:color="auto"/>
          </w:divBdr>
        </w:div>
        <w:div w:id="1531524878">
          <w:marLeft w:val="480"/>
          <w:marRight w:val="0"/>
          <w:marTop w:val="0"/>
          <w:marBottom w:val="0"/>
          <w:divBdr>
            <w:top w:val="none" w:sz="0" w:space="0" w:color="auto"/>
            <w:left w:val="none" w:sz="0" w:space="0" w:color="auto"/>
            <w:bottom w:val="none" w:sz="0" w:space="0" w:color="auto"/>
            <w:right w:val="none" w:sz="0" w:space="0" w:color="auto"/>
          </w:divBdr>
        </w:div>
        <w:div w:id="1219900899">
          <w:marLeft w:val="480"/>
          <w:marRight w:val="0"/>
          <w:marTop w:val="0"/>
          <w:marBottom w:val="0"/>
          <w:divBdr>
            <w:top w:val="none" w:sz="0" w:space="0" w:color="auto"/>
            <w:left w:val="none" w:sz="0" w:space="0" w:color="auto"/>
            <w:bottom w:val="none" w:sz="0" w:space="0" w:color="auto"/>
            <w:right w:val="none" w:sz="0" w:space="0" w:color="auto"/>
          </w:divBdr>
        </w:div>
        <w:div w:id="1300920003">
          <w:marLeft w:val="480"/>
          <w:marRight w:val="0"/>
          <w:marTop w:val="0"/>
          <w:marBottom w:val="0"/>
          <w:divBdr>
            <w:top w:val="none" w:sz="0" w:space="0" w:color="auto"/>
            <w:left w:val="none" w:sz="0" w:space="0" w:color="auto"/>
            <w:bottom w:val="none" w:sz="0" w:space="0" w:color="auto"/>
            <w:right w:val="none" w:sz="0" w:space="0" w:color="auto"/>
          </w:divBdr>
        </w:div>
        <w:div w:id="1411196903">
          <w:marLeft w:val="480"/>
          <w:marRight w:val="0"/>
          <w:marTop w:val="0"/>
          <w:marBottom w:val="0"/>
          <w:divBdr>
            <w:top w:val="none" w:sz="0" w:space="0" w:color="auto"/>
            <w:left w:val="none" w:sz="0" w:space="0" w:color="auto"/>
            <w:bottom w:val="none" w:sz="0" w:space="0" w:color="auto"/>
            <w:right w:val="none" w:sz="0" w:space="0" w:color="auto"/>
          </w:divBdr>
        </w:div>
        <w:div w:id="185338740">
          <w:marLeft w:val="480"/>
          <w:marRight w:val="0"/>
          <w:marTop w:val="0"/>
          <w:marBottom w:val="0"/>
          <w:divBdr>
            <w:top w:val="none" w:sz="0" w:space="0" w:color="auto"/>
            <w:left w:val="none" w:sz="0" w:space="0" w:color="auto"/>
            <w:bottom w:val="none" w:sz="0" w:space="0" w:color="auto"/>
            <w:right w:val="none" w:sz="0" w:space="0" w:color="auto"/>
          </w:divBdr>
        </w:div>
        <w:div w:id="1096095118">
          <w:marLeft w:val="480"/>
          <w:marRight w:val="0"/>
          <w:marTop w:val="0"/>
          <w:marBottom w:val="0"/>
          <w:divBdr>
            <w:top w:val="none" w:sz="0" w:space="0" w:color="auto"/>
            <w:left w:val="none" w:sz="0" w:space="0" w:color="auto"/>
            <w:bottom w:val="none" w:sz="0" w:space="0" w:color="auto"/>
            <w:right w:val="none" w:sz="0" w:space="0" w:color="auto"/>
          </w:divBdr>
        </w:div>
        <w:div w:id="2025938932">
          <w:marLeft w:val="480"/>
          <w:marRight w:val="0"/>
          <w:marTop w:val="0"/>
          <w:marBottom w:val="0"/>
          <w:divBdr>
            <w:top w:val="none" w:sz="0" w:space="0" w:color="auto"/>
            <w:left w:val="none" w:sz="0" w:space="0" w:color="auto"/>
            <w:bottom w:val="none" w:sz="0" w:space="0" w:color="auto"/>
            <w:right w:val="none" w:sz="0" w:space="0" w:color="auto"/>
          </w:divBdr>
        </w:div>
        <w:div w:id="641081540">
          <w:marLeft w:val="480"/>
          <w:marRight w:val="0"/>
          <w:marTop w:val="0"/>
          <w:marBottom w:val="0"/>
          <w:divBdr>
            <w:top w:val="none" w:sz="0" w:space="0" w:color="auto"/>
            <w:left w:val="none" w:sz="0" w:space="0" w:color="auto"/>
            <w:bottom w:val="none" w:sz="0" w:space="0" w:color="auto"/>
            <w:right w:val="none" w:sz="0" w:space="0" w:color="auto"/>
          </w:divBdr>
        </w:div>
        <w:div w:id="732701596">
          <w:marLeft w:val="480"/>
          <w:marRight w:val="0"/>
          <w:marTop w:val="0"/>
          <w:marBottom w:val="0"/>
          <w:divBdr>
            <w:top w:val="none" w:sz="0" w:space="0" w:color="auto"/>
            <w:left w:val="none" w:sz="0" w:space="0" w:color="auto"/>
            <w:bottom w:val="none" w:sz="0" w:space="0" w:color="auto"/>
            <w:right w:val="none" w:sz="0" w:space="0" w:color="auto"/>
          </w:divBdr>
        </w:div>
        <w:div w:id="779303970">
          <w:marLeft w:val="480"/>
          <w:marRight w:val="0"/>
          <w:marTop w:val="0"/>
          <w:marBottom w:val="0"/>
          <w:divBdr>
            <w:top w:val="none" w:sz="0" w:space="0" w:color="auto"/>
            <w:left w:val="none" w:sz="0" w:space="0" w:color="auto"/>
            <w:bottom w:val="none" w:sz="0" w:space="0" w:color="auto"/>
            <w:right w:val="none" w:sz="0" w:space="0" w:color="auto"/>
          </w:divBdr>
        </w:div>
        <w:div w:id="1591237072">
          <w:marLeft w:val="480"/>
          <w:marRight w:val="0"/>
          <w:marTop w:val="0"/>
          <w:marBottom w:val="0"/>
          <w:divBdr>
            <w:top w:val="none" w:sz="0" w:space="0" w:color="auto"/>
            <w:left w:val="none" w:sz="0" w:space="0" w:color="auto"/>
            <w:bottom w:val="none" w:sz="0" w:space="0" w:color="auto"/>
            <w:right w:val="none" w:sz="0" w:space="0" w:color="auto"/>
          </w:divBdr>
        </w:div>
        <w:div w:id="1854564846">
          <w:marLeft w:val="480"/>
          <w:marRight w:val="0"/>
          <w:marTop w:val="0"/>
          <w:marBottom w:val="0"/>
          <w:divBdr>
            <w:top w:val="none" w:sz="0" w:space="0" w:color="auto"/>
            <w:left w:val="none" w:sz="0" w:space="0" w:color="auto"/>
            <w:bottom w:val="none" w:sz="0" w:space="0" w:color="auto"/>
            <w:right w:val="none" w:sz="0" w:space="0" w:color="auto"/>
          </w:divBdr>
        </w:div>
        <w:div w:id="737676120">
          <w:marLeft w:val="480"/>
          <w:marRight w:val="0"/>
          <w:marTop w:val="0"/>
          <w:marBottom w:val="0"/>
          <w:divBdr>
            <w:top w:val="none" w:sz="0" w:space="0" w:color="auto"/>
            <w:left w:val="none" w:sz="0" w:space="0" w:color="auto"/>
            <w:bottom w:val="none" w:sz="0" w:space="0" w:color="auto"/>
            <w:right w:val="none" w:sz="0" w:space="0" w:color="auto"/>
          </w:divBdr>
        </w:div>
        <w:div w:id="289941137">
          <w:marLeft w:val="480"/>
          <w:marRight w:val="0"/>
          <w:marTop w:val="0"/>
          <w:marBottom w:val="0"/>
          <w:divBdr>
            <w:top w:val="none" w:sz="0" w:space="0" w:color="auto"/>
            <w:left w:val="none" w:sz="0" w:space="0" w:color="auto"/>
            <w:bottom w:val="none" w:sz="0" w:space="0" w:color="auto"/>
            <w:right w:val="none" w:sz="0" w:space="0" w:color="auto"/>
          </w:divBdr>
        </w:div>
        <w:div w:id="1367563064">
          <w:marLeft w:val="480"/>
          <w:marRight w:val="0"/>
          <w:marTop w:val="0"/>
          <w:marBottom w:val="0"/>
          <w:divBdr>
            <w:top w:val="none" w:sz="0" w:space="0" w:color="auto"/>
            <w:left w:val="none" w:sz="0" w:space="0" w:color="auto"/>
            <w:bottom w:val="none" w:sz="0" w:space="0" w:color="auto"/>
            <w:right w:val="none" w:sz="0" w:space="0" w:color="auto"/>
          </w:divBdr>
        </w:div>
        <w:div w:id="158008565">
          <w:marLeft w:val="480"/>
          <w:marRight w:val="0"/>
          <w:marTop w:val="0"/>
          <w:marBottom w:val="0"/>
          <w:divBdr>
            <w:top w:val="none" w:sz="0" w:space="0" w:color="auto"/>
            <w:left w:val="none" w:sz="0" w:space="0" w:color="auto"/>
            <w:bottom w:val="none" w:sz="0" w:space="0" w:color="auto"/>
            <w:right w:val="none" w:sz="0" w:space="0" w:color="auto"/>
          </w:divBdr>
        </w:div>
        <w:div w:id="1448350058">
          <w:marLeft w:val="480"/>
          <w:marRight w:val="0"/>
          <w:marTop w:val="0"/>
          <w:marBottom w:val="0"/>
          <w:divBdr>
            <w:top w:val="none" w:sz="0" w:space="0" w:color="auto"/>
            <w:left w:val="none" w:sz="0" w:space="0" w:color="auto"/>
            <w:bottom w:val="none" w:sz="0" w:space="0" w:color="auto"/>
            <w:right w:val="none" w:sz="0" w:space="0" w:color="auto"/>
          </w:divBdr>
        </w:div>
        <w:div w:id="880240164">
          <w:marLeft w:val="480"/>
          <w:marRight w:val="0"/>
          <w:marTop w:val="0"/>
          <w:marBottom w:val="0"/>
          <w:divBdr>
            <w:top w:val="none" w:sz="0" w:space="0" w:color="auto"/>
            <w:left w:val="none" w:sz="0" w:space="0" w:color="auto"/>
            <w:bottom w:val="none" w:sz="0" w:space="0" w:color="auto"/>
            <w:right w:val="none" w:sz="0" w:space="0" w:color="auto"/>
          </w:divBdr>
        </w:div>
        <w:div w:id="1959794489">
          <w:marLeft w:val="480"/>
          <w:marRight w:val="0"/>
          <w:marTop w:val="0"/>
          <w:marBottom w:val="0"/>
          <w:divBdr>
            <w:top w:val="none" w:sz="0" w:space="0" w:color="auto"/>
            <w:left w:val="none" w:sz="0" w:space="0" w:color="auto"/>
            <w:bottom w:val="none" w:sz="0" w:space="0" w:color="auto"/>
            <w:right w:val="none" w:sz="0" w:space="0" w:color="auto"/>
          </w:divBdr>
        </w:div>
        <w:div w:id="1792505193">
          <w:marLeft w:val="480"/>
          <w:marRight w:val="0"/>
          <w:marTop w:val="0"/>
          <w:marBottom w:val="0"/>
          <w:divBdr>
            <w:top w:val="none" w:sz="0" w:space="0" w:color="auto"/>
            <w:left w:val="none" w:sz="0" w:space="0" w:color="auto"/>
            <w:bottom w:val="none" w:sz="0" w:space="0" w:color="auto"/>
            <w:right w:val="none" w:sz="0" w:space="0" w:color="auto"/>
          </w:divBdr>
        </w:div>
        <w:div w:id="932469745">
          <w:marLeft w:val="480"/>
          <w:marRight w:val="0"/>
          <w:marTop w:val="0"/>
          <w:marBottom w:val="0"/>
          <w:divBdr>
            <w:top w:val="none" w:sz="0" w:space="0" w:color="auto"/>
            <w:left w:val="none" w:sz="0" w:space="0" w:color="auto"/>
            <w:bottom w:val="none" w:sz="0" w:space="0" w:color="auto"/>
            <w:right w:val="none" w:sz="0" w:space="0" w:color="auto"/>
          </w:divBdr>
        </w:div>
        <w:div w:id="1668745471">
          <w:marLeft w:val="480"/>
          <w:marRight w:val="0"/>
          <w:marTop w:val="0"/>
          <w:marBottom w:val="0"/>
          <w:divBdr>
            <w:top w:val="none" w:sz="0" w:space="0" w:color="auto"/>
            <w:left w:val="none" w:sz="0" w:space="0" w:color="auto"/>
            <w:bottom w:val="none" w:sz="0" w:space="0" w:color="auto"/>
            <w:right w:val="none" w:sz="0" w:space="0" w:color="auto"/>
          </w:divBdr>
        </w:div>
        <w:div w:id="629898656">
          <w:marLeft w:val="480"/>
          <w:marRight w:val="0"/>
          <w:marTop w:val="0"/>
          <w:marBottom w:val="0"/>
          <w:divBdr>
            <w:top w:val="none" w:sz="0" w:space="0" w:color="auto"/>
            <w:left w:val="none" w:sz="0" w:space="0" w:color="auto"/>
            <w:bottom w:val="none" w:sz="0" w:space="0" w:color="auto"/>
            <w:right w:val="none" w:sz="0" w:space="0" w:color="auto"/>
          </w:divBdr>
        </w:div>
        <w:div w:id="1596861900">
          <w:marLeft w:val="480"/>
          <w:marRight w:val="0"/>
          <w:marTop w:val="0"/>
          <w:marBottom w:val="0"/>
          <w:divBdr>
            <w:top w:val="none" w:sz="0" w:space="0" w:color="auto"/>
            <w:left w:val="none" w:sz="0" w:space="0" w:color="auto"/>
            <w:bottom w:val="none" w:sz="0" w:space="0" w:color="auto"/>
            <w:right w:val="none" w:sz="0" w:space="0" w:color="auto"/>
          </w:divBdr>
        </w:div>
        <w:div w:id="90470248">
          <w:marLeft w:val="480"/>
          <w:marRight w:val="0"/>
          <w:marTop w:val="0"/>
          <w:marBottom w:val="0"/>
          <w:divBdr>
            <w:top w:val="none" w:sz="0" w:space="0" w:color="auto"/>
            <w:left w:val="none" w:sz="0" w:space="0" w:color="auto"/>
            <w:bottom w:val="none" w:sz="0" w:space="0" w:color="auto"/>
            <w:right w:val="none" w:sz="0" w:space="0" w:color="auto"/>
          </w:divBdr>
        </w:div>
        <w:div w:id="628244623">
          <w:marLeft w:val="480"/>
          <w:marRight w:val="0"/>
          <w:marTop w:val="0"/>
          <w:marBottom w:val="0"/>
          <w:divBdr>
            <w:top w:val="none" w:sz="0" w:space="0" w:color="auto"/>
            <w:left w:val="none" w:sz="0" w:space="0" w:color="auto"/>
            <w:bottom w:val="none" w:sz="0" w:space="0" w:color="auto"/>
            <w:right w:val="none" w:sz="0" w:space="0" w:color="auto"/>
          </w:divBdr>
        </w:div>
        <w:div w:id="1828862320">
          <w:marLeft w:val="480"/>
          <w:marRight w:val="0"/>
          <w:marTop w:val="0"/>
          <w:marBottom w:val="0"/>
          <w:divBdr>
            <w:top w:val="none" w:sz="0" w:space="0" w:color="auto"/>
            <w:left w:val="none" w:sz="0" w:space="0" w:color="auto"/>
            <w:bottom w:val="none" w:sz="0" w:space="0" w:color="auto"/>
            <w:right w:val="none" w:sz="0" w:space="0" w:color="auto"/>
          </w:divBdr>
        </w:div>
        <w:div w:id="1795637094">
          <w:marLeft w:val="480"/>
          <w:marRight w:val="0"/>
          <w:marTop w:val="0"/>
          <w:marBottom w:val="0"/>
          <w:divBdr>
            <w:top w:val="none" w:sz="0" w:space="0" w:color="auto"/>
            <w:left w:val="none" w:sz="0" w:space="0" w:color="auto"/>
            <w:bottom w:val="none" w:sz="0" w:space="0" w:color="auto"/>
            <w:right w:val="none" w:sz="0" w:space="0" w:color="auto"/>
          </w:divBdr>
        </w:div>
        <w:div w:id="1148284149">
          <w:marLeft w:val="480"/>
          <w:marRight w:val="0"/>
          <w:marTop w:val="0"/>
          <w:marBottom w:val="0"/>
          <w:divBdr>
            <w:top w:val="none" w:sz="0" w:space="0" w:color="auto"/>
            <w:left w:val="none" w:sz="0" w:space="0" w:color="auto"/>
            <w:bottom w:val="none" w:sz="0" w:space="0" w:color="auto"/>
            <w:right w:val="none" w:sz="0" w:space="0" w:color="auto"/>
          </w:divBdr>
        </w:div>
        <w:div w:id="594870467">
          <w:marLeft w:val="480"/>
          <w:marRight w:val="0"/>
          <w:marTop w:val="0"/>
          <w:marBottom w:val="0"/>
          <w:divBdr>
            <w:top w:val="none" w:sz="0" w:space="0" w:color="auto"/>
            <w:left w:val="none" w:sz="0" w:space="0" w:color="auto"/>
            <w:bottom w:val="none" w:sz="0" w:space="0" w:color="auto"/>
            <w:right w:val="none" w:sz="0" w:space="0" w:color="auto"/>
          </w:divBdr>
        </w:div>
      </w:divsChild>
    </w:div>
    <w:div w:id="753471825">
      <w:bodyDiv w:val="1"/>
      <w:marLeft w:val="0"/>
      <w:marRight w:val="0"/>
      <w:marTop w:val="0"/>
      <w:marBottom w:val="0"/>
      <w:divBdr>
        <w:top w:val="none" w:sz="0" w:space="0" w:color="auto"/>
        <w:left w:val="none" w:sz="0" w:space="0" w:color="auto"/>
        <w:bottom w:val="none" w:sz="0" w:space="0" w:color="auto"/>
        <w:right w:val="none" w:sz="0" w:space="0" w:color="auto"/>
      </w:divBdr>
    </w:div>
    <w:div w:id="757363622">
      <w:bodyDiv w:val="1"/>
      <w:marLeft w:val="0"/>
      <w:marRight w:val="0"/>
      <w:marTop w:val="0"/>
      <w:marBottom w:val="0"/>
      <w:divBdr>
        <w:top w:val="none" w:sz="0" w:space="0" w:color="auto"/>
        <w:left w:val="none" w:sz="0" w:space="0" w:color="auto"/>
        <w:bottom w:val="none" w:sz="0" w:space="0" w:color="auto"/>
        <w:right w:val="none" w:sz="0" w:space="0" w:color="auto"/>
      </w:divBdr>
    </w:div>
    <w:div w:id="760680753">
      <w:bodyDiv w:val="1"/>
      <w:marLeft w:val="0"/>
      <w:marRight w:val="0"/>
      <w:marTop w:val="0"/>
      <w:marBottom w:val="0"/>
      <w:divBdr>
        <w:top w:val="none" w:sz="0" w:space="0" w:color="auto"/>
        <w:left w:val="none" w:sz="0" w:space="0" w:color="auto"/>
        <w:bottom w:val="none" w:sz="0" w:space="0" w:color="auto"/>
        <w:right w:val="none" w:sz="0" w:space="0" w:color="auto"/>
      </w:divBdr>
    </w:div>
    <w:div w:id="765348516">
      <w:bodyDiv w:val="1"/>
      <w:marLeft w:val="0"/>
      <w:marRight w:val="0"/>
      <w:marTop w:val="0"/>
      <w:marBottom w:val="0"/>
      <w:divBdr>
        <w:top w:val="none" w:sz="0" w:space="0" w:color="auto"/>
        <w:left w:val="none" w:sz="0" w:space="0" w:color="auto"/>
        <w:bottom w:val="none" w:sz="0" w:space="0" w:color="auto"/>
        <w:right w:val="none" w:sz="0" w:space="0" w:color="auto"/>
      </w:divBdr>
    </w:div>
    <w:div w:id="774010870">
      <w:bodyDiv w:val="1"/>
      <w:marLeft w:val="0"/>
      <w:marRight w:val="0"/>
      <w:marTop w:val="0"/>
      <w:marBottom w:val="0"/>
      <w:divBdr>
        <w:top w:val="none" w:sz="0" w:space="0" w:color="auto"/>
        <w:left w:val="none" w:sz="0" w:space="0" w:color="auto"/>
        <w:bottom w:val="none" w:sz="0" w:space="0" w:color="auto"/>
        <w:right w:val="none" w:sz="0" w:space="0" w:color="auto"/>
      </w:divBdr>
    </w:div>
    <w:div w:id="808745381">
      <w:bodyDiv w:val="1"/>
      <w:marLeft w:val="0"/>
      <w:marRight w:val="0"/>
      <w:marTop w:val="0"/>
      <w:marBottom w:val="0"/>
      <w:divBdr>
        <w:top w:val="none" w:sz="0" w:space="0" w:color="auto"/>
        <w:left w:val="none" w:sz="0" w:space="0" w:color="auto"/>
        <w:bottom w:val="none" w:sz="0" w:space="0" w:color="auto"/>
        <w:right w:val="none" w:sz="0" w:space="0" w:color="auto"/>
      </w:divBdr>
    </w:div>
    <w:div w:id="819075595">
      <w:bodyDiv w:val="1"/>
      <w:marLeft w:val="0"/>
      <w:marRight w:val="0"/>
      <w:marTop w:val="0"/>
      <w:marBottom w:val="0"/>
      <w:divBdr>
        <w:top w:val="none" w:sz="0" w:space="0" w:color="auto"/>
        <w:left w:val="none" w:sz="0" w:space="0" w:color="auto"/>
        <w:bottom w:val="none" w:sz="0" w:space="0" w:color="auto"/>
        <w:right w:val="none" w:sz="0" w:space="0" w:color="auto"/>
      </w:divBdr>
    </w:div>
    <w:div w:id="827750577">
      <w:bodyDiv w:val="1"/>
      <w:marLeft w:val="0"/>
      <w:marRight w:val="0"/>
      <w:marTop w:val="0"/>
      <w:marBottom w:val="0"/>
      <w:divBdr>
        <w:top w:val="none" w:sz="0" w:space="0" w:color="auto"/>
        <w:left w:val="none" w:sz="0" w:space="0" w:color="auto"/>
        <w:bottom w:val="none" w:sz="0" w:space="0" w:color="auto"/>
        <w:right w:val="none" w:sz="0" w:space="0" w:color="auto"/>
      </w:divBdr>
    </w:div>
    <w:div w:id="854071558">
      <w:bodyDiv w:val="1"/>
      <w:marLeft w:val="0"/>
      <w:marRight w:val="0"/>
      <w:marTop w:val="0"/>
      <w:marBottom w:val="0"/>
      <w:divBdr>
        <w:top w:val="none" w:sz="0" w:space="0" w:color="auto"/>
        <w:left w:val="none" w:sz="0" w:space="0" w:color="auto"/>
        <w:bottom w:val="none" w:sz="0" w:space="0" w:color="auto"/>
        <w:right w:val="none" w:sz="0" w:space="0" w:color="auto"/>
      </w:divBdr>
    </w:div>
    <w:div w:id="890771025">
      <w:bodyDiv w:val="1"/>
      <w:marLeft w:val="0"/>
      <w:marRight w:val="0"/>
      <w:marTop w:val="0"/>
      <w:marBottom w:val="0"/>
      <w:divBdr>
        <w:top w:val="none" w:sz="0" w:space="0" w:color="auto"/>
        <w:left w:val="none" w:sz="0" w:space="0" w:color="auto"/>
        <w:bottom w:val="none" w:sz="0" w:space="0" w:color="auto"/>
        <w:right w:val="none" w:sz="0" w:space="0" w:color="auto"/>
      </w:divBdr>
      <w:divsChild>
        <w:div w:id="517351861">
          <w:marLeft w:val="480"/>
          <w:marRight w:val="0"/>
          <w:marTop w:val="0"/>
          <w:marBottom w:val="0"/>
          <w:divBdr>
            <w:top w:val="none" w:sz="0" w:space="0" w:color="auto"/>
            <w:left w:val="none" w:sz="0" w:space="0" w:color="auto"/>
            <w:bottom w:val="none" w:sz="0" w:space="0" w:color="auto"/>
            <w:right w:val="none" w:sz="0" w:space="0" w:color="auto"/>
          </w:divBdr>
        </w:div>
        <w:div w:id="513616759">
          <w:marLeft w:val="480"/>
          <w:marRight w:val="0"/>
          <w:marTop w:val="0"/>
          <w:marBottom w:val="0"/>
          <w:divBdr>
            <w:top w:val="none" w:sz="0" w:space="0" w:color="auto"/>
            <w:left w:val="none" w:sz="0" w:space="0" w:color="auto"/>
            <w:bottom w:val="none" w:sz="0" w:space="0" w:color="auto"/>
            <w:right w:val="none" w:sz="0" w:space="0" w:color="auto"/>
          </w:divBdr>
        </w:div>
        <w:div w:id="1472015121">
          <w:marLeft w:val="480"/>
          <w:marRight w:val="0"/>
          <w:marTop w:val="0"/>
          <w:marBottom w:val="0"/>
          <w:divBdr>
            <w:top w:val="none" w:sz="0" w:space="0" w:color="auto"/>
            <w:left w:val="none" w:sz="0" w:space="0" w:color="auto"/>
            <w:bottom w:val="none" w:sz="0" w:space="0" w:color="auto"/>
            <w:right w:val="none" w:sz="0" w:space="0" w:color="auto"/>
          </w:divBdr>
        </w:div>
        <w:div w:id="90857992">
          <w:marLeft w:val="480"/>
          <w:marRight w:val="0"/>
          <w:marTop w:val="0"/>
          <w:marBottom w:val="0"/>
          <w:divBdr>
            <w:top w:val="none" w:sz="0" w:space="0" w:color="auto"/>
            <w:left w:val="none" w:sz="0" w:space="0" w:color="auto"/>
            <w:bottom w:val="none" w:sz="0" w:space="0" w:color="auto"/>
            <w:right w:val="none" w:sz="0" w:space="0" w:color="auto"/>
          </w:divBdr>
        </w:div>
        <w:div w:id="1367212662">
          <w:marLeft w:val="480"/>
          <w:marRight w:val="0"/>
          <w:marTop w:val="0"/>
          <w:marBottom w:val="0"/>
          <w:divBdr>
            <w:top w:val="none" w:sz="0" w:space="0" w:color="auto"/>
            <w:left w:val="none" w:sz="0" w:space="0" w:color="auto"/>
            <w:bottom w:val="none" w:sz="0" w:space="0" w:color="auto"/>
            <w:right w:val="none" w:sz="0" w:space="0" w:color="auto"/>
          </w:divBdr>
        </w:div>
        <w:div w:id="406463026">
          <w:marLeft w:val="480"/>
          <w:marRight w:val="0"/>
          <w:marTop w:val="0"/>
          <w:marBottom w:val="0"/>
          <w:divBdr>
            <w:top w:val="none" w:sz="0" w:space="0" w:color="auto"/>
            <w:left w:val="none" w:sz="0" w:space="0" w:color="auto"/>
            <w:bottom w:val="none" w:sz="0" w:space="0" w:color="auto"/>
            <w:right w:val="none" w:sz="0" w:space="0" w:color="auto"/>
          </w:divBdr>
        </w:div>
        <w:div w:id="1090783583">
          <w:marLeft w:val="480"/>
          <w:marRight w:val="0"/>
          <w:marTop w:val="0"/>
          <w:marBottom w:val="0"/>
          <w:divBdr>
            <w:top w:val="none" w:sz="0" w:space="0" w:color="auto"/>
            <w:left w:val="none" w:sz="0" w:space="0" w:color="auto"/>
            <w:bottom w:val="none" w:sz="0" w:space="0" w:color="auto"/>
            <w:right w:val="none" w:sz="0" w:space="0" w:color="auto"/>
          </w:divBdr>
        </w:div>
        <w:div w:id="1669559100">
          <w:marLeft w:val="480"/>
          <w:marRight w:val="0"/>
          <w:marTop w:val="0"/>
          <w:marBottom w:val="0"/>
          <w:divBdr>
            <w:top w:val="none" w:sz="0" w:space="0" w:color="auto"/>
            <w:left w:val="none" w:sz="0" w:space="0" w:color="auto"/>
            <w:bottom w:val="none" w:sz="0" w:space="0" w:color="auto"/>
            <w:right w:val="none" w:sz="0" w:space="0" w:color="auto"/>
          </w:divBdr>
        </w:div>
        <w:div w:id="827593923">
          <w:marLeft w:val="480"/>
          <w:marRight w:val="0"/>
          <w:marTop w:val="0"/>
          <w:marBottom w:val="0"/>
          <w:divBdr>
            <w:top w:val="none" w:sz="0" w:space="0" w:color="auto"/>
            <w:left w:val="none" w:sz="0" w:space="0" w:color="auto"/>
            <w:bottom w:val="none" w:sz="0" w:space="0" w:color="auto"/>
            <w:right w:val="none" w:sz="0" w:space="0" w:color="auto"/>
          </w:divBdr>
        </w:div>
        <w:div w:id="2004355367">
          <w:marLeft w:val="480"/>
          <w:marRight w:val="0"/>
          <w:marTop w:val="0"/>
          <w:marBottom w:val="0"/>
          <w:divBdr>
            <w:top w:val="none" w:sz="0" w:space="0" w:color="auto"/>
            <w:left w:val="none" w:sz="0" w:space="0" w:color="auto"/>
            <w:bottom w:val="none" w:sz="0" w:space="0" w:color="auto"/>
            <w:right w:val="none" w:sz="0" w:space="0" w:color="auto"/>
          </w:divBdr>
        </w:div>
        <w:div w:id="2139102539">
          <w:marLeft w:val="480"/>
          <w:marRight w:val="0"/>
          <w:marTop w:val="0"/>
          <w:marBottom w:val="0"/>
          <w:divBdr>
            <w:top w:val="none" w:sz="0" w:space="0" w:color="auto"/>
            <w:left w:val="none" w:sz="0" w:space="0" w:color="auto"/>
            <w:bottom w:val="none" w:sz="0" w:space="0" w:color="auto"/>
            <w:right w:val="none" w:sz="0" w:space="0" w:color="auto"/>
          </w:divBdr>
        </w:div>
        <w:div w:id="505630892">
          <w:marLeft w:val="480"/>
          <w:marRight w:val="0"/>
          <w:marTop w:val="0"/>
          <w:marBottom w:val="0"/>
          <w:divBdr>
            <w:top w:val="none" w:sz="0" w:space="0" w:color="auto"/>
            <w:left w:val="none" w:sz="0" w:space="0" w:color="auto"/>
            <w:bottom w:val="none" w:sz="0" w:space="0" w:color="auto"/>
            <w:right w:val="none" w:sz="0" w:space="0" w:color="auto"/>
          </w:divBdr>
        </w:div>
        <w:div w:id="1127892750">
          <w:marLeft w:val="480"/>
          <w:marRight w:val="0"/>
          <w:marTop w:val="0"/>
          <w:marBottom w:val="0"/>
          <w:divBdr>
            <w:top w:val="none" w:sz="0" w:space="0" w:color="auto"/>
            <w:left w:val="none" w:sz="0" w:space="0" w:color="auto"/>
            <w:bottom w:val="none" w:sz="0" w:space="0" w:color="auto"/>
            <w:right w:val="none" w:sz="0" w:space="0" w:color="auto"/>
          </w:divBdr>
        </w:div>
        <w:div w:id="1809585390">
          <w:marLeft w:val="480"/>
          <w:marRight w:val="0"/>
          <w:marTop w:val="0"/>
          <w:marBottom w:val="0"/>
          <w:divBdr>
            <w:top w:val="none" w:sz="0" w:space="0" w:color="auto"/>
            <w:left w:val="none" w:sz="0" w:space="0" w:color="auto"/>
            <w:bottom w:val="none" w:sz="0" w:space="0" w:color="auto"/>
            <w:right w:val="none" w:sz="0" w:space="0" w:color="auto"/>
          </w:divBdr>
        </w:div>
        <w:div w:id="46298803">
          <w:marLeft w:val="480"/>
          <w:marRight w:val="0"/>
          <w:marTop w:val="0"/>
          <w:marBottom w:val="0"/>
          <w:divBdr>
            <w:top w:val="none" w:sz="0" w:space="0" w:color="auto"/>
            <w:left w:val="none" w:sz="0" w:space="0" w:color="auto"/>
            <w:bottom w:val="none" w:sz="0" w:space="0" w:color="auto"/>
            <w:right w:val="none" w:sz="0" w:space="0" w:color="auto"/>
          </w:divBdr>
        </w:div>
        <w:div w:id="701827697">
          <w:marLeft w:val="480"/>
          <w:marRight w:val="0"/>
          <w:marTop w:val="0"/>
          <w:marBottom w:val="0"/>
          <w:divBdr>
            <w:top w:val="none" w:sz="0" w:space="0" w:color="auto"/>
            <w:left w:val="none" w:sz="0" w:space="0" w:color="auto"/>
            <w:bottom w:val="none" w:sz="0" w:space="0" w:color="auto"/>
            <w:right w:val="none" w:sz="0" w:space="0" w:color="auto"/>
          </w:divBdr>
        </w:div>
        <w:div w:id="598490325">
          <w:marLeft w:val="480"/>
          <w:marRight w:val="0"/>
          <w:marTop w:val="0"/>
          <w:marBottom w:val="0"/>
          <w:divBdr>
            <w:top w:val="none" w:sz="0" w:space="0" w:color="auto"/>
            <w:left w:val="none" w:sz="0" w:space="0" w:color="auto"/>
            <w:bottom w:val="none" w:sz="0" w:space="0" w:color="auto"/>
            <w:right w:val="none" w:sz="0" w:space="0" w:color="auto"/>
          </w:divBdr>
        </w:div>
        <w:div w:id="1229146863">
          <w:marLeft w:val="480"/>
          <w:marRight w:val="0"/>
          <w:marTop w:val="0"/>
          <w:marBottom w:val="0"/>
          <w:divBdr>
            <w:top w:val="none" w:sz="0" w:space="0" w:color="auto"/>
            <w:left w:val="none" w:sz="0" w:space="0" w:color="auto"/>
            <w:bottom w:val="none" w:sz="0" w:space="0" w:color="auto"/>
            <w:right w:val="none" w:sz="0" w:space="0" w:color="auto"/>
          </w:divBdr>
        </w:div>
        <w:div w:id="1297636517">
          <w:marLeft w:val="480"/>
          <w:marRight w:val="0"/>
          <w:marTop w:val="0"/>
          <w:marBottom w:val="0"/>
          <w:divBdr>
            <w:top w:val="none" w:sz="0" w:space="0" w:color="auto"/>
            <w:left w:val="none" w:sz="0" w:space="0" w:color="auto"/>
            <w:bottom w:val="none" w:sz="0" w:space="0" w:color="auto"/>
            <w:right w:val="none" w:sz="0" w:space="0" w:color="auto"/>
          </w:divBdr>
        </w:div>
        <w:div w:id="19674659">
          <w:marLeft w:val="480"/>
          <w:marRight w:val="0"/>
          <w:marTop w:val="0"/>
          <w:marBottom w:val="0"/>
          <w:divBdr>
            <w:top w:val="none" w:sz="0" w:space="0" w:color="auto"/>
            <w:left w:val="none" w:sz="0" w:space="0" w:color="auto"/>
            <w:bottom w:val="none" w:sz="0" w:space="0" w:color="auto"/>
            <w:right w:val="none" w:sz="0" w:space="0" w:color="auto"/>
          </w:divBdr>
        </w:div>
        <w:div w:id="1624994709">
          <w:marLeft w:val="480"/>
          <w:marRight w:val="0"/>
          <w:marTop w:val="0"/>
          <w:marBottom w:val="0"/>
          <w:divBdr>
            <w:top w:val="none" w:sz="0" w:space="0" w:color="auto"/>
            <w:left w:val="none" w:sz="0" w:space="0" w:color="auto"/>
            <w:bottom w:val="none" w:sz="0" w:space="0" w:color="auto"/>
            <w:right w:val="none" w:sz="0" w:space="0" w:color="auto"/>
          </w:divBdr>
        </w:div>
        <w:div w:id="1378319319">
          <w:marLeft w:val="480"/>
          <w:marRight w:val="0"/>
          <w:marTop w:val="0"/>
          <w:marBottom w:val="0"/>
          <w:divBdr>
            <w:top w:val="none" w:sz="0" w:space="0" w:color="auto"/>
            <w:left w:val="none" w:sz="0" w:space="0" w:color="auto"/>
            <w:bottom w:val="none" w:sz="0" w:space="0" w:color="auto"/>
            <w:right w:val="none" w:sz="0" w:space="0" w:color="auto"/>
          </w:divBdr>
        </w:div>
        <w:div w:id="1883205272">
          <w:marLeft w:val="480"/>
          <w:marRight w:val="0"/>
          <w:marTop w:val="0"/>
          <w:marBottom w:val="0"/>
          <w:divBdr>
            <w:top w:val="none" w:sz="0" w:space="0" w:color="auto"/>
            <w:left w:val="none" w:sz="0" w:space="0" w:color="auto"/>
            <w:bottom w:val="none" w:sz="0" w:space="0" w:color="auto"/>
            <w:right w:val="none" w:sz="0" w:space="0" w:color="auto"/>
          </w:divBdr>
        </w:div>
        <w:div w:id="2045398638">
          <w:marLeft w:val="480"/>
          <w:marRight w:val="0"/>
          <w:marTop w:val="0"/>
          <w:marBottom w:val="0"/>
          <w:divBdr>
            <w:top w:val="none" w:sz="0" w:space="0" w:color="auto"/>
            <w:left w:val="none" w:sz="0" w:space="0" w:color="auto"/>
            <w:bottom w:val="none" w:sz="0" w:space="0" w:color="auto"/>
            <w:right w:val="none" w:sz="0" w:space="0" w:color="auto"/>
          </w:divBdr>
        </w:div>
        <w:div w:id="1572696876">
          <w:marLeft w:val="480"/>
          <w:marRight w:val="0"/>
          <w:marTop w:val="0"/>
          <w:marBottom w:val="0"/>
          <w:divBdr>
            <w:top w:val="none" w:sz="0" w:space="0" w:color="auto"/>
            <w:left w:val="none" w:sz="0" w:space="0" w:color="auto"/>
            <w:bottom w:val="none" w:sz="0" w:space="0" w:color="auto"/>
            <w:right w:val="none" w:sz="0" w:space="0" w:color="auto"/>
          </w:divBdr>
        </w:div>
        <w:div w:id="2084906153">
          <w:marLeft w:val="480"/>
          <w:marRight w:val="0"/>
          <w:marTop w:val="0"/>
          <w:marBottom w:val="0"/>
          <w:divBdr>
            <w:top w:val="none" w:sz="0" w:space="0" w:color="auto"/>
            <w:left w:val="none" w:sz="0" w:space="0" w:color="auto"/>
            <w:bottom w:val="none" w:sz="0" w:space="0" w:color="auto"/>
            <w:right w:val="none" w:sz="0" w:space="0" w:color="auto"/>
          </w:divBdr>
        </w:div>
        <w:div w:id="607002465">
          <w:marLeft w:val="480"/>
          <w:marRight w:val="0"/>
          <w:marTop w:val="0"/>
          <w:marBottom w:val="0"/>
          <w:divBdr>
            <w:top w:val="none" w:sz="0" w:space="0" w:color="auto"/>
            <w:left w:val="none" w:sz="0" w:space="0" w:color="auto"/>
            <w:bottom w:val="none" w:sz="0" w:space="0" w:color="auto"/>
            <w:right w:val="none" w:sz="0" w:space="0" w:color="auto"/>
          </w:divBdr>
        </w:div>
        <w:div w:id="158545733">
          <w:marLeft w:val="480"/>
          <w:marRight w:val="0"/>
          <w:marTop w:val="0"/>
          <w:marBottom w:val="0"/>
          <w:divBdr>
            <w:top w:val="none" w:sz="0" w:space="0" w:color="auto"/>
            <w:left w:val="none" w:sz="0" w:space="0" w:color="auto"/>
            <w:bottom w:val="none" w:sz="0" w:space="0" w:color="auto"/>
            <w:right w:val="none" w:sz="0" w:space="0" w:color="auto"/>
          </w:divBdr>
        </w:div>
        <w:div w:id="1754081776">
          <w:marLeft w:val="480"/>
          <w:marRight w:val="0"/>
          <w:marTop w:val="0"/>
          <w:marBottom w:val="0"/>
          <w:divBdr>
            <w:top w:val="none" w:sz="0" w:space="0" w:color="auto"/>
            <w:left w:val="none" w:sz="0" w:space="0" w:color="auto"/>
            <w:bottom w:val="none" w:sz="0" w:space="0" w:color="auto"/>
            <w:right w:val="none" w:sz="0" w:space="0" w:color="auto"/>
          </w:divBdr>
        </w:div>
        <w:div w:id="1213543697">
          <w:marLeft w:val="480"/>
          <w:marRight w:val="0"/>
          <w:marTop w:val="0"/>
          <w:marBottom w:val="0"/>
          <w:divBdr>
            <w:top w:val="none" w:sz="0" w:space="0" w:color="auto"/>
            <w:left w:val="none" w:sz="0" w:space="0" w:color="auto"/>
            <w:bottom w:val="none" w:sz="0" w:space="0" w:color="auto"/>
            <w:right w:val="none" w:sz="0" w:space="0" w:color="auto"/>
          </w:divBdr>
        </w:div>
        <w:div w:id="319358312">
          <w:marLeft w:val="480"/>
          <w:marRight w:val="0"/>
          <w:marTop w:val="0"/>
          <w:marBottom w:val="0"/>
          <w:divBdr>
            <w:top w:val="none" w:sz="0" w:space="0" w:color="auto"/>
            <w:left w:val="none" w:sz="0" w:space="0" w:color="auto"/>
            <w:bottom w:val="none" w:sz="0" w:space="0" w:color="auto"/>
            <w:right w:val="none" w:sz="0" w:space="0" w:color="auto"/>
          </w:divBdr>
        </w:div>
        <w:div w:id="1101485522">
          <w:marLeft w:val="480"/>
          <w:marRight w:val="0"/>
          <w:marTop w:val="0"/>
          <w:marBottom w:val="0"/>
          <w:divBdr>
            <w:top w:val="none" w:sz="0" w:space="0" w:color="auto"/>
            <w:left w:val="none" w:sz="0" w:space="0" w:color="auto"/>
            <w:bottom w:val="none" w:sz="0" w:space="0" w:color="auto"/>
            <w:right w:val="none" w:sz="0" w:space="0" w:color="auto"/>
          </w:divBdr>
        </w:div>
        <w:div w:id="116797881">
          <w:marLeft w:val="480"/>
          <w:marRight w:val="0"/>
          <w:marTop w:val="0"/>
          <w:marBottom w:val="0"/>
          <w:divBdr>
            <w:top w:val="none" w:sz="0" w:space="0" w:color="auto"/>
            <w:left w:val="none" w:sz="0" w:space="0" w:color="auto"/>
            <w:bottom w:val="none" w:sz="0" w:space="0" w:color="auto"/>
            <w:right w:val="none" w:sz="0" w:space="0" w:color="auto"/>
          </w:divBdr>
        </w:div>
        <w:div w:id="916986017">
          <w:marLeft w:val="480"/>
          <w:marRight w:val="0"/>
          <w:marTop w:val="0"/>
          <w:marBottom w:val="0"/>
          <w:divBdr>
            <w:top w:val="none" w:sz="0" w:space="0" w:color="auto"/>
            <w:left w:val="none" w:sz="0" w:space="0" w:color="auto"/>
            <w:bottom w:val="none" w:sz="0" w:space="0" w:color="auto"/>
            <w:right w:val="none" w:sz="0" w:space="0" w:color="auto"/>
          </w:divBdr>
        </w:div>
        <w:div w:id="27029880">
          <w:marLeft w:val="480"/>
          <w:marRight w:val="0"/>
          <w:marTop w:val="0"/>
          <w:marBottom w:val="0"/>
          <w:divBdr>
            <w:top w:val="none" w:sz="0" w:space="0" w:color="auto"/>
            <w:left w:val="none" w:sz="0" w:space="0" w:color="auto"/>
            <w:bottom w:val="none" w:sz="0" w:space="0" w:color="auto"/>
            <w:right w:val="none" w:sz="0" w:space="0" w:color="auto"/>
          </w:divBdr>
        </w:div>
        <w:div w:id="1635715187">
          <w:marLeft w:val="480"/>
          <w:marRight w:val="0"/>
          <w:marTop w:val="0"/>
          <w:marBottom w:val="0"/>
          <w:divBdr>
            <w:top w:val="none" w:sz="0" w:space="0" w:color="auto"/>
            <w:left w:val="none" w:sz="0" w:space="0" w:color="auto"/>
            <w:bottom w:val="none" w:sz="0" w:space="0" w:color="auto"/>
            <w:right w:val="none" w:sz="0" w:space="0" w:color="auto"/>
          </w:divBdr>
        </w:div>
        <w:div w:id="1400664145">
          <w:marLeft w:val="480"/>
          <w:marRight w:val="0"/>
          <w:marTop w:val="0"/>
          <w:marBottom w:val="0"/>
          <w:divBdr>
            <w:top w:val="none" w:sz="0" w:space="0" w:color="auto"/>
            <w:left w:val="none" w:sz="0" w:space="0" w:color="auto"/>
            <w:bottom w:val="none" w:sz="0" w:space="0" w:color="auto"/>
            <w:right w:val="none" w:sz="0" w:space="0" w:color="auto"/>
          </w:divBdr>
        </w:div>
        <w:div w:id="1267884460">
          <w:marLeft w:val="480"/>
          <w:marRight w:val="0"/>
          <w:marTop w:val="0"/>
          <w:marBottom w:val="0"/>
          <w:divBdr>
            <w:top w:val="none" w:sz="0" w:space="0" w:color="auto"/>
            <w:left w:val="none" w:sz="0" w:space="0" w:color="auto"/>
            <w:bottom w:val="none" w:sz="0" w:space="0" w:color="auto"/>
            <w:right w:val="none" w:sz="0" w:space="0" w:color="auto"/>
          </w:divBdr>
        </w:div>
        <w:div w:id="1453941808">
          <w:marLeft w:val="480"/>
          <w:marRight w:val="0"/>
          <w:marTop w:val="0"/>
          <w:marBottom w:val="0"/>
          <w:divBdr>
            <w:top w:val="none" w:sz="0" w:space="0" w:color="auto"/>
            <w:left w:val="none" w:sz="0" w:space="0" w:color="auto"/>
            <w:bottom w:val="none" w:sz="0" w:space="0" w:color="auto"/>
            <w:right w:val="none" w:sz="0" w:space="0" w:color="auto"/>
          </w:divBdr>
        </w:div>
        <w:div w:id="244271497">
          <w:marLeft w:val="480"/>
          <w:marRight w:val="0"/>
          <w:marTop w:val="0"/>
          <w:marBottom w:val="0"/>
          <w:divBdr>
            <w:top w:val="none" w:sz="0" w:space="0" w:color="auto"/>
            <w:left w:val="none" w:sz="0" w:space="0" w:color="auto"/>
            <w:bottom w:val="none" w:sz="0" w:space="0" w:color="auto"/>
            <w:right w:val="none" w:sz="0" w:space="0" w:color="auto"/>
          </w:divBdr>
        </w:div>
        <w:div w:id="895824685">
          <w:marLeft w:val="480"/>
          <w:marRight w:val="0"/>
          <w:marTop w:val="0"/>
          <w:marBottom w:val="0"/>
          <w:divBdr>
            <w:top w:val="none" w:sz="0" w:space="0" w:color="auto"/>
            <w:left w:val="none" w:sz="0" w:space="0" w:color="auto"/>
            <w:bottom w:val="none" w:sz="0" w:space="0" w:color="auto"/>
            <w:right w:val="none" w:sz="0" w:space="0" w:color="auto"/>
          </w:divBdr>
        </w:div>
      </w:divsChild>
    </w:div>
    <w:div w:id="901990054">
      <w:bodyDiv w:val="1"/>
      <w:marLeft w:val="0"/>
      <w:marRight w:val="0"/>
      <w:marTop w:val="0"/>
      <w:marBottom w:val="0"/>
      <w:divBdr>
        <w:top w:val="none" w:sz="0" w:space="0" w:color="auto"/>
        <w:left w:val="none" w:sz="0" w:space="0" w:color="auto"/>
        <w:bottom w:val="none" w:sz="0" w:space="0" w:color="auto"/>
        <w:right w:val="none" w:sz="0" w:space="0" w:color="auto"/>
      </w:divBdr>
    </w:div>
    <w:div w:id="946430324">
      <w:bodyDiv w:val="1"/>
      <w:marLeft w:val="0"/>
      <w:marRight w:val="0"/>
      <w:marTop w:val="0"/>
      <w:marBottom w:val="0"/>
      <w:divBdr>
        <w:top w:val="none" w:sz="0" w:space="0" w:color="auto"/>
        <w:left w:val="none" w:sz="0" w:space="0" w:color="auto"/>
        <w:bottom w:val="none" w:sz="0" w:space="0" w:color="auto"/>
        <w:right w:val="none" w:sz="0" w:space="0" w:color="auto"/>
      </w:divBdr>
    </w:div>
    <w:div w:id="949431101">
      <w:bodyDiv w:val="1"/>
      <w:marLeft w:val="0"/>
      <w:marRight w:val="0"/>
      <w:marTop w:val="0"/>
      <w:marBottom w:val="0"/>
      <w:divBdr>
        <w:top w:val="none" w:sz="0" w:space="0" w:color="auto"/>
        <w:left w:val="none" w:sz="0" w:space="0" w:color="auto"/>
        <w:bottom w:val="none" w:sz="0" w:space="0" w:color="auto"/>
        <w:right w:val="none" w:sz="0" w:space="0" w:color="auto"/>
      </w:divBdr>
    </w:div>
    <w:div w:id="974213053">
      <w:bodyDiv w:val="1"/>
      <w:marLeft w:val="0"/>
      <w:marRight w:val="0"/>
      <w:marTop w:val="0"/>
      <w:marBottom w:val="0"/>
      <w:divBdr>
        <w:top w:val="none" w:sz="0" w:space="0" w:color="auto"/>
        <w:left w:val="none" w:sz="0" w:space="0" w:color="auto"/>
        <w:bottom w:val="none" w:sz="0" w:space="0" w:color="auto"/>
        <w:right w:val="none" w:sz="0" w:space="0" w:color="auto"/>
      </w:divBdr>
      <w:divsChild>
        <w:div w:id="617755862">
          <w:marLeft w:val="480"/>
          <w:marRight w:val="0"/>
          <w:marTop w:val="0"/>
          <w:marBottom w:val="0"/>
          <w:divBdr>
            <w:top w:val="none" w:sz="0" w:space="0" w:color="auto"/>
            <w:left w:val="none" w:sz="0" w:space="0" w:color="auto"/>
            <w:bottom w:val="none" w:sz="0" w:space="0" w:color="auto"/>
            <w:right w:val="none" w:sz="0" w:space="0" w:color="auto"/>
          </w:divBdr>
        </w:div>
        <w:div w:id="1569995415">
          <w:marLeft w:val="480"/>
          <w:marRight w:val="0"/>
          <w:marTop w:val="0"/>
          <w:marBottom w:val="0"/>
          <w:divBdr>
            <w:top w:val="none" w:sz="0" w:space="0" w:color="auto"/>
            <w:left w:val="none" w:sz="0" w:space="0" w:color="auto"/>
            <w:bottom w:val="none" w:sz="0" w:space="0" w:color="auto"/>
            <w:right w:val="none" w:sz="0" w:space="0" w:color="auto"/>
          </w:divBdr>
        </w:div>
        <w:div w:id="2106923692">
          <w:marLeft w:val="480"/>
          <w:marRight w:val="0"/>
          <w:marTop w:val="0"/>
          <w:marBottom w:val="0"/>
          <w:divBdr>
            <w:top w:val="none" w:sz="0" w:space="0" w:color="auto"/>
            <w:left w:val="none" w:sz="0" w:space="0" w:color="auto"/>
            <w:bottom w:val="none" w:sz="0" w:space="0" w:color="auto"/>
            <w:right w:val="none" w:sz="0" w:space="0" w:color="auto"/>
          </w:divBdr>
        </w:div>
        <w:div w:id="966007927">
          <w:marLeft w:val="480"/>
          <w:marRight w:val="0"/>
          <w:marTop w:val="0"/>
          <w:marBottom w:val="0"/>
          <w:divBdr>
            <w:top w:val="none" w:sz="0" w:space="0" w:color="auto"/>
            <w:left w:val="none" w:sz="0" w:space="0" w:color="auto"/>
            <w:bottom w:val="none" w:sz="0" w:space="0" w:color="auto"/>
            <w:right w:val="none" w:sz="0" w:space="0" w:color="auto"/>
          </w:divBdr>
        </w:div>
        <w:div w:id="302395624">
          <w:marLeft w:val="480"/>
          <w:marRight w:val="0"/>
          <w:marTop w:val="0"/>
          <w:marBottom w:val="0"/>
          <w:divBdr>
            <w:top w:val="none" w:sz="0" w:space="0" w:color="auto"/>
            <w:left w:val="none" w:sz="0" w:space="0" w:color="auto"/>
            <w:bottom w:val="none" w:sz="0" w:space="0" w:color="auto"/>
            <w:right w:val="none" w:sz="0" w:space="0" w:color="auto"/>
          </w:divBdr>
        </w:div>
        <w:div w:id="176311780">
          <w:marLeft w:val="480"/>
          <w:marRight w:val="0"/>
          <w:marTop w:val="0"/>
          <w:marBottom w:val="0"/>
          <w:divBdr>
            <w:top w:val="none" w:sz="0" w:space="0" w:color="auto"/>
            <w:left w:val="none" w:sz="0" w:space="0" w:color="auto"/>
            <w:bottom w:val="none" w:sz="0" w:space="0" w:color="auto"/>
            <w:right w:val="none" w:sz="0" w:space="0" w:color="auto"/>
          </w:divBdr>
        </w:div>
        <w:div w:id="1963077688">
          <w:marLeft w:val="480"/>
          <w:marRight w:val="0"/>
          <w:marTop w:val="0"/>
          <w:marBottom w:val="0"/>
          <w:divBdr>
            <w:top w:val="none" w:sz="0" w:space="0" w:color="auto"/>
            <w:left w:val="none" w:sz="0" w:space="0" w:color="auto"/>
            <w:bottom w:val="none" w:sz="0" w:space="0" w:color="auto"/>
            <w:right w:val="none" w:sz="0" w:space="0" w:color="auto"/>
          </w:divBdr>
        </w:div>
        <w:div w:id="1489326606">
          <w:marLeft w:val="480"/>
          <w:marRight w:val="0"/>
          <w:marTop w:val="0"/>
          <w:marBottom w:val="0"/>
          <w:divBdr>
            <w:top w:val="none" w:sz="0" w:space="0" w:color="auto"/>
            <w:left w:val="none" w:sz="0" w:space="0" w:color="auto"/>
            <w:bottom w:val="none" w:sz="0" w:space="0" w:color="auto"/>
            <w:right w:val="none" w:sz="0" w:space="0" w:color="auto"/>
          </w:divBdr>
        </w:div>
        <w:div w:id="1721123894">
          <w:marLeft w:val="480"/>
          <w:marRight w:val="0"/>
          <w:marTop w:val="0"/>
          <w:marBottom w:val="0"/>
          <w:divBdr>
            <w:top w:val="none" w:sz="0" w:space="0" w:color="auto"/>
            <w:left w:val="none" w:sz="0" w:space="0" w:color="auto"/>
            <w:bottom w:val="none" w:sz="0" w:space="0" w:color="auto"/>
            <w:right w:val="none" w:sz="0" w:space="0" w:color="auto"/>
          </w:divBdr>
        </w:div>
        <w:div w:id="173737206">
          <w:marLeft w:val="480"/>
          <w:marRight w:val="0"/>
          <w:marTop w:val="0"/>
          <w:marBottom w:val="0"/>
          <w:divBdr>
            <w:top w:val="none" w:sz="0" w:space="0" w:color="auto"/>
            <w:left w:val="none" w:sz="0" w:space="0" w:color="auto"/>
            <w:bottom w:val="none" w:sz="0" w:space="0" w:color="auto"/>
            <w:right w:val="none" w:sz="0" w:space="0" w:color="auto"/>
          </w:divBdr>
        </w:div>
        <w:div w:id="1418551935">
          <w:marLeft w:val="480"/>
          <w:marRight w:val="0"/>
          <w:marTop w:val="0"/>
          <w:marBottom w:val="0"/>
          <w:divBdr>
            <w:top w:val="none" w:sz="0" w:space="0" w:color="auto"/>
            <w:left w:val="none" w:sz="0" w:space="0" w:color="auto"/>
            <w:bottom w:val="none" w:sz="0" w:space="0" w:color="auto"/>
            <w:right w:val="none" w:sz="0" w:space="0" w:color="auto"/>
          </w:divBdr>
        </w:div>
        <w:div w:id="1999844941">
          <w:marLeft w:val="480"/>
          <w:marRight w:val="0"/>
          <w:marTop w:val="0"/>
          <w:marBottom w:val="0"/>
          <w:divBdr>
            <w:top w:val="none" w:sz="0" w:space="0" w:color="auto"/>
            <w:left w:val="none" w:sz="0" w:space="0" w:color="auto"/>
            <w:bottom w:val="none" w:sz="0" w:space="0" w:color="auto"/>
            <w:right w:val="none" w:sz="0" w:space="0" w:color="auto"/>
          </w:divBdr>
        </w:div>
        <w:div w:id="1215627679">
          <w:marLeft w:val="480"/>
          <w:marRight w:val="0"/>
          <w:marTop w:val="0"/>
          <w:marBottom w:val="0"/>
          <w:divBdr>
            <w:top w:val="none" w:sz="0" w:space="0" w:color="auto"/>
            <w:left w:val="none" w:sz="0" w:space="0" w:color="auto"/>
            <w:bottom w:val="none" w:sz="0" w:space="0" w:color="auto"/>
            <w:right w:val="none" w:sz="0" w:space="0" w:color="auto"/>
          </w:divBdr>
        </w:div>
        <w:div w:id="415126591">
          <w:marLeft w:val="480"/>
          <w:marRight w:val="0"/>
          <w:marTop w:val="0"/>
          <w:marBottom w:val="0"/>
          <w:divBdr>
            <w:top w:val="none" w:sz="0" w:space="0" w:color="auto"/>
            <w:left w:val="none" w:sz="0" w:space="0" w:color="auto"/>
            <w:bottom w:val="none" w:sz="0" w:space="0" w:color="auto"/>
            <w:right w:val="none" w:sz="0" w:space="0" w:color="auto"/>
          </w:divBdr>
        </w:div>
        <w:div w:id="1999377551">
          <w:marLeft w:val="480"/>
          <w:marRight w:val="0"/>
          <w:marTop w:val="0"/>
          <w:marBottom w:val="0"/>
          <w:divBdr>
            <w:top w:val="none" w:sz="0" w:space="0" w:color="auto"/>
            <w:left w:val="none" w:sz="0" w:space="0" w:color="auto"/>
            <w:bottom w:val="none" w:sz="0" w:space="0" w:color="auto"/>
            <w:right w:val="none" w:sz="0" w:space="0" w:color="auto"/>
          </w:divBdr>
        </w:div>
        <w:div w:id="2060012597">
          <w:marLeft w:val="480"/>
          <w:marRight w:val="0"/>
          <w:marTop w:val="0"/>
          <w:marBottom w:val="0"/>
          <w:divBdr>
            <w:top w:val="none" w:sz="0" w:space="0" w:color="auto"/>
            <w:left w:val="none" w:sz="0" w:space="0" w:color="auto"/>
            <w:bottom w:val="none" w:sz="0" w:space="0" w:color="auto"/>
            <w:right w:val="none" w:sz="0" w:space="0" w:color="auto"/>
          </w:divBdr>
        </w:div>
        <w:div w:id="1268542346">
          <w:marLeft w:val="480"/>
          <w:marRight w:val="0"/>
          <w:marTop w:val="0"/>
          <w:marBottom w:val="0"/>
          <w:divBdr>
            <w:top w:val="none" w:sz="0" w:space="0" w:color="auto"/>
            <w:left w:val="none" w:sz="0" w:space="0" w:color="auto"/>
            <w:bottom w:val="none" w:sz="0" w:space="0" w:color="auto"/>
            <w:right w:val="none" w:sz="0" w:space="0" w:color="auto"/>
          </w:divBdr>
        </w:div>
        <w:div w:id="1695958190">
          <w:marLeft w:val="480"/>
          <w:marRight w:val="0"/>
          <w:marTop w:val="0"/>
          <w:marBottom w:val="0"/>
          <w:divBdr>
            <w:top w:val="none" w:sz="0" w:space="0" w:color="auto"/>
            <w:left w:val="none" w:sz="0" w:space="0" w:color="auto"/>
            <w:bottom w:val="none" w:sz="0" w:space="0" w:color="auto"/>
            <w:right w:val="none" w:sz="0" w:space="0" w:color="auto"/>
          </w:divBdr>
        </w:div>
        <w:div w:id="555580234">
          <w:marLeft w:val="480"/>
          <w:marRight w:val="0"/>
          <w:marTop w:val="0"/>
          <w:marBottom w:val="0"/>
          <w:divBdr>
            <w:top w:val="none" w:sz="0" w:space="0" w:color="auto"/>
            <w:left w:val="none" w:sz="0" w:space="0" w:color="auto"/>
            <w:bottom w:val="none" w:sz="0" w:space="0" w:color="auto"/>
            <w:right w:val="none" w:sz="0" w:space="0" w:color="auto"/>
          </w:divBdr>
        </w:div>
        <w:div w:id="188764168">
          <w:marLeft w:val="480"/>
          <w:marRight w:val="0"/>
          <w:marTop w:val="0"/>
          <w:marBottom w:val="0"/>
          <w:divBdr>
            <w:top w:val="none" w:sz="0" w:space="0" w:color="auto"/>
            <w:left w:val="none" w:sz="0" w:space="0" w:color="auto"/>
            <w:bottom w:val="none" w:sz="0" w:space="0" w:color="auto"/>
            <w:right w:val="none" w:sz="0" w:space="0" w:color="auto"/>
          </w:divBdr>
        </w:div>
        <w:div w:id="808014813">
          <w:marLeft w:val="480"/>
          <w:marRight w:val="0"/>
          <w:marTop w:val="0"/>
          <w:marBottom w:val="0"/>
          <w:divBdr>
            <w:top w:val="none" w:sz="0" w:space="0" w:color="auto"/>
            <w:left w:val="none" w:sz="0" w:space="0" w:color="auto"/>
            <w:bottom w:val="none" w:sz="0" w:space="0" w:color="auto"/>
            <w:right w:val="none" w:sz="0" w:space="0" w:color="auto"/>
          </w:divBdr>
        </w:div>
        <w:div w:id="1714962818">
          <w:marLeft w:val="480"/>
          <w:marRight w:val="0"/>
          <w:marTop w:val="0"/>
          <w:marBottom w:val="0"/>
          <w:divBdr>
            <w:top w:val="none" w:sz="0" w:space="0" w:color="auto"/>
            <w:left w:val="none" w:sz="0" w:space="0" w:color="auto"/>
            <w:bottom w:val="none" w:sz="0" w:space="0" w:color="auto"/>
            <w:right w:val="none" w:sz="0" w:space="0" w:color="auto"/>
          </w:divBdr>
        </w:div>
        <w:div w:id="472065992">
          <w:marLeft w:val="480"/>
          <w:marRight w:val="0"/>
          <w:marTop w:val="0"/>
          <w:marBottom w:val="0"/>
          <w:divBdr>
            <w:top w:val="none" w:sz="0" w:space="0" w:color="auto"/>
            <w:left w:val="none" w:sz="0" w:space="0" w:color="auto"/>
            <w:bottom w:val="none" w:sz="0" w:space="0" w:color="auto"/>
            <w:right w:val="none" w:sz="0" w:space="0" w:color="auto"/>
          </w:divBdr>
        </w:div>
        <w:div w:id="1305430225">
          <w:marLeft w:val="480"/>
          <w:marRight w:val="0"/>
          <w:marTop w:val="0"/>
          <w:marBottom w:val="0"/>
          <w:divBdr>
            <w:top w:val="none" w:sz="0" w:space="0" w:color="auto"/>
            <w:left w:val="none" w:sz="0" w:space="0" w:color="auto"/>
            <w:bottom w:val="none" w:sz="0" w:space="0" w:color="auto"/>
            <w:right w:val="none" w:sz="0" w:space="0" w:color="auto"/>
          </w:divBdr>
        </w:div>
        <w:div w:id="450169115">
          <w:marLeft w:val="480"/>
          <w:marRight w:val="0"/>
          <w:marTop w:val="0"/>
          <w:marBottom w:val="0"/>
          <w:divBdr>
            <w:top w:val="none" w:sz="0" w:space="0" w:color="auto"/>
            <w:left w:val="none" w:sz="0" w:space="0" w:color="auto"/>
            <w:bottom w:val="none" w:sz="0" w:space="0" w:color="auto"/>
            <w:right w:val="none" w:sz="0" w:space="0" w:color="auto"/>
          </w:divBdr>
        </w:div>
        <w:div w:id="992876926">
          <w:marLeft w:val="480"/>
          <w:marRight w:val="0"/>
          <w:marTop w:val="0"/>
          <w:marBottom w:val="0"/>
          <w:divBdr>
            <w:top w:val="none" w:sz="0" w:space="0" w:color="auto"/>
            <w:left w:val="none" w:sz="0" w:space="0" w:color="auto"/>
            <w:bottom w:val="none" w:sz="0" w:space="0" w:color="auto"/>
            <w:right w:val="none" w:sz="0" w:space="0" w:color="auto"/>
          </w:divBdr>
        </w:div>
        <w:div w:id="212734137">
          <w:marLeft w:val="480"/>
          <w:marRight w:val="0"/>
          <w:marTop w:val="0"/>
          <w:marBottom w:val="0"/>
          <w:divBdr>
            <w:top w:val="none" w:sz="0" w:space="0" w:color="auto"/>
            <w:left w:val="none" w:sz="0" w:space="0" w:color="auto"/>
            <w:bottom w:val="none" w:sz="0" w:space="0" w:color="auto"/>
            <w:right w:val="none" w:sz="0" w:space="0" w:color="auto"/>
          </w:divBdr>
        </w:div>
        <w:div w:id="215626876">
          <w:marLeft w:val="480"/>
          <w:marRight w:val="0"/>
          <w:marTop w:val="0"/>
          <w:marBottom w:val="0"/>
          <w:divBdr>
            <w:top w:val="none" w:sz="0" w:space="0" w:color="auto"/>
            <w:left w:val="none" w:sz="0" w:space="0" w:color="auto"/>
            <w:bottom w:val="none" w:sz="0" w:space="0" w:color="auto"/>
            <w:right w:val="none" w:sz="0" w:space="0" w:color="auto"/>
          </w:divBdr>
        </w:div>
        <w:div w:id="1777017150">
          <w:marLeft w:val="480"/>
          <w:marRight w:val="0"/>
          <w:marTop w:val="0"/>
          <w:marBottom w:val="0"/>
          <w:divBdr>
            <w:top w:val="none" w:sz="0" w:space="0" w:color="auto"/>
            <w:left w:val="none" w:sz="0" w:space="0" w:color="auto"/>
            <w:bottom w:val="none" w:sz="0" w:space="0" w:color="auto"/>
            <w:right w:val="none" w:sz="0" w:space="0" w:color="auto"/>
          </w:divBdr>
        </w:div>
        <w:div w:id="1098528016">
          <w:marLeft w:val="480"/>
          <w:marRight w:val="0"/>
          <w:marTop w:val="0"/>
          <w:marBottom w:val="0"/>
          <w:divBdr>
            <w:top w:val="none" w:sz="0" w:space="0" w:color="auto"/>
            <w:left w:val="none" w:sz="0" w:space="0" w:color="auto"/>
            <w:bottom w:val="none" w:sz="0" w:space="0" w:color="auto"/>
            <w:right w:val="none" w:sz="0" w:space="0" w:color="auto"/>
          </w:divBdr>
        </w:div>
        <w:div w:id="1449659766">
          <w:marLeft w:val="480"/>
          <w:marRight w:val="0"/>
          <w:marTop w:val="0"/>
          <w:marBottom w:val="0"/>
          <w:divBdr>
            <w:top w:val="none" w:sz="0" w:space="0" w:color="auto"/>
            <w:left w:val="none" w:sz="0" w:space="0" w:color="auto"/>
            <w:bottom w:val="none" w:sz="0" w:space="0" w:color="auto"/>
            <w:right w:val="none" w:sz="0" w:space="0" w:color="auto"/>
          </w:divBdr>
        </w:div>
        <w:div w:id="1680036730">
          <w:marLeft w:val="480"/>
          <w:marRight w:val="0"/>
          <w:marTop w:val="0"/>
          <w:marBottom w:val="0"/>
          <w:divBdr>
            <w:top w:val="none" w:sz="0" w:space="0" w:color="auto"/>
            <w:left w:val="none" w:sz="0" w:space="0" w:color="auto"/>
            <w:bottom w:val="none" w:sz="0" w:space="0" w:color="auto"/>
            <w:right w:val="none" w:sz="0" w:space="0" w:color="auto"/>
          </w:divBdr>
        </w:div>
        <w:div w:id="853762976">
          <w:marLeft w:val="480"/>
          <w:marRight w:val="0"/>
          <w:marTop w:val="0"/>
          <w:marBottom w:val="0"/>
          <w:divBdr>
            <w:top w:val="none" w:sz="0" w:space="0" w:color="auto"/>
            <w:left w:val="none" w:sz="0" w:space="0" w:color="auto"/>
            <w:bottom w:val="none" w:sz="0" w:space="0" w:color="auto"/>
            <w:right w:val="none" w:sz="0" w:space="0" w:color="auto"/>
          </w:divBdr>
        </w:div>
        <w:div w:id="1870098458">
          <w:marLeft w:val="480"/>
          <w:marRight w:val="0"/>
          <w:marTop w:val="0"/>
          <w:marBottom w:val="0"/>
          <w:divBdr>
            <w:top w:val="none" w:sz="0" w:space="0" w:color="auto"/>
            <w:left w:val="none" w:sz="0" w:space="0" w:color="auto"/>
            <w:bottom w:val="none" w:sz="0" w:space="0" w:color="auto"/>
            <w:right w:val="none" w:sz="0" w:space="0" w:color="auto"/>
          </w:divBdr>
        </w:div>
        <w:div w:id="1552771364">
          <w:marLeft w:val="480"/>
          <w:marRight w:val="0"/>
          <w:marTop w:val="0"/>
          <w:marBottom w:val="0"/>
          <w:divBdr>
            <w:top w:val="none" w:sz="0" w:space="0" w:color="auto"/>
            <w:left w:val="none" w:sz="0" w:space="0" w:color="auto"/>
            <w:bottom w:val="none" w:sz="0" w:space="0" w:color="auto"/>
            <w:right w:val="none" w:sz="0" w:space="0" w:color="auto"/>
          </w:divBdr>
        </w:div>
        <w:div w:id="728505370">
          <w:marLeft w:val="480"/>
          <w:marRight w:val="0"/>
          <w:marTop w:val="0"/>
          <w:marBottom w:val="0"/>
          <w:divBdr>
            <w:top w:val="none" w:sz="0" w:space="0" w:color="auto"/>
            <w:left w:val="none" w:sz="0" w:space="0" w:color="auto"/>
            <w:bottom w:val="none" w:sz="0" w:space="0" w:color="auto"/>
            <w:right w:val="none" w:sz="0" w:space="0" w:color="auto"/>
          </w:divBdr>
        </w:div>
        <w:div w:id="1458716991">
          <w:marLeft w:val="480"/>
          <w:marRight w:val="0"/>
          <w:marTop w:val="0"/>
          <w:marBottom w:val="0"/>
          <w:divBdr>
            <w:top w:val="none" w:sz="0" w:space="0" w:color="auto"/>
            <w:left w:val="none" w:sz="0" w:space="0" w:color="auto"/>
            <w:bottom w:val="none" w:sz="0" w:space="0" w:color="auto"/>
            <w:right w:val="none" w:sz="0" w:space="0" w:color="auto"/>
          </w:divBdr>
        </w:div>
        <w:div w:id="540556357">
          <w:marLeft w:val="480"/>
          <w:marRight w:val="0"/>
          <w:marTop w:val="0"/>
          <w:marBottom w:val="0"/>
          <w:divBdr>
            <w:top w:val="none" w:sz="0" w:space="0" w:color="auto"/>
            <w:left w:val="none" w:sz="0" w:space="0" w:color="auto"/>
            <w:bottom w:val="none" w:sz="0" w:space="0" w:color="auto"/>
            <w:right w:val="none" w:sz="0" w:space="0" w:color="auto"/>
          </w:divBdr>
        </w:div>
        <w:div w:id="1476801754">
          <w:marLeft w:val="480"/>
          <w:marRight w:val="0"/>
          <w:marTop w:val="0"/>
          <w:marBottom w:val="0"/>
          <w:divBdr>
            <w:top w:val="none" w:sz="0" w:space="0" w:color="auto"/>
            <w:left w:val="none" w:sz="0" w:space="0" w:color="auto"/>
            <w:bottom w:val="none" w:sz="0" w:space="0" w:color="auto"/>
            <w:right w:val="none" w:sz="0" w:space="0" w:color="auto"/>
          </w:divBdr>
        </w:div>
        <w:div w:id="1347443418">
          <w:marLeft w:val="480"/>
          <w:marRight w:val="0"/>
          <w:marTop w:val="0"/>
          <w:marBottom w:val="0"/>
          <w:divBdr>
            <w:top w:val="none" w:sz="0" w:space="0" w:color="auto"/>
            <w:left w:val="none" w:sz="0" w:space="0" w:color="auto"/>
            <w:bottom w:val="none" w:sz="0" w:space="0" w:color="auto"/>
            <w:right w:val="none" w:sz="0" w:space="0" w:color="auto"/>
          </w:divBdr>
        </w:div>
        <w:div w:id="1738356756">
          <w:marLeft w:val="480"/>
          <w:marRight w:val="0"/>
          <w:marTop w:val="0"/>
          <w:marBottom w:val="0"/>
          <w:divBdr>
            <w:top w:val="none" w:sz="0" w:space="0" w:color="auto"/>
            <w:left w:val="none" w:sz="0" w:space="0" w:color="auto"/>
            <w:bottom w:val="none" w:sz="0" w:space="0" w:color="auto"/>
            <w:right w:val="none" w:sz="0" w:space="0" w:color="auto"/>
          </w:divBdr>
        </w:div>
        <w:div w:id="1073894545">
          <w:marLeft w:val="480"/>
          <w:marRight w:val="0"/>
          <w:marTop w:val="0"/>
          <w:marBottom w:val="0"/>
          <w:divBdr>
            <w:top w:val="none" w:sz="0" w:space="0" w:color="auto"/>
            <w:left w:val="none" w:sz="0" w:space="0" w:color="auto"/>
            <w:bottom w:val="none" w:sz="0" w:space="0" w:color="auto"/>
            <w:right w:val="none" w:sz="0" w:space="0" w:color="auto"/>
          </w:divBdr>
        </w:div>
        <w:div w:id="190649273">
          <w:marLeft w:val="480"/>
          <w:marRight w:val="0"/>
          <w:marTop w:val="0"/>
          <w:marBottom w:val="0"/>
          <w:divBdr>
            <w:top w:val="none" w:sz="0" w:space="0" w:color="auto"/>
            <w:left w:val="none" w:sz="0" w:space="0" w:color="auto"/>
            <w:bottom w:val="none" w:sz="0" w:space="0" w:color="auto"/>
            <w:right w:val="none" w:sz="0" w:space="0" w:color="auto"/>
          </w:divBdr>
        </w:div>
        <w:div w:id="569004863">
          <w:marLeft w:val="480"/>
          <w:marRight w:val="0"/>
          <w:marTop w:val="0"/>
          <w:marBottom w:val="0"/>
          <w:divBdr>
            <w:top w:val="none" w:sz="0" w:space="0" w:color="auto"/>
            <w:left w:val="none" w:sz="0" w:space="0" w:color="auto"/>
            <w:bottom w:val="none" w:sz="0" w:space="0" w:color="auto"/>
            <w:right w:val="none" w:sz="0" w:space="0" w:color="auto"/>
          </w:divBdr>
        </w:div>
      </w:divsChild>
    </w:div>
    <w:div w:id="975793967">
      <w:bodyDiv w:val="1"/>
      <w:marLeft w:val="0"/>
      <w:marRight w:val="0"/>
      <w:marTop w:val="0"/>
      <w:marBottom w:val="0"/>
      <w:divBdr>
        <w:top w:val="none" w:sz="0" w:space="0" w:color="auto"/>
        <w:left w:val="none" w:sz="0" w:space="0" w:color="auto"/>
        <w:bottom w:val="none" w:sz="0" w:space="0" w:color="auto"/>
        <w:right w:val="none" w:sz="0" w:space="0" w:color="auto"/>
      </w:divBdr>
    </w:div>
    <w:div w:id="978342877">
      <w:bodyDiv w:val="1"/>
      <w:marLeft w:val="0"/>
      <w:marRight w:val="0"/>
      <w:marTop w:val="0"/>
      <w:marBottom w:val="0"/>
      <w:divBdr>
        <w:top w:val="none" w:sz="0" w:space="0" w:color="auto"/>
        <w:left w:val="none" w:sz="0" w:space="0" w:color="auto"/>
        <w:bottom w:val="none" w:sz="0" w:space="0" w:color="auto"/>
        <w:right w:val="none" w:sz="0" w:space="0" w:color="auto"/>
      </w:divBdr>
    </w:div>
    <w:div w:id="979381768">
      <w:bodyDiv w:val="1"/>
      <w:marLeft w:val="0"/>
      <w:marRight w:val="0"/>
      <w:marTop w:val="0"/>
      <w:marBottom w:val="0"/>
      <w:divBdr>
        <w:top w:val="none" w:sz="0" w:space="0" w:color="auto"/>
        <w:left w:val="none" w:sz="0" w:space="0" w:color="auto"/>
        <w:bottom w:val="none" w:sz="0" w:space="0" w:color="auto"/>
        <w:right w:val="none" w:sz="0" w:space="0" w:color="auto"/>
      </w:divBdr>
    </w:div>
    <w:div w:id="994912551">
      <w:bodyDiv w:val="1"/>
      <w:marLeft w:val="0"/>
      <w:marRight w:val="0"/>
      <w:marTop w:val="0"/>
      <w:marBottom w:val="0"/>
      <w:divBdr>
        <w:top w:val="none" w:sz="0" w:space="0" w:color="auto"/>
        <w:left w:val="none" w:sz="0" w:space="0" w:color="auto"/>
        <w:bottom w:val="none" w:sz="0" w:space="0" w:color="auto"/>
        <w:right w:val="none" w:sz="0" w:space="0" w:color="auto"/>
      </w:divBdr>
    </w:div>
    <w:div w:id="996179742">
      <w:bodyDiv w:val="1"/>
      <w:marLeft w:val="0"/>
      <w:marRight w:val="0"/>
      <w:marTop w:val="0"/>
      <w:marBottom w:val="0"/>
      <w:divBdr>
        <w:top w:val="none" w:sz="0" w:space="0" w:color="auto"/>
        <w:left w:val="none" w:sz="0" w:space="0" w:color="auto"/>
        <w:bottom w:val="none" w:sz="0" w:space="0" w:color="auto"/>
        <w:right w:val="none" w:sz="0" w:space="0" w:color="auto"/>
      </w:divBdr>
    </w:div>
    <w:div w:id="1074547758">
      <w:bodyDiv w:val="1"/>
      <w:marLeft w:val="0"/>
      <w:marRight w:val="0"/>
      <w:marTop w:val="0"/>
      <w:marBottom w:val="0"/>
      <w:divBdr>
        <w:top w:val="none" w:sz="0" w:space="0" w:color="auto"/>
        <w:left w:val="none" w:sz="0" w:space="0" w:color="auto"/>
        <w:bottom w:val="none" w:sz="0" w:space="0" w:color="auto"/>
        <w:right w:val="none" w:sz="0" w:space="0" w:color="auto"/>
      </w:divBdr>
    </w:div>
    <w:div w:id="1084490771">
      <w:bodyDiv w:val="1"/>
      <w:marLeft w:val="0"/>
      <w:marRight w:val="0"/>
      <w:marTop w:val="0"/>
      <w:marBottom w:val="0"/>
      <w:divBdr>
        <w:top w:val="none" w:sz="0" w:space="0" w:color="auto"/>
        <w:left w:val="none" w:sz="0" w:space="0" w:color="auto"/>
        <w:bottom w:val="none" w:sz="0" w:space="0" w:color="auto"/>
        <w:right w:val="none" w:sz="0" w:space="0" w:color="auto"/>
      </w:divBdr>
    </w:div>
    <w:div w:id="1092891445">
      <w:bodyDiv w:val="1"/>
      <w:marLeft w:val="0"/>
      <w:marRight w:val="0"/>
      <w:marTop w:val="0"/>
      <w:marBottom w:val="0"/>
      <w:divBdr>
        <w:top w:val="none" w:sz="0" w:space="0" w:color="auto"/>
        <w:left w:val="none" w:sz="0" w:space="0" w:color="auto"/>
        <w:bottom w:val="none" w:sz="0" w:space="0" w:color="auto"/>
        <w:right w:val="none" w:sz="0" w:space="0" w:color="auto"/>
      </w:divBdr>
    </w:div>
    <w:div w:id="1100881282">
      <w:bodyDiv w:val="1"/>
      <w:marLeft w:val="0"/>
      <w:marRight w:val="0"/>
      <w:marTop w:val="0"/>
      <w:marBottom w:val="0"/>
      <w:divBdr>
        <w:top w:val="none" w:sz="0" w:space="0" w:color="auto"/>
        <w:left w:val="none" w:sz="0" w:space="0" w:color="auto"/>
        <w:bottom w:val="none" w:sz="0" w:space="0" w:color="auto"/>
        <w:right w:val="none" w:sz="0" w:space="0" w:color="auto"/>
      </w:divBdr>
    </w:div>
    <w:div w:id="1121145810">
      <w:bodyDiv w:val="1"/>
      <w:marLeft w:val="0"/>
      <w:marRight w:val="0"/>
      <w:marTop w:val="0"/>
      <w:marBottom w:val="0"/>
      <w:divBdr>
        <w:top w:val="none" w:sz="0" w:space="0" w:color="auto"/>
        <w:left w:val="none" w:sz="0" w:space="0" w:color="auto"/>
        <w:bottom w:val="none" w:sz="0" w:space="0" w:color="auto"/>
        <w:right w:val="none" w:sz="0" w:space="0" w:color="auto"/>
      </w:divBdr>
    </w:div>
    <w:div w:id="1168060769">
      <w:bodyDiv w:val="1"/>
      <w:marLeft w:val="0"/>
      <w:marRight w:val="0"/>
      <w:marTop w:val="0"/>
      <w:marBottom w:val="0"/>
      <w:divBdr>
        <w:top w:val="none" w:sz="0" w:space="0" w:color="auto"/>
        <w:left w:val="none" w:sz="0" w:space="0" w:color="auto"/>
        <w:bottom w:val="none" w:sz="0" w:space="0" w:color="auto"/>
        <w:right w:val="none" w:sz="0" w:space="0" w:color="auto"/>
      </w:divBdr>
    </w:div>
    <w:div w:id="1178272544">
      <w:bodyDiv w:val="1"/>
      <w:marLeft w:val="0"/>
      <w:marRight w:val="0"/>
      <w:marTop w:val="0"/>
      <w:marBottom w:val="0"/>
      <w:divBdr>
        <w:top w:val="none" w:sz="0" w:space="0" w:color="auto"/>
        <w:left w:val="none" w:sz="0" w:space="0" w:color="auto"/>
        <w:bottom w:val="none" w:sz="0" w:space="0" w:color="auto"/>
        <w:right w:val="none" w:sz="0" w:space="0" w:color="auto"/>
      </w:divBdr>
      <w:divsChild>
        <w:div w:id="867792998">
          <w:marLeft w:val="480"/>
          <w:marRight w:val="0"/>
          <w:marTop w:val="0"/>
          <w:marBottom w:val="0"/>
          <w:divBdr>
            <w:top w:val="none" w:sz="0" w:space="0" w:color="auto"/>
            <w:left w:val="none" w:sz="0" w:space="0" w:color="auto"/>
            <w:bottom w:val="none" w:sz="0" w:space="0" w:color="auto"/>
            <w:right w:val="none" w:sz="0" w:space="0" w:color="auto"/>
          </w:divBdr>
        </w:div>
        <w:div w:id="1145272509">
          <w:marLeft w:val="480"/>
          <w:marRight w:val="0"/>
          <w:marTop w:val="0"/>
          <w:marBottom w:val="0"/>
          <w:divBdr>
            <w:top w:val="none" w:sz="0" w:space="0" w:color="auto"/>
            <w:left w:val="none" w:sz="0" w:space="0" w:color="auto"/>
            <w:bottom w:val="none" w:sz="0" w:space="0" w:color="auto"/>
            <w:right w:val="none" w:sz="0" w:space="0" w:color="auto"/>
          </w:divBdr>
        </w:div>
        <w:div w:id="497578063">
          <w:marLeft w:val="480"/>
          <w:marRight w:val="0"/>
          <w:marTop w:val="0"/>
          <w:marBottom w:val="0"/>
          <w:divBdr>
            <w:top w:val="none" w:sz="0" w:space="0" w:color="auto"/>
            <w:left w:val="none" w:sz="0" w:space="0" w:color="auto"/>
            <w:bottom w:val="none" w:sz="0" w:space="0" w:color="auto"/>
            <w:right w:val="none" w:sz="0" w:space="0" w:color="auto"/>
          </w:divBdr>
        </w:div>
        <w:div w:id="24645855">
          <w:marLeft w:val="480"/>
          <w:marRight w:val="0"/>
          <w:marTop w:val="0"/>
          <w:marBottom w:val="0"/>
          <w:divBdr>
            <w:top w:val="none" w:sz="0" w:space="0" w:color="auto"/>
            <w:left w:val="none" w:sz="0" w:space="0" w:color="auto"/>
            <w:bottom w:val="none" w:sz="0" w:space="0" w:color="auto"/>
            <w:right w:val="none" w:sz="0" w:space="0" w:color="auto"/>
          </w:divBdr>
        </w:div>
        <w:div w:id="749155590">
          <w:marLeft w:val="480"/>
          <w:marRight w:val="0"/>
          <w:marTop w:val="0"/>
          <w:marBottom w:val="0"/>
          <w:divBdr>
            <w:top w:val="none" w:sz="0" w:space="0" w:color="auto"/>
            <w:left w:val="none" w:sz="0" w:space="0" w:color="auto"/>
            <w:bottom w:val="none" w:sz="0" w:space="0" w:color="auto"/>
            <w:right w:val="none" w:sz="0" w:space="0" w:color="auto"/>
          </w:divBdr>
        </w:div>
        <w:div w:id="1951087970">
          <w:marLeft w:val="480"/>
          <w:marRight w:val="0"/>
          <w:marTop w:val="0"/>
          <w:marBottom w:val="0"/>
          <w:divBdr>
            <w:top w:val="none" w:sz="0" w:space="0" w:color="auto"/>
            <w:left w:val="none" w:sz="0" w:space="0" w:color="auto"/>
            <w:bottom w:val="none" w:sz="0" w:space="0" w:color="auto"/>
            <w:right w:val="none" w:sz="0" w:space="0" w:color="auto"/>
          </w:divBdr>
        </w:div>
        <w:div w:id="1918322158">
          <w:marLeft w:val="480"/>
          <w:marRight w:val="0"/>
          <w:marTop w:val="0"/>
          <w:marBottom w:val="0"/>
          <w:divBdr>
            <w:top w:val="none" w:sz="0" w:space="0" w:color="auto"/>
            <w:left w:val="none" w:sz="0" w:space="0" w:color="auto"/>
            <w:bottom w:val="none" w:sz="0" w:space="0" w:color="auto"/>
            <w:right w:val="none" w:sz="0" w:space="0" w:color="auto"/>
          </w:divBdr>
        </w:div>
        <w:div w:id="548155570">
          <w:marLeft w:val="480"/>
          <w:marRight w:val="0"/>
          <w:marTop w:val="0"/>
          <w:marBottom w:val="0"/>
          <w:divBdr>
            <w:top w:val="none" w:sz="0" w:space="0" w:color="auto"/>
            <w:left w:val="none" w:sz="0" w:space="0" w:color="auto"/>
            <w:bottom w:val="none" w:sz="0" w:space="0" w:color="auto"/>
            <w:right w:val="none" w:sz="0" w:space="0" w:color="auto"/>
          </w:divBdr>
        </w:div>
        <w:div w:id="1996645775">
          <w:marLeft w:val="480"/>
          <w:marRight w:val="0"/>
          <w:marTop w:val="0"/>
          <w:marBottom w:val="0"/>
          <w:divBdr>
            <w:top w:val="none" w:sz="0" w:space="0" w:color="auto"/>
            <w:left w:val="none" w:sz="0" w:space="0" w:color="auto"/>
            <w:bottom w:val="none" w:sz="0" w:space="0" w:color="auto"/>
            <w:right w:val="none" w:sz="0" w:space="0" w:color="auto"/>
          </w:divBdr>
        </w:div>
        <w:div w:id="864171465">
          <w:marLeft w:val="480"/>
          <w:marRight w:val="0"/>
          <w:marTop w:val="0"/>
          <w:marBottom w:val="0"/>
          <w:divBdr>
            <w:top w:val="none" w:sz="0" w:space="0" w:color="auto"/>
            <w:left w:val="none" w:sz="0" w:space="0" w:color="auto"/>
            <w:bottom w:val="none" w:sz="0" w:space="0" w:color="auto"/>
            <w:right w:val="none" w:sz="0" w:space="0" w:color="auto"/>
          </w:divBdr>
        </w:div>
        <w:div w:id="682512827">
          <w:marLeft w:val="480"/>
          <w:marRight w:val="0"/>
          <w:marTop w:val="0"/>
          <w:marBottom w:val="0"/>
          <w:divBdr>
            <w:top w:val="none" w:sz="0" w:space="0" w:color="auto"/>
            <w:left w:val="none" w:sz="0" w:space="0" w:color="auto"/>
            <w:bottom w:val="none" w:sz="0" w:space="0" w:color="auto"/>
            <w:right w:val="none" w:sz="0" w:space="0" w:color="auto"/>
          </w:divBdr>
        </w:div>
        <w:div w:id="592739980">
          <w:marLeft w:val="480"/>
          <w:marRight w:val="0"/>
          <w:marTop w:val="0"/>
          <w:marBottom w:val="0"/>
          <w:divBdr>
            <w:top w:val="none" w:sz="0" w:space="0" w:color="auto"/>
            <w:left w:val="none" w:sz="0" w:space="0" w:color="auto"/>
            <w:bottom w:val="none" w:sz="0" w:space="0" w:color="auto"/>
            <w:right w:val="none" w:sz="0" w:space="0" w:color="auto"/>
          </w:divBdr>
        </w:div>
        <w:div w:id="1973051700">
          <w:marLeft w:val="480"/>
          <w:marRight w:val="0"/>
          <w:marTop w:val="0"/>
          <w:marBottom w:val="0"/>
          <w:divBdr>
            <w:top w:val="none" w:sz="0" w:space="0" w:color="auto"/>
            <w:left w:val="none" w:sz="0" w:space="0" w:color="auto"/>
            <w:bottom w:val="none" w:sz="0" w:space="0" w:color="auto"/>
            <w:right w:val="none" w:sz="0" w:space="0" w:color="auto"/>
          </w:divBdr>
        </w:div>
        <w:div w:id="1006858146">
          <w:marLeft w:val="480"/>
          <w:marRight w:val="0"/>
          <w:marTop w:val="0"/>
          <w:marBottom w:val="0"/>
          <w:divBdr>
            <w:top w:val="none" w:sz="0" w:space="0" w:color="auto"/>
            <w:left w:val="none" w:sz="0" w:space="0" w:color="auto"/>
            <w:bottom w:val="none" w:sz="0" w:space="0" w:color="auto"/>
            <w:right w:val="none" w:sz="0" w:space="0" w:color="auto"/>
          </w:divBdr>
        </w:div>
        <w:div w:id="1061094279">
          <w:marLeft w:val="480"/>
          <w:marRight w:val="0"/>
          <w:marTop w:val="0"/>
          <w:marBottom w:val="0"/>
          <w:divBdr>
            <w:top w:val="none" w:sz="0" w:space="0" w:color="auto"/>
            <w:left w:val="none" w:sz="0" w:space="0" w:color="auto"/>
            <w:bottom w:val="none" w:sz="0" w:space="0" w:color="auto"/>
            <w:right w:val="none" w:sz="0" w:space="0" w:color="auto"/>
          </w:divBdr>
        </w:div>
        <w:div w:id="2044741812">
          <w:marLeft w:val="480"/>
          <w:marRight w:val="0"/>
          <w:marTop w:val="0"/>
          <w:marBottom w:val="0"/>
          <w:divBdr>
            <w:top w:val="none" w:sz="0" w:space="0" w:color="auto"/>
            <w:left w:val="none" w:sz="0" w:space="0" w:color="auto"/>
            <w:bottom w:val="none" w:sz="0" w:space="0" w:color="auto"/>
            <w:right w:val="none" w:sz="0" w:space="0" w:color="auto"/>
          </w:divBdr>
        </w:div>
        <w:div w:id="995911927">
          <w:marLeft w:val="480"/>
          <w:marRight w:val="0"/>
          <w:marTop w:val="0"/>
          <w:marBottom w:val="0"/>
          <w:divBdr>
            <w:top w:val="none" w:sz="0" w:space="0" w:color="auto"/>
            <w:left w:val="none" w:sz="0" w:space="0" w:color="auto"/>
            <w:bottom w:val="none" w:sz="0" w:space="0" w:color="auto"/>
            <w:right w:val="none" w:sz="0" w:space="0" w:color="auto"/>
          </w:divBdr>
        </w:div>
        <w:div w:id="2129742318">
          <w:marLeft w:val="480"/>
          <w:marRight w:val="0"/>
          <w:marTop w:val="0"/>
          <w:marBottom w:val="0"/>
          <w:divBdr>
            <w:top w:val="none" w:sz="0" w:space="0" w:color="auto"/>
            <w:left w:val="none" w:sz="0" w:space="0" w:color="auto"/>
            <w:bottom w:val="none" w:sz="0" w:space="0" w:color="auto"/>
            <w:right w:val="none" w:sz="0" w:space="0" w:color="auto"/>
          </w:divBdr>
        </w:div>
        <w:div w:id="1157116599">
          <w:marLeft w:val="480"/>
          <w:marRight w:val="0"/>
          <w:marTop w:val="0"/>
          <w:marBottom w:val="0"/>
          <w:divBdr>
            <w:top w:val="none" w:sz="0" w:space="0" w:color="auto"/>
            <w:left w:val="none" w:sz="0" w:space="0" w:color="auto"/>
            <w:bottom w:val="none" w:sz="0" w:space="0" w:color="auto"/>
            <w:right w:val="none" w:sz="0" w:space="0" w:color="auto"/>
          </w:divBdr>
        </w:div>
        <w:div w:id="407390228">
          <w:marLeft w:val="480"/>
          <w:marRight w:val="0"/>
          <w:marTop w:val="0"/>
          <w:marBottom w:val="0"/>
          <w:divBdr>
            <w:top w:val="none" w:sz="0" w:space="0" w:color="auto"/>
            <w:left w:val="none" w:sz="0" w:space="0" w:color="auto"/>
            <w:bottom w:val="none" w:sz="0" w:space="0" w:color="auto"/>
            <w:right w:val="none" w:sz="0" w:space="0" w:color="auto"/>
          </w:divBdr>
        </w:div>
        <w:div w:id="77363736">
          <w:marLeft w:val="480"/>
          <w:marRight w:val="0"/>
          <w:marTop w:val="0"/>
          <w:marBottom w:val="0"/>
          <w:divBdr>
            <w:top w:val="none" w:sz="0" w:space="0" w:color="auto"/>
            <w:left w:val="none" w:sz="0" w:space="0" w:color="auto"/>
            <w:bottom w:val="none" w:sz="0" w:space="0" w:color="auto"/>
            <w:right w:val="none" w:sz="0" w:space="0" w:color="auto"/>
          </w:divBdr>
        </w:div>
        <w:div w:id="1593587399">
          <w:marLeft w:val="480"/>
          <w:marRight w:val="0"/>
          <w:marTop w:val="0"/>
          <w:marBottom w:val="0"/>
          <w:divBdr>
            <w:top w:val="none" w:sz="0" w:space="0" w:color="auto"/>
            <w:left w:val="none" w:sz="0" w:space="0" w:color="auto"/>
            <w:bottom w:val="none" w:sz="0" w:space="0" w:color="auto"/>
            <w:right w:val="none" w:sz="0" w:space="0" w:color="auto"/>
          </w:divBdr>
        </w:div>
        <w:div w:id="1382554574">
          <w:marLeft w:val="480"/>
          <w:marRight w:val="0"/>
          <w:marTop w:val="0"/>
          <w:marBottom w:val="0"/>
          <w:divBdr>
            <w:top w:val="none" w:sz="0" w:space="0" w:color="auto"/>
            <w:left w:val="none" w:sz="0" w:space="0" w:color="auto"/>
            <w:bottom w:val="none" w:sz="0" w:space="0" w:color="auto"/>
            <w:right w:val="none" w:sz="0" w:space="0" w:color="auto"/>
          </w:divBdr>
        </w:div>
        <w:div w:id="630598311">
          <w:marLeft w:val="480"/>
          <w:marRight w:val="0"/>
          <w:marTop w:val="0"/>
          <w:marBottom w:val="0"/>
          <w:divBdr>
            <w:top w:val="none" w:sz="0" w:space="0" w:color="auto"/>
            <w:left w:val="none" w:sz="0" w:space="0" w:color="auto"/>
            <w:bottom w:val="none" w:sz="0" w:space="0" w:color="auto"/>
            <w:right w:val="none" w:sz="0" w:space="0" w:color="auto"/>
          </w:divBdr>
        </w:div>
        <w:div w:id="1552156465">
          <w:marLeft w:val="480"/>
          <w:marRight w:val="0"/>
          <w:marTop w:val="0"/>
          <w:marBottom w:val="0"/>
          <w:divBdr>
            <w:top w:val="none" w:sz="0" w:space="0" w:color="auto"/>
            <w:left w:val="none" w:sz="0" w:space="0" w:color="auto"/>
            <w:bottom w:val="none" w:sz="0" w:space="0" w:color="auto"/>
            <w:right w:val="none" w:sz="0" w:space="0" w:color="auto"/>
          </w:divBdr>
        </w:div>
        <w:div w:id="503281824">
          <w:marLeft w:val="480"/>
          <w:marRight w:val="0"/>
          <w:marTop w:val="0"/>
          <w:marBottom w:val="0"/>
          <w:divBdr>
            <w:top w:val="none" w:sz="0" w:space="0" w:color="auto"/>
            <w:left w:val="none" w:sz="0" w:space="0" w:color="auto"/>
            <w:bottom w:val="none" w:sz="0" w:space="0" w:color="auto"/>
            <w:right w:val="none" w:sz="0" w:space="0" w:color="auto"/>
          </w:divBdr>
        </w:div>
        <w:div w:id="1203250805">
          <w:marLeft w:val="480"/>
          <w:marRight w:val="0"/>
          <w:marTop w:val="0"/>
          <w:marBottom w:val="0"/>
          <w:divBdr>
            <w:top w:val="none" w:sz="0" w:space="0" w:color="auto"/>
            <w:left w:val="none" w:sz="0" w:space="0" w:color="auto"/>
            <w:bottom w:val="none" w:sz="0" w:space="0" w:color="auto"/>
            <w:right w:val="none" w:sz="0" w:space="0" w:color="auto"/>
          </w:divBdr>
        </w:div>
        <w:div w:id="1129322720">
          <w:marLeft w:val="480"/>
          <w:marRight w:val="0"/>
          <w:marTop w:val="0"/>
          <w:marBottom w:val="0"/>
          <w:divBdr>
            <w:top w:val="none" w:sz="0" w:space="0" w:color="auto"/>
            <w:left w:val="none" w:sz="0" w:space="0" w:color="auto"/>
            <w:bottom w:val="none" w:sz="0" w:space="0" w:color="auto"/>
            <w:right w:val="none" w:sz="0" w:space="0" w:color="auto"/>
          </w:divBdr>
        </w:div>
        <w:div w:id="1572351347">
          <w:marLeft w:val="480"/>
          <w:marRight w:val="0"/>
          <w:marTop w:val="0"/>
          <w:marBottom w:val="0"/>
          <w:divBdr>
            <w:top w:val="none" w:sz="0" w:space="0" w:color="auto"/>
            <w:left w:val="none" w:sz="0" w:space="0" w:color="auto"/>
            <w:bottom w:val="none" w:sz="0" w:space="0" w:color="auto"/>
            <w:right w:val="none" w:sz="0" w:space="0" w:color="auto"/>
          </w:divBdr>
        </w:div>
        <w:div w:id="2090229400">
          <w:marLeft w:val="480"/>
          <w:marRight w:val="0"/>
          <w:marTop w:val="0"/>
          <w:marBottom w:val="0"/>
          <w:divBdr>
            <w:top w:val="none" w:sz="0" w:space="0" w:color="auto"/>
            <w:left w:val="none" w:sz="0" w:space="0" w:color="auto"/>
            <w:bottom w:val="none" w:sz="0" w:space="0" w:color="auto"/>
            <w:right w:val="none" w:sz="0" w:space="0" w:color="auto"/>
          </w:divBdr>
        </w:div>
        <w:div w:id="1124542234">
          <w:marLeft w:val="480"/>
          <w:marRight w:val="0"/>
          <w:marTop w:val="0"/>
          <w:marBottom w:val="0"/>
          <w:divBdr>
            <w:top w:val="none" w:sz="0" w:space="0" w:color="auto"/>
            <w:left w:val="none" w:sz="0" w:space="0" w:color="auto"/>
            <w:bottom w:val="none" w:sz="0" w:space="0" w:color="auto"/>
            <w:right w:val="none" w:sz="0" w:space="0" w:color="auto"/>
          </w:divBdr>
        </w:div>
        <w:div w:id="1499034275">
          <w:marLeft w:val="480"/>
          <w:marRight w:val="0"/>
          <w:marTop w:val="0"/>
          <w:marBottom w:val="0"/>
          <w:divBdr>
            <w:top w:val="none" w:sz="0" w:space="0" w:color="auto"/>
            <w:left w:val="none" w:sz="0" w:space="0" w:color="auto"/>
            <w:bottom w:val="none" w:sz="0" w:space="0" w:color="auto"/>
            <w:right w:val="none" w:sz="0" w:space="0" w:color="auto"/>
          </w:divBdr>
        </w:div>
        <w:div w:id="1770155144">
          <w:marLeft w:val="480"/>
          <w:marRight w:val="0"/>
          <w:marTop w:val="0"/>
          <w:marBottom w:val="0"/>
          <w:divBdr>
            <w:top w:val="none" w:sz="0" w:space="0" w:color="auto"/>
            <w:left w:val="none" w:sz="0" w:space="0" w:color="auto"/>
            <w:bottom w:val="none" w:sz="0" w:space="0" w:color="auto"/>
            <w:right w:val="none" w:sz="0" w:space="0" w:color="auto"/>
          </w:divBdr>
        </w:div>
        <w:div w:id="23019060">
          <w:marLeft w:val="480"/>
          <w:marRight w:val="0"/>
          <w:marTop w:val="0"/>
          <w:marBottom w:val="0"/>
          <w:divBdr>
            <w:top w:val="none" w:sz="0" w:space="0" w:color="auto"/>
            <w:left w:val="none" w:sz="0" w:space="0" w:color="auto"/>
            <w:bottom w:val="none" w:sz="0" w:space="0" w:color="auto"/>
            <w:right w:val="none" w:sz="0" w:space="0" w:color="auto"/>
          </w:divBdr>
        </w:div>
      </w:divsChild>
    </w:div>
    <w:div w:id="1186166855">
      <w:bodyDiv w:val="1"/>
      <w:marLeft w:val="0"/>
      <w:marRight w:val="0"/>
      <w:marTop w:val="0"/>
      <w:marBottom w:val="0"/>
      <w:divBdr>
        <w:top w:val="none" w:sz="0" w:space="0" w:color="auto"/>
        <w:left w:val="none" w:sz="0" w:space="0" w:color="auto"/>
        <w:bottom w:val="none" w:sz="0" w:space="0" w:color="auto"/>
        <w:right w:val="none" w:sz="0" w:space="0" w:color="auto"/>
      </w:divBdr>
      <w:divsChild>
        <w:div w:id="2043285492">
          <w:marLeft w:val="480"/>
          <w:marRight w:val="0"/>
          <w:marTop w:val="0"/>
          <w:marBottom w:val="0"/>
          <w:divBdr>
            <w:top w:val="none" w:sz="0" w:space="0" w:color="auto"/>
            <w:left w:val="none" w:sz="0" w:space="0" w:color="auto"/>
            <w:bottom w:val="none" w:sz="0" w:space="0" w:color="auto"/>
            <w:right w:val="none" w:sz="0" w:space="0" w:color="auto"/>
          </w:divBdr>
        </w:div>
        <w:div w:id="1322546053">
          <w:marLeft w:val="480"/>
          <w:marRight w:val="0"/>
          <w:marTop w:val="0"/>
          <w:marBottom w:val="0"/>
          <w:divBdr>
            <w:top w:val="none" w:sz="0" w:space="0" w:color="auto"/>
            <w:left w:val="none" w:sz="0" w:space="0" w:color="auto"/>
            <w:bottom w:val="none" w:sz="0" w:space="0" w:color="auto"/>
            <w:right w:val="none" w:sz="0" w:space="0" w:color="auto"/>
          </w:divBdr>
        </w:div>
        <w:div w:id="1424915789">
          <w:marLeft w:val="480"/>
          <w:marRight w:val="0"/>
          <w:marTop w:val="0"/>
          <w:marBottom w:val="0"/>
          <w:divBdr>
            <w:top w:val="none" w:sz="0" w:space="0" w:color="auto"/>
            <w:left w:val="none" w:sz="0" w:space="0" w:color="auto"/>
            <w:bottom w:val="none" w:sz="0" w:space="0" w:color="auto"/>
            <w:right w:val="none" w:sz="0" w:space="0" w:color="auto"/>
          </w:divBdr>
        </w:div>
        <w:div w:id="354428247">
          <w:marLeft w:val="480"/>
          <w:marRight w:val="0"/>
          <w:marTop w:val="0"/>
          <w:marBottom w:val="0"/>
          <w:divBdr>
            <w:top w:val="none" w:sz="0" w:space="0" w:color="auto"/>
            <w:left w:val="none" w:sz="0" w:space="0" w:color="auto"/>
            <w:bottom w:val="none" w:sz="0" w:space="0" w:color="auto"/>
            <w:right w:val="none" w:sz="0" w:space="0" w:color="auto"/>
          </w:divBdr>
        </w:div>
        <w:div w:id="254095834">
          <w:marLeft w:val="480"/>
          <w:marRight w:val="0"/>
          <w:marTop w:val="0"/>
          <w:marBottom w:val="0"/>
          <w:divBdr>
            <w:top w:val="none" w:sz="0" w:space="0" w:color="auto"/>
            <w:left w:val="none" w:sz="0" w:space="0" w:color="auto"/>
            <w:bottom w:val="none" w:sz="0" w:space="0" w:color="auto"/>
            <w:right w:val="none" w:sz="0" w:space="0" w:color="auto"/>
          </w:divBdr>
        </w:div>
        <w:div w:id="807746352">
          <w:marLeft w:val="480"/>
          <w:marRight w:val="0"/>
          <w:marTop w:val="0"/>
          <w:marBottom w:val="0"/>
          <w:divBdr>
            <w:top w:val="none" w:sz="0" w:space="0" w:color="auto"/>
            <w:left w:val="none" w:sz="0" w:space="0" w:color="auto"/>
            <w:bottom w:val="none" w:sz="0" w:space="0" w:color="auto"/>
            <w:right w:val="none" w:sz="0" w:space="0" w:color="auto"/>
          </w:divBdr>
        </w:div>
        <w:div w:id="1897356408">
          <w:marLeft w:val="480"/>
          <w:marRight w:val="0"/>
          <w:marTop w:val="0"/>
          <w:marBottom w:val="0"/>
          <w:divBdr>
            <w:top w:val="none" w:sz="0" w:space="0" w:color="auto"/>
            <w:left w:val="none" w:sz="0" w:space="0" w:color="auto"/>
            <w:bottom w:val="none" w:sz="0" w:space="0" w:color="auto"/>
            <w:right w:val="none" w:sz="0" w:space="0" w:color="auto"/>
          </w:divBdr>
        </w:div>
        <w:div w:id="690691989">
          <w:marLeft w:val="480"/>
          <w:marRight w:val="0"/>
          <w:marTop w:val="0"/>
          <w:marBottom w:val="0"/>
          <w:divBdr>
            <w:top w:val="none" w:sz="0" w:space="0" w:color="auto"/>
            <w:left w:val="none" w:sz="0" w:space="0" w:color="auto"/>
            <w:bottom w:val="none" w:sz="0" w:space="0" w:color="auto"/>
            <w:right w:val="none" w:sz="0" w:space="0" w:color="auto"/>
          </w:divBdr>
        </w:div>
        <w:div w:id="1466197268">
          <w:marLeft w:val="480"/>
          <w:marRight w:val="0"/>
          <w:marTop w:val="0"/>
          <w:marBottom w:val="0"/>
          <w:divBdr>
            <w:top w:val="none" w:sz="0" w:space="0" w:color="auto"/>
            <w:left w:val="none" w:sz="0" w:space="0" w:color="auto"/>
            <w:bottom w:val="none" w:sz="0" w:space="0" w:color="auto"/>
            <w:right w:val="none" w:sz="0" w:space="0" w:color="auto"/>
          </w:divBdr>
        </w:div>
        <w:div w:id="437064797">
          <w:marLeft w:val="480"/>
          <w:marRight w:val="0"/>
          <w:marTop w:val="0"/>
          <w:marBottom w:val="0"/>
          <w:divBdr>
            <w:top w:val="none" w:sz="0" w:space="0" w:color="auto"/>
            <w:left w:val="none" w:sz="0" w:space="0" w:color="auto"/>
            <w:bottom w:val="none" w:sz="0" w:space="0" w:color="auto"/>
            <w:right w:val="none" w:sz="0" w:space="0" w:color="auto"/>
          </w:divBdr>
        </w:div>
        <w:div w:id="315455909">
          <w:marLeft w:val="480"/>
          <w:marRight w:val="0"/>
          <w:marTop w:val="0"/>
          <w:marBottom w:val="0"/>
          <w:divBdr>
            <w:top w:val="none" w:sz="0" w:space="0" w:color="auto"/>
            <w:left w:val="none" w:sz="0" w:space="0" w:color="auto"/>
            <w:bottom w:val="none" w:sz="0" w:space="0" w:color="auto"/>
            <w:right w:val="none" w:sz="0" w:space="0" w:color="auto"/>
          </w:divBdr>
        </w:div>
        <w:div w:id="1210075735">
          <w:marLeft w:val="480"/>
          <w:marRight w:val="0"/>
          <w:marTop w:val="0"/>
          <w:marBottom w:val="0"/>
          <w:divBdr>
            <w:top w:val="none" w:sz="0" w:space="0" w:color="auto"/>
            <w:left w:val="none" w:sz="0" w:space="0" w:color="auto"/>
            <w:bottom w:val="none" w:sz="0" w:space="0" w:color="auto"/>
            <w:right w:val="none" w:sz="0" w:space="0" w:color="auto"/>
          </w:divBdr>
        </w:div>
        <w:div w:id="99422726">
          <w:marLeft w:val="480"/>
          <w:marRight w:val="0"/>
          <w:marTop w:val="0"/>
          <w:marBottom w:val="0"/>
          <w:divBdr>
            <w:top w:val="none" w:sz="0" w:space="0" w:color="auto"/>
            <w:left w:val="none" w:sz="0" w:space="0" w:color="auto"/>
            <w:bottom w:val="none" w:sz="0" w:space="0" w:color="auto"/>
            <w:right w:val="none" w:sz="0" w:space="0" w:color="auto"/>
          </w:divBdr>
        </w:div>
        <w:div w:id="338780223">
          <w:marLeft w:val="480"/>
          <w:marRight w:val="0"/>
          <w:marTop w:val="0"/>
          <w:marBottom w:val="0"/>
          <w:divBdr>
            <w:top w:val="none" w:sz="0" w:space="0" w:color="auto"/>
            <w:left w:val="none" w:sz="0" w:space="0" w:color="auto"/>
            <w:bottom w:val="none" w:sz="0" w:space="0" w:color="auto"/>
            <w:right w:val="none" w:sz="0" w:space="0" w:color="auto"/>
          </w:divBdr>
        </w:div>
        <w:div w:id="1788156442">
          <w:marLeft w:val="480"/>
          <w:marRight w:val="0"/>
          <w:marTop w:val="0"/>
          <w:marBottom w:val="0"/>
          <w:divBdr>
            <w:top w:val="none" w:sz="0" w:space="0" w:color="auto"/>
            <w:left w:val="none" w:sz="0" w:space="0" w:color="auto"/>
            <w:bottom w:val="none" w:sz="0" w:space="0" w:color="auto"/>
            <w:right w:val="none" w:sz="0" w:space="0" w:color="auto"/>
          </w:divBdr>
        </w:div>
        <w:div w:id="393283726">
          <w:marLeft w:val="480"/>
          <w:marRight w:val="0"/>
          <w:marTop w:val="0"/>
          <w:marBottom w:val="0"/>
          <w:divBdr>
            <w:top w:val="none" w:sz="0" w:space="0" w:color="auto"/>
            <w:left w:val="none" w:sz="0" w:space="0" w:color="auto"/>
            <w:bottom w:val="none" w:sz="0" w:space="0" w:color="auto"/>
            <w:right w:val="none" w:sz="0" w:space="0" w:color="auto"/>
          </w:divBdr>
        </w:div>
        <w:div w:id="740564730">
          <w:marLeft w:val="480"/>
          <w:marRight w:val="0"/>
          <w:marTop w:val="0"/>
          <w:marBottom w:val="0"/>
          <w:divBdr>
            <w:top w:val="none" w:sz="0" w:space="0" w:color="auto"/>
            <w:left w:val="none" w:sz="0" w:space="0" w:color="auto"/>
            <w:bottom w:val="none" w:sz="0" w:space="0" w:color="auto"/>
            <w:right w:val="none" w:sz="0" w:space="0" w:color="auto"/>
          </w:divBdr>
        </w:div>
        <w:div w:id="1111819928">
          <w:marLeft w:val="480"/>
          <w:marRight w:val="0"/>
          <w:marTop w:val="0"/>
          <w:marBottom w:val="0"/>
          <w:divBdr>
            <w:top w:val="none" w:sz="0" w:space="0" w:color="auto"/>
            <w:left w:val="none" w:sz="0" w:space="0" w:color="auto"/>
            <w:bottom w:val="none" w:sz="0" w:space="0" w:color="auto"/>
            <w:right w:val="none" w:sz="0" w:space="0" w:color="auto"/>
          </w:divBdr>
        </w:div>
        <w:div w:id="767700357">
          <w:marLeft w:val="480"/>
          <w:marRight w:val="0"/>
          <w:marTop w:val="0"/>
          <w:marBottom w:val="0"/>
          <w:divBdr>
            <w:top w:val="none" w:sz="0" w:space="0" w:color="auto"/>
            <w:left w:val="none" w:sz="0" w:space="0" w:color="auto"/>
            <w:bottom w:val="none" w:sz="0" w:space="0" w:color="auto"/>
            <w:right w:val="none" w:sz="0" w:space="0" w:color="auto"/>
          </w:divBdr>
        </w:div>
        <w:div w:id="639385369">
          <w:marLeft w:val="480"/>
          <w:marRight w:val="0"/>
          <w:marTop w:val="0"/>
          <w:marBottom w:val="0"/>
          <w:divBdr>
            <w:top w:val="none" w:sz="0" w:space="0" w:color="auto"/>
            <w:left w:val="none" w:sz="0" w:space="0" w:color="auto"/>
            <w:bottom w:val="none" w:sz="0" w:space="0" w:color="auto"/>
            <w:right w:val="none" w:sz="0" w:space="0" w:color="auto"/>
          </w:divBdr>
        </w:div>
        <w:div w:id="341324325">
          <w:marLeft w:val="480"/>
          <w:marRight w:val="0"/>
          <w:marTop w:val="0"/>
          <w:marBottom w:val="0"/>
          <w:divBdr>
            <w:top w:val="none" w:sz="0" w:space="0" w:color="auto"/>
            <w:left w:val="none" w:sz="0" w:space="0" w:color="auto"/>
            <w:bottom w:val="none" w:sz="0" w:space="0" w:color="auto"/>
            <w:right w:val="none" w:sz="0" w:space="0" w:color="auto"/>
          </w:divBdr>
        </w:div>
        <w:div w:id="1898933358">
          <w:marLeft w:val="480"/>
          <w:marRight w:val="0"/>
          <w:marTop w:val="0"/>
          <w:marBottom w:val="0"/>
          <w:divBdr>
            <w:top w:val="none" w:sz="0" w:space="0" w:color="auto"/>
            <w:left w:val="none" w:sz="0" w:space="0" w:color="auto"/>
            <w:bottom w:val="none" w:sz="0" w:space="0" w:color="auto"/>
            <w:right w:val="none" w:sz="0" w:space="0" w:color="auto"/>
          </w:divBdr>
        </w:div>
        <w:div w:id="1827358305">
          <w:marLeft w:val="480"/>
          <w:marRight w:val="0"/>
          <w:marTop w:val="0"/>
          <w:marBottom w:val="0"/>
          <w:divBdr>
            <w:top w:val="none" w:sz="0" w:space="0" w:color="auto"/>
            <w:left w:val="none" w:sz="0" w:space="0" w:color="auto"/>
            <w:bottom w:val="none" w:sz="0" w:space="0" w:color="auto"/>
            <w:right w:val="none" w:sz="0" w:space="0" w:color="auto"/>
          </w:divBdr>
        </w:div>
        <w:div w:id="680357025">
          <w:marLeft w:val="480"/>
          <w:marRight w:val="0"/>
          <w:marTop w:val="0"/>
          <w:marBottom w:val="0"/>
          <w:divBdr>
            <w:top w:val="none" w:sz="0" w:space="0" w:color="auto"/>
            <w:left w:val="none" w:sz="0" w:space="0" w:color="auto"/>
            <w:bottom w:val="none" w:sz="0" w:space="0" w:color="auto"/>
            <w:right w:val="none" w:sz="0" w:space="0" w:color="auto"/>
          </w:divBdr>
        </w:div>
        <w:div w:id="1685521897">
          <w:marLeft w:val="480"/>
          <w:marRight w:val="0"/>
          <w:marTop w:val="0"/>
          <w:marBottom w:val="0"/>
          <w:divBdr>
            <w:top w:val="none" w:sz="0" w:space="0" w:color="auto"/>
            <w:left w:val="none" w:sz="0" w:space="0" w:color="auto"/>
            <w:bottom w:val="none" w:sz="0" w:space="0" w:color="auto"/>
            <w:right w:val="none" w:sz="0" w:space="0" w:color="auto"/>
          </w:divBdr>
        </w:div>
        <w:div w:id="322125881">
          <w:marLeft w:val="480"/>
          <w:marRight w:val="0"/>
          <w:marTop w:val="0"/>
          <w:marBottom w:val="0"/>
          <w:divBdr>
            <w:top w:val="none" w:sz="0" w:space="0" w:color="auto"/>
            <w:left w:val="none" w:sz="0" w:space="0" w:color="auto"/>
            <w:bottom w:val="none" w:sz="0" w:space="0" w:color="auto"/>
            <w:right w:val="none" w:sz="0" w:space="0" w:color="auto"/>
          </w:divBdr>
        </w:div>
        <w:div w:id="337198984">
          <w:marLeft w:val="480"/>
          <w:marRight w:val="0"/>
          <w:marTop w:val="0"/>
          <w:marBottom w:val="0"/>
          <w:divBdr>
            <w:top w:val="none" w:sz="0" w:space="0" w:color="auto"/>
            <w:left w:val="none" w:sz="0" w:space="0" w:color="auto"/>
            <w:bottom w:val="none" w:sz="0" w:space="0" w:color="auto"/>
            <w:right w:val="none" w:sz="0" w:space="0" w:color="auto"/>
          </w:divBdr>
        </w:div>
        <w:div w:id="1305966238">
          <w:marLeft w:val="480"/>
          <w:marRight w:val="0"/>
          <w:marTop w:val="0"/>
          <w:marBottom w:val="0"/>
          <w:divBdr>
            <w:top w:val="none" w:sz="0" w:space="0" w:color="auto"/>
            <w:left w:val="none" w:sz="0" w:space="0" w:color="auto"/>
            <w:bottom w:val="none" w:sz="0" w:space="0" w:color="auto"/>
            <w:right w:val="none" w:sz="0" w:space="0" w:color="auto"/>
          </w:divBdr>
        </w:div>
        <w:div w:id="469901446">
          <w:marLeft w:val="480"/>
          <w:marRight w:val="0"/>
          <w:marTop w:val="0"/>
          <w:marBottom w:val="0"/>
          <w:divBdr>
            <w:top w:val="none" w:sz="0" w:space="0" w:color="auto"/>
            <w:left w:val="none" w:sz="0" w:space="0" w:color="auto"/>
            <w:bottom w:val="none" w:sz="0" w:space="0" w:color="auto"/>
            <w:right w:val="none" w:sz="0" w:space="0" w:color="auto"/>
          </w:divBdr>
        </w:div>
        <w:div w:id="1490974433">
          <w:marLeft w:val="480"/>
          <w:marRight w:val="0"/>
          <w:marTop w:val="0"/>
          <w:marBottom w:val="0"/>
          <w:divBdr>
            <w:top w:val="none" w:sz="0" w:space="0" w:color="auto"/>
            <w:left w:val="none" w:sz="0" w:space="0" w:color="auto"/>
            <w:bottom w:val="none" w:sz="0" w:space="0" w:color="auto"/>
            <w:right w:val="none" w:sz="0" w:space="0" w:color="auto"/>
          </w:divBdr>
        </w:div>
        <w:div w:id="1995798199">
          <w:marLeft w:val="480"/>
          <w:marRight w:val="0"/>
          <w:marTop w:val="0"/>
          <w:marBottom w:val="0"/>
          <w:divBdr>
            <w:top w:val="none" w:sz="0" w:space="0" w:color="auto"/>
            <w:left w:val="none" w:sz="0" w:space="0" w:color="auto"/>
            <w:bottom w:val="none" w:sz="0" w:space="0" w:color="auto"/>
            <w:right w:val="none" w:sz="0" w:space="0" w:color="auto"/>
          </w:divBdr>
        </w:div>
        <w:div w:id="1321077485">
          <w:marLeft w:val="480"/>
          <w:marRight w:val="0"/>
          <w:marTop w:val="0"/>
          <w:marBottom w:val="0"/>
          <w:divBdr>
            <w:top w:val="none" w:sz="0" w:space="0" w:color="auto"/>
            <w:left w:val="none" w:sz="0" w:space="0" w:color="auto"/>
            <w:bottom w:val="none" w:sz="0" w:space="0" w:color="auto"/>
            <w:right w:val="none" w:sz="0" w:space="0" w:color="auto"/>
          </w:divBdr>
        </w:div>
        <w:div w:id="1488783328">
          <w:marLeft w:val="480"/>
          <w:marRight w:val="0"/>
          <w:marTop w:val="0"/>
          <w:marBottom w:val="0"/>
          <w:divBdr>
            <w:top w:val="none" w:sz="0" w:space="0" w:color="auto"/>
            <w:left w:val="none" w:sz="0" w:space="0" w:color="auto"/>
            <w:bottom w:val="none" w:sz="0" w:space="0" w:color="auto"/>
            <w:right w:val="none" w:sz="0" w:space="0" w:color="auto"/>
          </w:divBdr>
        </w:div>
        <w:div w:id="1871213793">
          <w:marLeft w:val="480"/>
          <w:marRight w:val="0"/>
          <w:marTop w:val="0"/>
          <w:marBottom w:val="0"/>
          <w:divBdr>
            <w:top w:val="none" w:sz="0" w:space="0" w:color="auto"/>
            <w:left w:val="none" w:sz="0" w:space="0" w:color="auto"/>
            <w:bottom w:val="none" w:sz="0" w:space="0" w:color="auto"/>
            <w:right w:val="none" w:sz="0" w:space="0" w:color="auto"/>
          </w:divBdr>
        </w:div>
        <w:div w:id="964698561">
          <w:marLeft w:val="480"/>
          <w:marRight w:val="0"/>
          <w:marTop w:val="0"/>
          <w:marBottom w:val="0"/>
          <w:divBdr>
            <w:top w:val="none" w:sz="0" w:space="0" w:color="auto"/>
            <w:left w:val="none" w:sz="0" w:space="0" w:color="auto"/>
            <w:bottom w:val="none" w:sz="0" w:space="0" w:color="auto"/>
            <w:right w:val="none" w:sz="0" w:space="0" w:color="auto"/>
          </w:divBdr>
        </w:div>
        <w:div w:id="1408726744">
          <w:marLeft w:val="480"/>
          <w:marRight w:val="0"/>
          <w:marTop w:val="0"/>
          <w:marBottom w:val="0"/>
          <w:divBdr>
            <w:top w:val="none" w:sz="0" w:space="0" w:color="auto"/>
            <w:left w:val="none" w:sz="0" w:space="0" w:color="auto"/>
            <w:bottom w:val="none" w:sz="0" w:space="0" w:color="auto"/>
            <w:right w:val="none" w:sz="0" w:space="0" w:color="auto"/>
          </w:divBdr>
        </w:div>
        <w:div w:id="583993888">
          <w:marLeft w:val="480"/>
          <w:marRight w:val="0"/>
          <w:marTop w:val="0"/>
          <w:marBottom w:val="0"/>
          <w:divBdr>
            <w:top w:val="none" w:sz="0" w:space="0" w:color="auto"/>
            <w:left w:val="none" w:sz="0" w:space="0" w:color="auto"/>
            <w:bottom w:val="none" w:sz="0" w:space="0" w:color="auto"/>
            <w:right w:val="none" w:sz="0" w:space="0" w:color="auto"/>
          </w:divBdr>
        </w:div>
        <w:div w:id="891421860">
          <w:marLeft w:val="480"/>
          <w:marRight w:val="0"/>
          <w:marTop w:val="0"/>
          <w:marBottom w:val="0"/>
          <w:divBdr>
            <w:top w:val="none" w:sz="0" w:space="0" w:color="auto"/>
            <w:left w:val="none" w:sz="0" w:space="0" w:color="auto"/>
            <w:bottom w:val="none" w:sz="0" w:space="0" w:color="auto"/>
            <w:right w:val="none" w:sz="0" w:space="0" w:color="auto"/>
          </w:divBdr>
        </w:div>
        <w:div w:id="83304842">
          <w:marLeft w:val="480"/>
          <w:marRight w:val="0"/>
          <w:marTop w:val="0"/>
          <w:marBottom w:val="0"/>
          <w:divBdr>
            <w:top w:val="none" w:sz="0" w:space="0" w:color="auto"/>
            <w:left w:val="none" w:sz="0" w:space="0" w:color="auto"/>
            <w:bottom w:val="none" w:sz="0" w:space="0" w:color="auto"/>
            <w:right w:val="none" w:sz="0" w:space="0" w:color="auto"/>
          </w:divBdr>
        </w:div>
        <w:div w:id="703405027">
          <w:marLeft w:val="480"/>
          <w:marRight w:val="0"/>
          <w:marTop w:val="0"/>
          <w:marBottom w:val="0"/>
          <w:divBdr>
            <w:top w:val="none" w:sz="0" w:space="0" w:color="auto"/>
            <w:left w:val="none" w:sz="0" w:space="0" w:color="auto"/>
            <w:bottom w:val="none" w:sz="0" w:space="0" w:color="auto"/>
            <w:right w:val="none" w:sz="0" w:space="0" w:color="auto"/>
          </w:divBdr>
        </w:div>
        <w:div w:id="1328823855">
          <w:marLeft w:val="480"/>
          <w:marRight w:val="0"/>
          <w:marTop w:val="0"/>
          <w:marBottom w:val="0"/>
          <w:divBdr>
            <w:top w:val="none" w:sz="0" w:space="0" w:color="auto"/>
            <w:left w:val="none" w:sz="0" w:space="0" w:color="auto"/>
            <w:bottom w:val="none" w:sz="0" w:space="0" w:color="auto"/>
            <w:right w:val="none" w:sz="0" w:space="0" w:color="auto"/>
          </w:divBdr>
        </w:div>
        <w:div w:id="1421298241">
          <w:marLeft w:val="480"/>
          <w:marRight w:val="0"/>
          <w:marTop w:val="0"/>
          <w:marBottom w:val="0"/>
          <w:divBdr>
            <w:top w:val="none" w:sz="0" w:space="0" w:color="auto"/>
            <w:left w:val="none" w:sz="0" w:space="0" w:color="auto"/>
            <w:bottom w:val="none" w:sz="0" w:space="0" w:color="auto"/>
            <w:right w:val="none" w:sz="0" w:space="0" w:color="auto"/>
          </w:divBdr>
        </w:div>
        <w:div w:id="116410778">
          <w:marLeft w:val="480"/>
          <w:marRight w:val="0"/>
          <w:marTop w:val="0"/>
          <w:marBottom w:val="0"/>
          <w:divBdr>
            <w:top w:val="none" w:sz="0" w:space="0" w:color="auto"/>
            <w:left w:val="none" w:sz="0" w:space="0" w:color="auto"/>
            <w:bottom w:val="none" w:sz="0" w:space="0" w:color="auto"/>
            <w:right w:val="none" w:sz="0" w:space="0" w:color="auto"/>
          </w:divBdr>
        </w:div>
        <w:div w:id="1224021212">
          <w:marLeft w:val="480"/>
          <w:marRight w:val="0"/>
          <w:marTop w:val="0"/>
          <w:marBottom w:val="0"/>
          <w:divBdr>
            <w:top w:val="none" w:sz="0" w:space="0" w:color="auto"/>
            <w:left w:val="none" w:sz="0" w:space="0" w:color="auto"/>
            <w:bottom w:val="none" w:sz="0" w:space="0" w:color="auto"/>
            <w:right w:val="none" w:sz="0" w:space="0" w:color="auto"/>
          </w:divBdr>
        </w:div>
        <w:div w:id="1206794963">
          <w:marLeft w:val="480"/>
          <w:marRight w:val="0"/>
          <w:marTop w:val="0"/>
          <w:marBottom w:val="0"/>
          <w:divBdr>
            <w:top w:val="none" w:sz="0" w:space="0" w:color="auto"/>
            <w:left w:val="none" w:sz="0" w:space="0" w:color="auto"/>
            <w:bottom w:val="none" w:sz="0" w:space="0" w:color="auto"/>
            <w:right w:val="none" w:sz="0" w:space="0" w:color="auto"/>
          </w:divBdr>
        </w:div>
        <w:div w:id="647900720">
          <w:marLeft w:val="480"/>
          <w:marRight w:val="0"/>
          <w:marTop w:val="0"/>
          <w:marBottom w:val="0"/>
          <w:divBdr>
            <w:top w:val="none" w:sz="0" w:space="0" w:color="auto"/>
            <w:left w:val="none" w:sz="0" w:space="0" w:color="auto"/>
            <w:bottom w:val="none" w:sz="0" w:space="0" w:color="auto"/>
            <w:right w:val="none" w:sz="0" w:space="0" w:color="auto"/>
          </w:divBdr>
        </w:div>
        <w:div w:id="1368870281">
          <w:marLeft w:val="480"/>
          <w:marRight w:val="0"/>
          <w:marTop w:val="0"/>
          <w:marBottom w:val="0"/>
          <w:divBdr>
            <w:top w:val="none" w:sz="0" w:space="0" w:color="auto"/>
            <w:left w:val="none" w:sz="0" w:space="0" w:color="auto"/>
            <w:bottom w:val="none" w:sz="0" w:space="0" w:color="auto"/>
            <w:right w:val="none" w:sz="0" w:space="0" w:color="auto"/>
          </w:divBdr>
        </w:div>
      </w:divsChild>
    </w:div>
    <w:div w:id="1202014449">
      <w:bodyDiv w:val="1"/>
      <w:marLeft w:val="0"/>
      <w:marRight w:val="0"/>
      <w:marTop w:val="0"/>
      <w:marBottom w:val="0"/>
      <w:divBdr>
        <w:top w:val="none" w:sz="0" w:space="0" w:color="auto"/>
        <w:left w:val="none" w:sz="0" w:space="0" w:color="auto"/>
        <w:bottom w:val="none" w:sz="0" w:space="0" w:color="auto"/>
        <w:right w:val="none" w:sz="0" w:space="0" w:color="auto"/>
      </w:divBdr>
    </w:div>
    <w:div w:id="1246452626">
      <w:bodyDiv w:val="1"/>
      <w:marLeft w:val="0"/>
      <w:marRight w:val="0"/>
      <w:marTop w:val="0"/>
      <w:marBottom w:val="0"/>
      <w:divBdr>
        <w:top w:val="none" w:sz="0" w:space="0" w:color="auto"/>
        <w:left w:val="none" w:sz="0" w:space="0" w:color="auto"/>
        <w:bottom w:val="none" w:sz="0" w:space="0" w:color="auto"/>
        <w:right w:val="none" w:sz="0" w:space="0" w:color="auto"/>
      </w:divBdr>
      <w:divsChild>
        <w:div w:id="17851415">
          <w:marLeft w:val="480"/>
          <w:marRight w:val="0"/>
          <w:marTop w:val="0"/>
          <w:marBottom w:val="0"/>
          <w:divBdr>
            <w:top w:val="none" w:sz="0" w:space="0" w:color="auto"/>
            <w:left w:val="none" w:sz="0" w:space="0" w:color="auto"/>
            <w:bottom w:val="none" w:sz="0" w:space="0" w:color="auto"/>
            <w:right w:val="none" w:sz="0" w:space="0" w:color="auto"/>
          </w:divBdr>
        </w:div>
        <w:div w:id="1915310023">
          <w:marLeft w:val="480"/>
          <w:marRight w:val="0"/>
          <w:marTop w:val="0"/>
          <w:marBottom w:val="0"/>
          <w:divBdr>
            <w:top w:val="none" w:sz="0" w:space="0" w:color="auto"/>
            <w:left w:val="none" w:sz="0" w:space="0" w:color="auto"/>
            <w:bottom w:val="none" w:sz="0" w:space="0" w:color="auto"/>
            <w:right w:val="none" w:sz="0" w:space="0" w:color="auto"/>
          </w:divBdr>
        </w:div>
        <w:div w:id="1592853191">
          <w:marLeft w:val="480"/>
          <w:marRight w:val="0"/>
          <w:marTop w:val="0"/>
          <w:marBottom w:val="0"/>
          <w:divBdr>
            <w:top w:val="none" w:sz="0" w:space="0" w:color="auto"/>
            <w:left w:val="none" w:sz="0" w:space="0" w:color="auto"/>
            <w:bottom w:val="none" w:sz="0" w:space="0" w:color="auto"/>
            <w:right w:val="none" w:sz="0" w:space="0" w:color="auto"/>
          </w:divBdr>
        </w:div>
        <w:div w:id="834880406">
          <w:marLeft w:val="480"/>
          <w:marRight w:val="0"/>
          <w:marTop w:val="0"/>
          <w:marBottom w:val="0"/>
          <w:divBdr>
            <w:top w:val="none" w:sz="0" w:space="0" w:color="auto"/>
            <w:left w:val="none" w:sz="0" w:space="0" w:color="auto"/>
            <w:bottom w:val="none" w:sz="0" w:space="0" w:color="auto"/>
            <w:right w:val="none" w:sz="0" w:space="0" w:color="auto"/>
          </w:divBdr>
        </w:div>
        <w:div w:id="25832092">
          <w:marLeft w:val="480"/>
          <w:marRight w:val="0"/>
          <w:marTop w:val="0"/>
          <w:marBottom w:val="0"/>
          <w:divBdr>
            <w:top w:val="none" w:sz="0" w:space="0" w:color="auto"/>
            <w:left w:val="none" w:sz="0" w:space="0" w:color="auto"/>
            <w:bottom w:val="none" w:sz="0" w:space="0" w:color="auto"/>
            <w:right w:val="none" w:sz="0" w:space="0" w:color="auto"/>
          </w:divBdr>
        </w:div>
        <w:div w:id="1126193885">
          <w:marLeft w:val="480"/>
          <w:marRight w:val="0"/>
          <w:marTop w:val="0"/>
          <w:marBottom w:val="0"/>
          <w:divBdr>
            <w:top w:val="none" w:sz="0" w:space="0" w:color="auto"/>
            <w:left w:val="none" w:sz="0" w:space="0" w:color="auto"/>
            <w:bottom w:val="none" w:sz="0" w:space="0" w:color="auto"/>
            <w:right w:val="none" w:sz="0" w:space="0" w:color="auto"/>
          </w:divBdr>
        </w:div>
        <w:div w:id="2025206918">
          <w:marLeft w:val="480"/>
          <w:marRight w:val="0"/>
          <w:marTop w:val="0"/>
          <w:marBottom w:val="0"/>
          <w:divBdr>
            <w:top w:val="none" w:sz="0" w:space="0" w:color="auto"/>
            <w:left w:val="none" w:sz="0" w:space="0" w:color="auto"/>
            <w:bottom w:val="none" w:sz="0" w:space="0" w:color="auto"/>
            <w:right w:val="none" w:sz="0" w:space="0" w:color="auto"/>
          </w:divBdr>
        </w:div>
        <w:div w:id="1824470531">
          <w:marLeft w:val="480"/>
          <w:marRight w:val="0"/>
          <w:marTop w:val="0"/>
          <w:marBottom w:val="0"/>
          <w:divBdr>
            <w:top w:val="none" w:sz="0" w:space="0" w:color="auto"/>
            <w:left w:val="none" w:sz="0" w:space="0" w:color="auto"/>
            <w:bottom w:val="none" w:sz="0" w:space="0" w:color="auto"/>
            <w:right w:val="none" w:sz="0" w:space="0" w:color="auto"/>
          </w:divBdr>
        </w:div>
        <w:div w:id="1226064358">
          <w:marLeft w:val="480"/>
          <w:marRight w:val="0"/>
          <w:marTop w:val="0"/>
          <w:marBottom w:val="0"/>
          <w:divBdr>
            <w:top w:val="none" w:sz="0" w:space="0" w:color="auto"/>
            <w:left w:val="none" w:sz="0" w:space="0" w:color="auto"/>
            <w:bottom w:val="none" w:sz="0" w:space="0" w:color="auto"/>
            <w:right w:val="none" w:sz="0" w:space="0" w:color="auto"/>
          </w:divBdr>
        </w:div>
        <w:div w:id="2007509407">
          <w:marLeft w:val="480"/>
          <w:marRight w:val="0"/>
          <w:marTop w:val="0"/>
          <w:marBottom w:val="0"/>
          <w:divBdr>
            <w:top w:val="none" w:sz="0" w:space="0" w:color="auto"/>
            <w:left w:val="none" w:sz="0" w:space="0" w:color="auto"/>
            <w:bottom w:val="none" w:sz="0" w:space="0" w:color="auto"/>
            <w:right w:val="none" w:sz="0" w:space="0" w:color="auto"/>
          </w:divBdr>
        </w:div>
        <w:div w:id="1190070093">
          <w:marLeft w:val="480"/>
          <w:marRight w:val="0"/>
          <w:marTop w:val="0"/>
          <w:marBottom w:val="0"/>
          <w:divBdr>
            <w:top w:val="none" w:sz="0" w:space="0" w:color="auto"/>
            <w:left w:val="none" w:sz="0" w:space="0" w:color="auto"/>
            <w:bottom w:val="none" w:sz="0" w:space="0" w:color="auto"/>
            <w:right w:val="none" w:sz="0" w:space="0" w:color="auto"/>
          </w:divBdr>
        </w:div>
        <w:div w:id="1337226195">
          <w:marLeft w:val="480"/>
          <w:marRight w:val="0"/>
          <w:marTop w:val="0"/>
          <w:marBottom w:val="0"/>
          <w:divBdr>
            <w:top w:val="none" w:sz="0" w:space="0" w:color="auto"/>
            <w:left w:val="none" w:sz="0" w:space="0" w:color="auto"/>
            <w:bottom w:val="none" w:sz="0" w:space="0" w:color="auto"/>
            <w:right w:val="none" w:sz="0" w:space="0" w:color="auto"/>
          </w:divBdr>
        </w:div>
        <w:div w:id="40709833">
          <w:marLeft w:val="480"/>
          <w:marRight w:val="0"/>
          <w:marTop w:val="0"/>
          <w:marBottom w:val="0"/>
          <w:divBdr>
            <w:top w:val="none" w:sz="0" w:space="0" w:color="auto"/>
            <w:left w:val="none" w:sz="0" w:space="0" w:color="auto"/>
            <w:bottom w:val="none" w:sz="0" w:space="0" w:color="auto"/>
            <w:right w:val="none" w:sz="0" w:space="0" w:color="auto"/>
          </w:divBdr>
        </w:div>
        <w:div w:id="2115124581">
          <w:marLeft w:val="480"/>
          <w:marRight w:val="0"/>
          <w:marTop w:val="0"/>
          <w:marBottom w:val="0"/>
          <w:divBdr>
            <w:top w:val="none" w:sz="0" w:space="0" w:color="auto"/>
            <w:left w:val="none" w:sz="0" w:space="0" w:color="auto"/>
            <w:bottom w:val="none" w:sz="0" w:space="0" w:color="auto"/>
            <w:right w:val="none" w:sz="0" w:space="0" w:color="auto"/>
          </w:divBdr>
        </w:div>
        <w:div w:id="856425360">
          <w:marLeft w:val="480"/>
          <w:marRight w:val="0"/>
          <w:marTop w:val="0"/>
          <w:marBottom w:val="0"/>
          <w:divBdr>
            <w:top w:val="none" w:sz="0" w:space="0" w:color="auto"/>
            <w:left w:val="none" w:sz="0" w:space="0" w:color="auto"/>
            <w:bottom w:val="none" w:sz="0" w:space="0" w:color="auto"/>
            <w:right w:val="none" w:sz="0" w:space="0" w:color="auto"/>
          </w:divBdr>
        </w:div>
        <w:div w:id="2088530128">
          <w:marLeft w:val="480"/>
          <w:marRight w:val="0"/>
          <w:marTop w:val="0"/>
          <w:marBottom w:val="0"/>
          <w:divBdr>
            <w:top w:val="none" w:sz="0" w:space="0" w:color="auto"/>
            <w:left w:val="none" w:sz="0" w:space="0" w:color="auto"/>
            <w:bottom w:val="none" w:sz="0" w:space="0" w:color="auto"/>
            <w:right w:val="none" w:sz="0" w:space="0" w:color="auto"/>
          </w:divBdr>
        </w:div>
        <w:div w:id="923999627">
          <w:marLeft w:val="480"/>
          <w:marRight w:val="0"/>
          <w:marTop w:val="0"/>
          <w:marBottom w:val="0"/>
          <w:divBdr>
            <w:top w:val="none" w:sz="0" w:space="0" w:color="auto"/>
            <w:left w:val="none" w:sz="0" w:space="0" w:color="auto"/>
            <w:bottom w:val="none" w:sz="0" w:space="0" w:color="auto"/>
            <w:right w:val="none" w:sz="0" w:space="0" w:color="auto"/>
          </w:divBdr>
        </w:div>
        <w:div w:id="363286709">
          <w:marLeft w:val="480"/>
          <w:marRight w:val="0"/>
          <w:marTop w:val="0"/>
          <w:marBottom w:val="0"/>
          <w:divBdr>
            <w:top w:val="none" w:sz="0" w:space="0" w:color="auto"/>
            <w:left w:val="none" w:sz="0" w:space="0" w:color="auto"/>
            <w:bottom w:val="none" w:sz="0" w:space="0" w:color="auto"/>
            <w:right w:val="none" w:sz="0" w:space="0" w:color="auto"/>
          </w:divBdr>
        </w:div>
        <w:div w:id="792207546">
          <w:marLeft w:val="480"/>
          <w:marRight w:val="0"/>
          <w:marTop w:val="0"/>
          <w:marBottom w:val="0"/>
          <w:divBdr>
            <w:top w:val="none" w:sz="0" w:space="0" w:color="auto"/>
            <w:left w:val="none" w:sz="0" w:space="0" w:color="auto"/>
            <w:bottom w:val="none" w:sz="0" w:space="0" w:color="auto"/>
            <w:right w:val="none" w:sz="0" w:space="0" w:color="auto"/>
          </w:divBdr>
        </w:div>
        <w:div w:id="1462074783">
          <w:marLeft w:val="480"/>
          <w:marRight w:val="0"/>
          <w:marTop w:val="0"/>
          <w:marBottom w:val="0"/>
          <w:divBdr>
            <w:top w:val="none" w:sz="0" w:space="0" w:color="auto"/>
            <w:left w:val="none" w:sz="0" w:space="0" w:color="auto"/>
            <w:bottom w:val="none" w:sz="0" w:space="0" w:color="auto"/>
            <w:right w:val="none" w:sz="0" w:space="0" w:color="auto"/>
          </w:divBdr>
        </w:div>
        <w:div w:id="945691893">
          <w:marLeft w:val="480"/>
          <w:marRight w:val="0"/>
          <w:marTop w:val="0"/>
          <w:marBottom w:val="0"/>
          <w:divBdr>
            <w:top w:val="none" w:sz="0" w:space="0" w:color="auto"/>
            <w:left w:val="none" w:sz="0" w:space="0" w:color="auto"/>
            <w:bottom w:val="none" w:sz="0" w:space="0" w:color="auto"/>
            <w:right w:val="none" w:sz="0" w:space="0" w:color="auto"/>
          </w:divBdr>
        </w:div>
        <w:div w:id="602761080">
          <w:marLeft w:val="480"/>
          <w:marRight w:val="0"/>
          <w:marTop w:val="0"/>
          <w:marBottom w:val="0"/>
          <w:divBdr>
            <w:top w:val="none" w:sz="0" w:space="0" w:color="auto"/>
            <w:left w:val="none" w:sz="0" w:space="0" w:color="auto"/>
            <w:bottom w:val="none" w:sz="0" w:space="0" w:color="auto"/>
            <w:right w:val="none" w:sz="0" w:space="0" w:color="auto"/>
          </w:divBdr>
        </w:div>
        <w:div w:id="872035350">
          <w:marLeft w:val="480"/>
          <w:marRight w:val="0"/>
          <w:marTop w:val="0"/>
          <w:marBottom w:val="0"/>
          <w:divBdr>
            <w:top w:val="none" w:sz="0" w:space="0" w:color="auto"/>
            <w:left w:val="none" w:sz="0" w:space="0" w:color="auto"/>
            <w:bottom w:val="none" w:sz="0" w:space="0" w:color="auto"/>
            <w:right w:val="none" w:sz="0" w:space="0" w:color="auto"/>
          </w:divBdr>
        </w:div>
        <w:div w:id="900673133">
          <w:marLeft w:val="480"/>
          <w:marRight w:val="0"/>
          <w:marTop w:val="0"/>
          <w:marBottom w:val="0"/>
          <w:divBdr>
            <w:top w:val="none" w:sz="0" w:space="0" w:color="auto"/>
            <w:left w:val="none" w:sz="0" w:space="0" w:color="auto"/>
            <w:bottom w:val="none" w:sz="0" w:space="0" w:color="auto"/>
            <w:right w:val="none" w:sz="0" w:space="0" w:color="auto"/>
          </w:divBdr>
        </w:div>
        <w:div w:id="730158775">
          <w:marLeft w:val="480"/>
          <w:marRight w:val="0"/>
          <w:marTop w:val="0"/>
          <w:marBottom w:val="0"/>
          <w:divBdr>
            <w:top w:val="none" w:sz="0" w:space="0" w:color="auto"/>
            <w:left w:val="none" w:sz="0" w:space="0" w:color="auto"/>
            <w:bottom w:val="none" w:sz="0" w:space="0" w:color="auto"/>
            <w:right w:val="none" w:sz="0" w:space="0" w:color="auto"/>
          </w:divBdr>
        </w:div>
        <w:div w:id="460734486">
          <w:marLeft w:val="480"/>
          <w:marRight w:val="0"/>
          <w:marTop w:val="0"/>
          <w:marBottom w:val="0"/>
          <w:divBdr>
            <w:top w:val="none" w:sz="0" w:space="0" w:color="auto"/>
            <w:left w:val="none" w:sz="0" w:space="0" w:color="auto"/>
            <w:bottom w:val="none" w:sz="0" w:space="0" w:color="auto"/>
            <w:right w:val="none" w:sz="0" w:space="0" w:color="auto"/>
          </w:divBdr>
        </w:div>
        <w:div w:id="1284581166">
          <w:marLeft w:val="480"/>
          <w:marRight w:val="0"/>
          <w:marTop w:val="0"/>
          <w:marBottom w:val="0"/>
          <w:divBdr>
            <w:top w:val="none" w:sz="0" w:space="0" w:color="auto"/>
            <w:left w:val="none" w:sz="0" w:space="0" w:color="auto"/>
            <w:bottom w:val="none" w:sz="0" w:space="0" w:color="auto"/>
            <w:right w:val="none" w:sz="0" w:space="0" w:color="auto"/>
          </w:divBdr>
        </w:div>
        <w:div w:id="622423186">
          <w:marLeft w:val="480"/>
          <w:marRight w:val="0"/>
          <w:marTop w:val="0"/>
          <w:marBottom w:val="0"/>
          <w:divBdr>
            <w:top w:val="none" w:sz="0" w:space="0" w:color="auto"/>
            <w:left w:val="none" w:sz="0" w:space="0" w:color="auto"/>
            <w:bottom w:val="none" w:sz="0" w:space="0" w:color="auto"/>
            <w:right w:val="none" w:sz="0" w:space="0" w:color="auto"/>
          </w:divBdr>
        </w:div>
        <w:div w:id="1690716605">
          <w:marLeft w:val="480"/>
          <w:marRight w:val="0"/>
          <w:marTop w:val="0"/>
          <w:marBottom w:val="0"/>
          <w:divBdr>
            <w:top w:val="none" w:sz="0" w:space="0" w:color="auto"/>
            <w:left w:val="none" w:sz="0" w:space="0" w:color="auto"/>
            <w:bottom w:val="none" w:sz="0" w:space="0" w:color="auto"/>
            <w:right w:val="none" w:sz="0" w:space="0" w:color="auto"/>
          </w:divBdr>
        </w:div>
        <w:div w:id="955713648">
          <w:marLeft w:val="480"/>
          <w:marRight w:val="0"/>
          <w:marTop w:val="0"/>
          <w:marBottom w:val="0"/>
          <w:divBdr>
            <w:top w:val="none" w:sz="0" w:space="0" w:color="auto"/>
            <w:left w:val="none" w:sz="0" w:space="0" w:color="auto"/>
            <w:bottom w:val="none" w:sz="0" w:space="0" w:color="auto"/>
            <w:right w:val="none" w:sz="0" w:space="0" w:color="auto"/>
          </w:divBdr>
        </w:div>
        <w:div w:id="2092388039">
          <w:marLeft w:val="480"/>
          <w:marRight w:val="0"/>
          <w:marTop w:val="0"/>
          <w:marBottom w:val="0"/>
          <w:divBdr>
            <w:top w:val="none" w:sz="0" w:space="0" w:color="auto"/>
            <w:left w:val="none" w:sz="0" w:space="0" w:color="auto"/>
            <w:bottom w:val="none" w:sz="0" w:space="0" w:color="auto"/>
            <w:right w:val="none" w:sz="0" w:space="0" w:color="auto"/>
          </w:divBdr>
        </w:div>
        <w:div w:id="1009521439">
          <w:marLeft w:val="480"/>
          <w:marRight w:val="0"/>
          <w:marTop w:val="0"/>
          <w:marBottom w:val="0"/>
          <w:divBdr>
            <w:top w:val="none" w:sz="0" w:space="0" w:color="auto"/>
            <w:left w:val="none" w:sz="0" w:space="0" w:color="auto"/>
            <w:bottom w:val="none" w:sz="0" w:space="0" w:color="auto"/>
            <w:right w:val="none" w:sz="0" w:space="0" w:color="auto"/>
          </w:divBdr>
        </w:div>
        <w:div w:id="582691231">
          <w:marLeft w:val="480"/>
          <w:marRight w:val="0"/>
          <w:marTop w:val="0"/>
          <w:marBottom w:val="0"/>
          <w:divBdr>
            <w:top w:val="none" w:sz="0" w:space="0" w:color="auto"/>
            <w:left w:val="none" w:sz="0" w:space="0" w:color="auto"/>
            <w:bottom w:val="none" w:sz="0" w:space="0" w:color="auto"/>
            <w:right w:val="none" w:sz="0" w:space="0" w:color="auto"/>
          </w:divBdr>
        </w:div>
        <w:div w:id="1782414375">
          <w:marLeft w:val="480"/>
          <w:marRight w:val="0"/>
          <w:marTop w:val="0"/>
          <w:marBottom w:val="0"/>
          <w:divBdr>
            <w:top w:val="none" w:sz="0" w:space="0" w:color="auto"/>
            <w:left w:val="none" w:sz="0" w:space="0" w:color="auto"/>
            <w:bottom w:val="none" w:sz="0" w:space="0" w:color="auto"/>
            <w:right w:val="none" w:sz="0" w:space="0" w:color="auto"/>
          </w:divBdr>
        </w:div>
        <w:div w:id="164713431">
          <w:marLeft w:val="480"/>
          <w:marRight w:val="0"/>
          <w:marTop w:val="0"/>
          <w:marBottom w:val="0"/>
          <w:divBdr>
            <w:top w:val="none" w:sz="0" w:space="0" w:color="auto"/>
            <w:left w:val="none" w:sz="0" w:space="0" w:color="auto"/>
            <w:bottom w:val="none" w:sz="0" w:space="0" w:color="auto"/>
            <w:right w:val="none" w:sz="0" w:space="0" w:color="auto"/>
          </w:divBdr>
        </w:div>
        <w:div w:id="866138784">
          <w:marLeft w:val="480"/>
          <w:marRight w:val="0"/>
          <w:marTop w:val="0"/>
          <w:marBottom w:val="0"/>
          <w:divBdr>
            <w:top w:val="none" w:sz="0" w:space="0" w:color="auto"/>
            <w:left w:val="none" w:sz="0" w:space="0" w:color="auto"/>
            <w:bottom w:val="none" w:sz="0" w:space="0" w:color="auto"/>
            <w:right w:val="none" w:sz="0" w:space="0" w:color="auto"/>
          </w:divBdr>
        </w:div>
        <w:div w:id="471559426">
          <w:marLeft w:val="480"/>
          <w:marRight w:val="0"/>
          <w:marTop w:val="0"/>
          <w:marBottom w:val="0"/>
          <w:divBdr>
            <w:top w:val="none" w:sz="0" w:space="0" w:color="auto"/>
            <w:left w:val="none" w:sz="0" w:space="0" w:color="auto"/>
            <w:bottom w:val="none" w:sz="0" w:space="0" w:color="auto"/>
            <w:right w:val="none" w:sz="0" w:space="0" w:color="auto"/>
          </w:divBdr>
        </w:div>
        <w:div w:id="2094037695">
          <w:marLeft w:val="480"/>
          <w:marRight w:val="0"/>
          <w:marTop w:val="0"/>
          <w:marBottom w:val="0"/>
          <w:divBdr>
            <w:top w:val="none" w:sz="0" w:space="0" w:color="auto"/>
            <w:left w:val="none" w:sz="0" w:space="0" w:color="auto"/>
            <w:bottom w:val="none" w:sz="0" w:space="0" w:color="auto"/>
            <w:right w:val="none" w:sz="0" w:space="0" w:color="auto"/>
          </w:divBdr>
        </w:div>
        <w:div w:id="723991376">
          <w:marLeft w:val="480"/>
          <w:marRight w:val="0"/>
          <w:marTop w:val="0"/>
          <w:marBottom w:val="0"/>
          <w:divBdr>
            <w:top w:val="none" w:sz="0" w:space="0" w:color="auto"/>
            <w:left w:val="none" w:sz="0" w:space="0" w:color="auto"/>
            <w:bottom w:val="none" w:sz="0" w:space="0" w:color="auto"/>
            <w:right w:val="none" w:sz="0" w:space="0" w:color="auto"/>
          </w:divBdr>
        </w:div>
        <w:div w:id="636834860">
          <w:marLeft w:val="480"/>
          <w:marRight w:val="0"/>
          <w:marTop w:val="0"/>
          <w:marBottom w:val="0"/>
          <w:divBdr>
            <w:top w:val="none" w:sz="0" w:space="0" w:color="auto"/>
            <w:left w:val="none" w:sz="0" w:space="0" w:color="auto"/>
            <w:bottom w:val="none" w:sz="0" w:space="0" w:color="auto"/>
            <w:right w:val="none" w:sz="0" w:space="0" w:color="auto"/>
          </w:divBdr>
        </w:div>
      </w:divsChild>
    </w:div>
    <w:div w:id="1254626198">
      <w:bodyDiv w:val="1"/>
      <w:marLeft w:val="0"/>
      <w:marRight w:val="0"/>
      <w:marTop w:val="0"/>
      <w:marBottom w:val="0"/>
      <w:divBdr>
        <w:top w:val="none" w:sz="0" w:space="0" w:color="auto"/>
        <w:left w:val="none" w:sz="0" w:space="0" w:color="auto"/>
        <w:bottom w:val="none" w:sz="0" w:space="0" w:color="auto"/>
        <w:right w:val="none" w:sz="0" w:space="0" w:color="auto"/>
      </w:divBdr>
    </w:div>
    <w:div w:id="1280331412">
      <w:bodyDiv w:val="1"/>
      <w:marLeft w:val="0"/>
      <w:marRight w:val="0"/>
      <w:marTop w:val="0"/>
      <w:marBottom w:val="0"/>
      <w:divBdr>
        <w:top w:val="none" w:sz="0" w:space="0" w:color="auto"/>
        <w:left w:val="none" w:sz="0" w:space="0" w:color="auto"/>
        <w:bottom w:val="none" w:sz="0" w:space="0" w:color="auto"/>
        <w:right w:val="none" w:sz="0" w:space="0" w:color="auto"/>
      </w:divBdr>
      <w:divsChild>
        <w:div w:id="1622149808">
          <w:marLeft w:val="480"/>
          <w:marRight w:val="0"/>
          <w:marTop w:val="0"/>
          <w:marBottom w:val="0"/>
          <w:divBdr>
            <w:top w:val="none" w:sz="0" w:space="0" w:color="auto"/>
            <w:left w:val="none" w:sz="0" w:space="0" w:color="auto"/>
            <w:bottom w:val="none" w:sz="0" w:space="0" w:color="auto"/>
            <w:right w:val="none" w:sz="0" w:space="0" w:color="auto"/>
          </w:divBdr>
        </w:div>
        <w:div w:id="1751190688">
          <w:marLeft w:val="480"/>
          <w:marRight w:val="0"/>
          <w:marTop w:val="0"/>
          <w:marBottom w:val="0"/>
          <w:divBdr>
            <w:top w:val="none" w:sz="0" w:space="0" w:color="auto"/>
            <w:left w:val="none" w:sz="0" w:space="0" w:color="auto"/>
            <w:bottom w:val="none" w:sz="0" w:space="0" w:color="auto"/>
            <w:right w:val="none" w:sz="0" w:space="0" w:color="auto"/>
          </w:divBdr>
        </w:div>
        <w:div w:id="93673476">
          <w:marLeft w:val="480"/>
          <w:marRight w:val="0"/>
          <w:marTop w:val="0"/>
          <w:marBottom w:val="0"/>
          <w:divBdr>
            <w:top w:val="none" w:sz="0" w:space="0" w:color="auto"/>
            <w:left w:val="none" w:sz="0" w:space="0" w:color="auto"/>
            <w:bottom w:val="none" w:sz="0" w:space="0" w:color="auto"/>
            <w:right w:val="none" w:sz="0" w:space="0" w:color="auto"/>
          </w:divBdr>
        </w:div>
        <w:div w:id="1346515145">
          <w:marLeft w:val="480"/>
          <w:marRight w:val="0"/>
          <w:marTop w:val="0"/>
          <w:marBottom w:val="0"/>
          <w:divBdr>
            <w:top w:val="none" w:sz="0" w:space="0" w:color="auto"/>
            <w:left w:val="none" w:sz="0" w:space="0" w:color="auto"/>
            <w:bottom w:val="none" w:sz="0" w:space="0" w:color="auto"/>
            <w:right w:val="none" w:sz="0" w:space="0" w:color="auto"/>
          </w:divBdr>
        </w:div>
        <w:div w:id="724329257">
          <w:marLeft w:val="480"/>
          <w:marRight w:val="0"/>
          <w:marTop w:val="0"/>
          <w:marBottom w:val="0"/>
          <w:divBdr>
            <w:top w:val="none" w:sz="0" w:space="0" w:color="auto"/>
            <w:left w:val="none" w:sz="0" w:space="0" w:color="auto"/>
            <w:bottom w:val="none" w:sz="0" w:space="0" w:color="auto"/>
            <w:right w:val="none" w:sz="0" w:space="0" w:color="auto"/>
          </w:divBdr>
        </w:div>
        <w:div w:id="1941256120">
          <w:marLeft w:val="480"/>
          <w:marRight w:val="0"/>
          <w:marTop w:val="0"/>
          <w:marBottom w:val="0"/>
          <w:divBdr>
            <w:top w:val="none" w:sz="0" w:space="0" w:color="auto"/>
            <w:left w:val="none" w:sz="0" w:space="0" w:color="auto"/>
            <w:bottom w:val="none" w:sz="0" w:space="0" w:color="auto"/>
            <w:right w:val="none" w:sz="0" w:space="0" w:color="auto"/>
          </w:divBdr>
        </w:div>
        <w:div w:id="519003047">
          <w:marLeft w:val="480"/>
          <w:marRight w:val="0"/>
          <w:marTop w:val="0"/>
          <w:marBottom w:val="0"/>
          <w:divBdr>
            <w:top w:val="none" w:sz="0" w:space="0" w:color="auto"/>
            <w:left w:val="none" w:sz="0" w:space="0" w:color="auto"/>
            <w:bottom w:val="none" w:sz="0" w:space="0" w:color="auto"/>
            <w:right w:val="none" w:sz="0" w:space="0" w:color="auto"/>
          </w:divBdr>
        </w:div>
        <w:div w:id="1878085540">
          <w:marLeft w:val="480"/>
          <w:marRight w:val="0"/>
          <w:marTop w:val="0"/>
          <w:marBottom w:val="0"/>
          <w:divBdr>
            <w:top w:val="none" w:sz="0" w:space="0" w:color="auto"/>
            <w:left w:val="none" w:sz="0" w:space="0" w:color="auto"/>
            <w:bottom w:val="none" w:sz="0" w:space="0" w:color="auto"/>
            <w:right w:val="none" w:sz="0" w:space="0" w:color="auto"/>
          </w:divBdr>
        </w:div>
        <w:div w:id="932475844">
          <w:marLeft w:val="480"/>
          <w:marRight w:val="0"/>
          <w:marTop w:val="0"/>
          <w:marBottom w:val="0"/>
          <w:divBdr>
            <w:top w:val="none" w:sz="0" w:space="0" w:color="auto"/>
            <w:left w:val="none" w:sz="0" w:space="0" w:color="auto"/>
            <w:bottom w:val="none" w:sz="0" w:space="0" w:color="auto"/>
            <w:right w:val="none" w:sz="0" w:space="0" w:color="auto"/>
          </w:divBdr>
        </w:div>
        <w:div w:id="377365846">
          <w:marLeft w:val="480"/>
          <w:marRight w:val="0"/>
          <w:marTop w:val="0"/>
          <w:marBottom w:val="0"/>
          <w:divBdr>
            <w:top w:val="none" w:sz="0" w:space="0" w:color="auto"/>
            <w:left w:val="none" w:sz="0" w:space="0" w:color="auto"/>
            <w:bottom w:val="none" w:sz="0" w:space="0" w:color="auto"/>
            <w:right w:val="none" w:sz="0" w:space="0" w:color="auto"/>
          </w:divBdr>
        </w:div>
        <w:div w:id="835803347">
          <w:marLeft w:val="480"/>
          <w:marRight w:val="0"/>
          <w:marTop w:val="0"/>
          <w:marBottom w:val="0"/>
          <w:divBdr>
            <w:top w:val="none" w:sz="0" w:space="0" w:color="auto"/>
            <w:left w:val="none" w:sz="0" w:space="0" w:color="auto"/>
            <w:bottom w:val="none" w:sz="0" w:space="0" w:color="auto"/>
            <w:right w:val="none" w:sz="0" w:space="0" w:color="auto"/>
          </w:divBdr>
        </w:div>
        <w:div w:id="2103719213">
          <w:marLeft w:val="480"/>
          <w:marRight w:val="0"/>
          <w:marTop w:val="0"/>
          <w:marBottom w:val="0"/>
          <w:divBdr>
            <w:top w:val="none" w:sz="0" w:space="0" w:color="auto"/>
            <w:left w:val="none" w:sz="0" w:space="0" w:color="auto"/>
            <w:bottom w:val="none" w:sz="0" w:space="0" w:color="auto"/>
            <w:right w:val="none" w:sz="0" w:space="0" w:color="auto"/>
          </w:divBdr>
        </w:div>
        <w:div w:id="772752391">
          <w:marLeft w:val="480"/>
          <w:marRight w:val="0"/>
          <w:marTop w:val="0"/>
          <w:marBottom w:val="0"/>
          <w:divBdr>
            <w:top w:val="none" w:sz="0" w:space="0" w:color="auto"/>
            <w:left w:val="none" w:sz="0" w:space="0" w:color="auto"/>
            <w:bottom w:val="none" w:sz="0" w:space="0" w:color="auto"/>
            <w:right w:val="none" w:sz="0" w:space="0" w:color="auto"/>
          </w:divBdr>
        </w:div>
        <w:div w:id="790319426">
          <w:marLeft w:val="480"/>
          <w:marRight w:val="0"/>
          <w:marTop w:val="0"/>
          <w:marBottom w:val="0"/>
          <w:divBdr>
            <w:top w:val="none" w:sz="0" w:space="0" w:color="auto"/>
            <w:left w:val="none" w:sz="0" w:space="0" w:color="auto"/>
            <w:bottom w:val="none" w:sz="0" w:space="0" w:color="auto"/>
            <w:right w:val="none" w:sz="0" w:space="0" w:color="auto"/>
          </w:divBdr>
        </w:div>
        <w:div w:id="512964133">
          <w:marLeft w:val="480"/>
          <w:marRight w:val="0"/>
          <w:marTop w:val="0"/>
          <w:marBottom w:val="0"/>
          <w:divBdr>
            <w:top w:val="none" w:sz="0" w:space="0" w:color="auto"/>
            <w:left w:val="none" w:sz="0" w:space="0" w:color="auto"/>
            <w:bottom w:val="none" w:sz="0" w:space="0" w:color="auto"/>
            <w:right w:val="none" w:sz="0" w:space="0" w:color="auto"/>
          </w:divBdr>
        </w:div>
        <w:div w:id="908686364">
          <w:marLeft w:val="480"/>
          <w:marRight w:val="0"/>
          <w:marTop w:val="0"/>
          <w:marBottom w:val="0"/>
          <w:divBdr>
            <w:top w:val="none" w:sz="0" w:space="0" w:color="auto"/>
            <w:left w:val="none" w:sz="0" w:space="0" w:color="auto"/>
            <w:bottom w:val="none" w:sz="0" w:space="0" w:color="auto"/>
            <w:right w:val="none" w:sz="0" w:space="0" w:color="auto"/>
          </w:divBdr>
        </w:div>
        <w:div w:id="1870409081">
          <w:marLeft w:val="480"/>
          <w:marRight w:val="0"/>
          <w:marTop w:val="0"/>
          <w:marBottom w:val="0"/>
          <w:divBdr>
            <w:top w:val="none" w:sz="0" w:space="0" w:color="auto"/>
            <w:left w:val="none" w:sz="0" w:space="0" w:color="auto"/>
            <w:bottom w:val="none" w:sz="0" w:space="0" w:color="auto"/>
            <w:right w:val="none" w:sz="0" w:space="0" w:color="auto"/>
          </w:divBdr>
        </w:div>
        <w:div w:id="1975863261">
          <w:marLeft w:val="480"/>
          <w:marRight w:val="0"/>
          <w:marTop w:val="0"/>
          <w:marBottom w:val="0"/>
          <w:divBdr>
            <w:top w:val="none" w:sz="0" w:space="0" w:color="auto"/>
            <w:left w:val="none" w:sz="0" w:space="0" w:color="auto"/>
            <w:bottom w:val="none" w:sz="0" w:space="0" w:color="auto"/>
            <w:right w:val="none" w:sz="0" w:space="0" w:color="auto"/>
          </w:divBdr>
        </w:div>
        <w:div w:id="359475077">
          <w:marLeft w:val="480"/>
          <w:marRight w:val="0"/>
          <w:marTop w:val="0"/>
          <w:marBottom w:val="0"/>
          <w:divBdr>
            <w:top w:val="none" w:sz="0" w:space="0" w:color="auto"/>
            <w:left w:val="none" w:sz="0" w:space="0" w:color="auto"/>
            <w:bottom w:val="none" w:sz="0" w:space="0" w:color="auto"/>
            <w:right w:val="none" w:sz="0" w:space="0" w:color="auto"/>
          </w:divBdr>
        </w:div>
        <w:div w:id="1918325295">
          <w:marLeft w:val="480"/>
          <w:marRight w:val="0"/>
          <w:marTop w:val="0"/>
          <w:marBottom w:val="0"/>
          <w:divBdr>
            <w:top w:val="none" w:sz="0" w:space="0" w:color="auto"/>
            <w:left w:val="none" w:sz="0" w:space="0" w:color="auto"/>
            <w:bottom w:val="none" w:sz="0" w:space="0" w:color="auto"/>
            <w:right w:val="none" w:sz="0" w:space="0" w:color="auto"/>
          </w:divBdr>
        </w:div>
        <w:div w:id="1956906221">
          <w:marLeft w:val="480"/>
          <w:marRight w:val="0"/>
          <w:marTop w:val="0"/>
          <w:marBottom w:val="0"/>
          <w:divBdr>
            <w:top w:val="none" w:sz="0" w:space="0" w:color="auto"/>
            <w:left w:val="none" w:sz="0" w:space="0" w:color="auto"/>
            <w:bottom w:val="none" w:sz="0" w:space="0" w:color="auto"/>
            <w:right w:val="none" w:sz="0" w:space="0" w:color="auto"/>
          </w:divBdr>
        </w:div>
        <w:div w:id="2024823480">
          <w:marLeft w:val="480"/>
          <w:marRight w:val="0"/>
          <w:marTop w:val="0"/>
          <w:marBottom w:val="0"/>
          <w:divBdr>
            <w:top w:val="none" w:sz="0" w:space="0" w:color="auto"/>
            <w:left w:val="none" w:sz="0" w:space="0" w:color="auto"/>
            <w:bottom w:val="none" w:sz="0" w:space="0" w:color="auto"/>
            <w:right w:val="none" w:sz="0" w:space="0" w:color="auto"/>
          </w:divBdr>
        </w:div>
        <w:div w:id="1216041947">
          <w:marLeft w:val="480"/>
          <w:marRight w:val="0"/>
          <w:marTop w:val="0"/>
          <w:marBottom w:val="0"/>
          <w:divBdr>
            <w:top w:val="none" w:sz="0" w:space="0" w:color="auto"/>
            <w:left w:val="none" w:sz="0" w:space="0" w:color="auto"/>
            <w:bottom w:val="none" w:sz="0" w:space="0" w:color="auto"/>
            <w:right w:val="none" w:sz="0" w:space="0" w:color="auto"/>
          </w:divBdr>
        </w:div>
        <w:div w:id="1178496114">
          <w:marLeft w:val="480"/>
          <w:marRight w:val="0"/>
          <w:marTop w:val="0"/>
          <w:marBottom w:val="0"/>
          <w:divBdr>
            <w:top w:val="none" w:sz="0" w:space="0" w:color="auto"/>
            <w:left w:val="none" w:sz="0" w:space="0" w:color="auto"/>
            <w:bottom w:val="none" w:sz="0" w:space="0" w:color="auto"/>
            <w:right w:val="none" w:sz="0" w:space="0" w:color="auto"/>
          </w:divBdr>
        </w:div>
        <w:div w:id="518154500">
          <w:marLeft w:val="480"/>
          <w:marRight w:val="0"/>
          <w:marTop w:val="0"/>
          <w:marBottom w:val="0"/>
          <w:divBdr>
            <w:top w:val="none" w:sz="0" w:space="0" w:color="auto"/>
            <w:left w:val="none" w:sz="0" w:space="0" w:color="auto"/>
            <w:bottom w:val="none" w:sz="0" w:space="0" w:color="auto"/>
            <w:right w:val="none" w:sz="0" w:space="0" w:color="auto"/>
          </w:divBdr>
        </w:div>
        <w:div w:id="724990798">
          <w:marLeft w:val="480"/>
          <w:marRight w:val="0"/>
          <w:marTop w:val="0"/>
          <w:marBottom w:val="0"/>
          <w:divBdr>
            <w:top w:val="none" w:sz="0" w:space="0" w:color="auto"/>
            <w:left w:val="none" w:sz="0" w:space="0" w:color="auto"/>
            <w:bottom w:val="none" w:sz="0" w:space="0" w:color="auto"/>
            <w:right w:val="none" w:sz="0" w:space="0" w:color="auto"/>
          </w:divBdr>
        </w:div>
        <w:div w:id="1561280756">
          <w:marLeft w:val="480"/>
          <w:marRight w:val="0"/>
          <w:marTop w:val="0"/>
          <w:marBottom w:val="0"/>
          <w:divBdr>
            <w:top w:val="none" w:sz="0" w:space="0" w:color="auto"/>
            <w:left w:val="none" w:sz="0" w:space="0" w:color="auto"/>
            <w:bottom w:val="none" w:sz="0" w:space="0" w:color="auto"/>
            <w:right w:val="none" w:sz="0" w:space="0" w:color="auto"/>
          </w:divBdr>
        </w:div>
        <w:div w:id="1869180449">
          <w:marLeft w:val="480"/>
          <w:marRight w:val="0"/>
          <w:marTop w:val="0"/>
          <w:marBottom w:val="0"/>
          <w:divBdr>
            <w:top w:val="none" w:sz="0" w:space="0" w:color="auto"/>
            <w:left w:val="none" w:sz="0" w:space="0" w:color="auto"/>
            <w:bottom w:val="none" w:sz="0" w:space="0" w:color="auto"/>
            <w:right w:val="none" w:sz="0" w:space="0" w:color="auto"/>
          </w:divBdr>
        </w:div>
        <w:div w:id="1901206571">
          <w:marLeft w:val="480"/>
          <w:marRight w:val="0"/>
          <w:marTop w:val="0"/>
          <w:marBottom w:val="0"/>
          <w:divBdr>
            <w:top w:val="none" w:sz="0" w:space="0" w:color="auto"/>
            <w:left w:val="none" w:sz="0" w:space="0" w:color="auto"/>
            <w:bottom w:val="none" w:sz="0" w:space="0" w:color="auto"/>
            <w:right w:val="none" w:sz="0" w:space="0" w:color="auto"/>
          </w:divBdr>
        </w:div>
        <w:div w:id="1301113925">
          <w:marLeft w:val="480"/>
          <w:marRight w:val="0"/>
          <w:marTop w:val="0"/>
          <w:marBottom w:val="0"/>
          <w:divBdr>
            <w:top w:val="none" w:sz="0" w:space="0" w:color="auto"/>
            <w:left w:val="none" w:sz="0" w:space="0" w:color="auto"/>
            <w:bottom w:val="none" w:sz="0" w:space="0" w:color="auto"/>
            <w:right w:val="none" w:sz="0" w:space="0" w:color="auto"/>
          </w:divBdr>
        </w:div>
        <w:div w:id="499465963">
          <w:marLeft w:val="480"/>
          <w:marRight w:val="0"/>
          <w:marTop w:val="0"/>
          <w:marBottom w:val="0"/>
          <w:divBdr>
            <w:top w:val="none" w:sz="0" w:space="0" w:color="auto"/>
            <w:left w:val="none" w:sz="0" w:space="0" w:color="auto"/>
            <w:bottom w:val="none" w:sz="0" w:space="0" w:color="auto"/>
            <w:right w:val="none" w:sz="0" w:space="0" w:color="auto"/>
          </w:divBdr>
        </w:div>
        <w:div w:id="707531987">
          <w:marLeft w:val="480"/>
          <w:marRight w:val="0"/>
          <w:marTop w:val="0"/>
          <w:marBottom w:val="0"/>
          <w:divBdr>
            <w:top w:val="none" w:sz="0" w:space="0" w:color="auto"/>
            <w:left w:val="none" w:sz="0" w:space="0" w:color="auto"/>
            <w:bottom w:val="none" w:sz="0" w:space="0" w:color="auto"/>
            <w:right w:val="none" w:sz="0" w:space="0" w:color="auto"/>
          </w:divBdr>
        </w:div>
        <w:div w:id="1308894760">
          <w:marLeft w:val="480"/>
          <w:marRight w:val="0"/>
          <w:marTop w:val="0"/>
          <w:marBottom w:val="0"/>
          <w:divBdr>
            <w:top w:val="none" w:sz="0" w:space="0" w:color="auto"/>
            <w:left w:val="none" w:sz="0" w:space="0" w:color="auto"/>
            <w:bottom w:val="none" w:sz="0" w:space="0" w:color="auto"/>
            <w:right w:val="none" w:sz="0" w:space="0" w:color="auto"/>
          </w:divBdr>
        </w:div>
        <w:div w:id="851066315">
          <w:marLeft w:val="480"/>
          <w:marRight w:val="0"/>
          <w:marTop w:val="0"/>
          <w:marBottom w:val="0"/>
          <w:divBdr>
            <w:top w:val="none" w:sz="0" w:space="0" w:color="auto"/>
            <w:left w:val="none" w:sz="0" w:space="0" w:color="auto"/>
            <w:bottom w:val="none" w:sz="0" w:space="0" w:color="auto"/>
            <w:right w:val="none" w:sz="0" w:space="0" w:color="auto"/>
          </w:divBdr>
        </w:div>
        <w:div w:id="2083284140">
          <w:marLeft w:val="480"/>
          <w:marRight w:val="0"/>
          <w:marTop w:val="0"/>
          <w:marBottom w:val="0"/>
          <w:divBdr>
            <w:top w:val="none" w:sz="0" w:space="0" w:color="auto"/>
            <w:left w:val="none" w:sz="0" w:space="0" w:color="auto"/>
            <w:bottom w:val="none" w:sz="0" w:space="0" w:color="auto"/>
            <w:right w:val="none" w:sz="0" w:space="0" w:color="auto"/>
          </w:divBdr>
        </w:div>
        <w:div w:id="1546598602">
          <w:marLeft w:val="480"/>
          <w:marRight w:val="0"/>
          <w:marTop w:val="0"/>
          <w:marBottom w:val="0"/>
          <w:divBdr>
            <w:top w:val="none" w:sz="0" w:space="0" w:color="auto"/>
            <w:left w:val="none" w:sz="0" w:space="0" w:color="auto"/>
            <w:bottom w:val="none" w:sz="0" w:space="0" w:color="auto"/>
            <w:right w:val="none" w:sz="0" w:space="0" w:color="auto"/>
          </w:divBdr>
        </w:div>
        <w:div w:id="226846636">
          <w:marLeft w:val="480"/>
          <w:marRight w:val="0"/>
          <w:marTop w:val="0"/>
          <w:marBottom w:val="0"/>
          <w:divBdr>
            <w:top w:val="none" w:sz="0" w:space="0" w:color="auto"/>
            <w:left w:val="none" w:sz="0" w:space="0" w:color="auto"/>
            <w:bottom w:val="none" w:sz="0" w:space="0" w:color="auto"/>
            <w:right w:val="none" w:sz="0" w:space="0" w:color="auto"/>
          </w:divBdr>
        </w:div>
        <w:div w:id="1695617739">
          <w:marLeft w:val="480"/>
          <w:marRight w:val="0"/>
          <w:marTop w:val="0"/>
          <w:marBottom w:val="0"/>
          <w:divBdr>
            <w:top w:val="none" w:sz="0" w:space="0" w:color="auto"/>
            <w:left w:val="none" w:sz="0" w:space="0" w:color="auto"/>
            <w:bottom w:val="none" w:sz="0" w:space="0" w:color="auto"/>
            <w:right w:val="none" w:sz="0" w:space="0" w:color="auto"/>
          </w:divBdr>
        </w:div>
        <w:div w:id="780076712">
          <w:marLeft w:val="480"/>
          <w:marRight w:val="0"/>
          <w:marTop w:val="0"/>
          <w:marBottom w:val="0"/>
          <w:divBdr>
            <w:top w:val="none" w:sz="0" w:space="0" w:color="auto"/>
            <w:left w:val="none" w:sz="0" w:space="0" w:color="auto"/>
            <w:bottom w:val="none" w:sz="0" w:space="0" w:color="auto"/>
            <w:right w:val="none" w:sz="0" w:space="0" w:color="auto"/>
          </w:divBdr>
        </w:div>
        <w:div w:id="1732269819">
          <w:marLeft w:val="480"/>
          <w:marRight w:val="0"/>
          <w:marTop w:val="0"/>
          <w:marBottom w:val="0"/>
          <w:divBdr>
            <w:top w:val="none" w:sz="0" w:space="0" w:color="auto"/>
            <w:left w:val="none" w:sz="0" w:space="0" w:color="auto"/>
            <w:bottom w:val="none" w:sz="0" w:space="0" w:color="auto"/>
            <w:right w:val="none" w:sz="0" w:space="0" w:color="auto"/>
          </w:divBdr>
        </w:div>
        <w:div w:id="1832670515">
          <w:marLeft w:val="480"/>
          <w:marRight w:val="0"/>
          <w:marTop w:val="0"/>
          <w:marBottom w:val="0"/>
          <w:divBdr>
            <w:top w:val="none" w:sz="0" w:space="0" w:color="auto"/>
            <w:left w:val="none" w:sz="0" w:space="0" w:color="auto"/>
            <w:bottom w:val="none" w:sz="0" w:space="0" w:color="auto"/>
            <w:right w:val="none" w:sz="0" w:space="0" w:color="auto"/>
          </w:divBdr>
        </w:div>
        <w:div w:id="152573932">
          <w:marLeft w:val="480"/>
          <w:marRight w:val="0"/>
          <w:marTop w:val="0"/>
          <w:marBottom w:val="0"/>
          <w:divBdr>
            <w:top w:val="none" w:sz="0" w:space="0" w:color="auto"/>
            <w:left w:val="none" w:sz="0" w:space="0" w:color="auto"/>
            <w:bottom w:val="none" w:sz="0" w:space="0" w:color="auto"/>
            <w:right w:val="none" w:sz="0" w:space="0" w:color="auto"/>
          </w:divBdr>
        </w:div>
        <w:div w:id="404031095">
          <w:marLeft w:val="480"/>
          <w:marRight w:val="0"/>
          <w:marTop w:val="0"/>
          <w:marBottom w:val="0"/>
          <w:divBdr>
            <w:top w:val="none" w:sz="0" w:space="0" w:color="auto"/>
            <w:left w:val="none" w:sz="0" w:space="0" w:color="auto"/>
            <w:bottom w:val="none" w:sz="0" w:space="0" w:color="auto"/>
            <w:right w:val="none" w:sz="0" w:space="0" w:color="auto"/>
          </w:divBdr>
        </w:div>
        <w:div w:id="371269657">
          <w:marLeft w:val="480"/>
          <w:marRight w:val="0"/>
          <w:marTop w:val="0"/>
          <w:marBottom w:val="0"/>
          <w:divBdr>
            <w:top w:val="none" w:sz="0" w:space="0" w:color="auto"/>
            <w:left w:val="none" w:sz="0" w:space="0" w:color="auto"/>
            <w:bottom w:val="none" w:sz="0" w:space="0" w:color="auto"/>
            <w:right w:val="none" w:sz="0" w:space="0" w:color="auto"/>
          </w:divBdr>
        </w:div>
        <w:div w:id="2050718494">
          <w:marLeft w:val="480"/>
          <w:marRight w:val="0"/>
          <w:marTop w:val="0"/>
          <w:marBottom w:val="0"/>
          <w:divBdr>
            <w:top w:val="none" w:sz="0" w:space="0" w:color="auto"/>
            <w:left w:val="none" w:sz="0" w:space="0" w:color="auto"/>
            <w:bottom w:val="none" w:sz="0" w:space="0" w:color="auto"/>
            <w:right w:val="none" w:sz="0" w:space="0" w:color="auto"/>
          </w:divBdr>
        </w:div>
        <w:div w:id="1334064810">
          <w:marLeft w:val="480"/>
          <w:marRight w:val="0"/>
          <w:marTop w:val="0"/>
          <w:marBottom w:val="0"/>
          <w:divBdr>
            <w:top w:val="none" w:sz="0" w:space="0" w:color="auto"/>
            <w:left w:val="none" w:sz="0" w:space="0" w:color="auto"/>
            <w:bottom w:val="none" w:sz="0" w:space="0" w:color="auto"/>
            <w:right w:val="none" w:sz="0" w:space="0" w:color="auto"/>
          </w:divBdr>
        </w:div>
        <w:div w:id="2122994191">
          <w:marLeft w:val="480"/>
          <w:marRight w:val="0"/>
          <w:marTop w:val="0"/>
          <w:marBottom w:val="0"/>
          <w:divBdr>
            <w:top w:val="none" w:sz="0" w:space="0" w:color="auto"/>
            <w:left w:val="none" w:sz="0" w:space="0" w:color="auto"/>
            <w:bottom w:val="none" w:sz="0" w:space="0" w:color="auto"/>
            <w:right w:val="none" w:sz="0" w:space="0" w:color="auto"/>
          </w:divBdr>
        </w:div>
      </w:divsChild>
    </w:div>
    <w:div w:id="1280379801">
      <w:bodyDiv w:val="1"/>
      <w:marLeft w:val="0"/>
      <w:marRight w:val="0"/>
      <w:marTop w:val="0"/>
      <w:marBottom w:val="0"/>
      <w:divBdr>
        <w:top w:val="none" w:sz="0" w:space="0" w:color="auto"/>
        <w:left w:val="none" w:sz="0" w:space="0" w:color="auto"/>
        <w:bottom w:val="none" w:sz="0" w:space="0" w:color="auto"/>
        <w:right w:val="none" w:sz="0" w:space="0" w:color="auto"/>
      </w:divBdr>
    </w:div>
    <w:div w:id="1286960882">
      <w:bodyDiv w:val="1"/>
      <w:marLeft w:val="0"/>
      <w:marRight w:val="0"/>
      <w:marTop w:val="0"/>
      <w:marBottom w:val="0"/>
      <w:divBdr>
        <w:top w:val="none" w:sz="0" w:space="0" w:color="auto"/>
        <w:left w:val="none" w:sz="0" w:space="0" w:color="auto"/>
        <w:bottom w:val="none" w:sz="0" w:space="0" w:color="auto"/>
        <w:right w:val="none" w:sz="0" w:space="0" w:color="auto"/>
      </w:divBdr>
    </w:div>
    <w:div w:id="1290357459">
      <w:bodyDiv w:val="1"/>
      <w:marLeft w:val="0"/>
      <w:marRight w:val="0"/>
      <w:marTop w:val="0"/>
      <w:marBottom w:val="0"/>
      <w:divBdr>
        <w:top w:val="none" w:sz="0" w:space="0" w:color="auto"/>
        <w:left w:val="none" w:sz="0" w:space="0" w:color="auto"/>
        <w:bottom w:val="none" w:sz="0" w:space="0" w:color="auto"/>
        <w:right w:val="none" w:sz="0" w:space="0" w:color="auto"/>
      </w:divBdr>
    </w:div>
    <w:div w:id="1294602414">
      <w:bodyDiv w:val="1"/>
      <w:marLeft w:val="0"/>
      <w:marRight w:val="0"/>
      <w:marTop w:val="0"/>
      <w:marBottom w:val="0"/>
      <w:divBdr>
        <w:top w:val="none" w:sz="0" w:space="0" w:color="auto"/>
        <w:left w:val="none" w:sz="0" w:space="0" w:color="auto"/>
        <w:bottom w:val="none" w:sz="0" w:space="0" w:color="auto"/>
        <w:right w:val="none" w:sz="0" w:space="0" w:color="auto"/>
      </w:divBdr>
    </w:div>
    <w:div w:id="1334139236">
      <w:bodyDiv w:val="1"/>
      <w:marLeft w:val="0"/>
      <w:marRight w:val="0"/>
      <w:marTop w:val="0"/>
      <w:marBottom w:val="0"/>
      <w:divBdr>
        <w:top w:val="none" w:sz="0" w:space="0" w:color="auto"/>
        <w:left w:val="none" w:sz="0" w:space="0" w:color="auto"/>
        <w:bottom w:val="none" w:sz="0" w:space="0" w:color="auto"/>
        <w:right w:val="none" w:sz="0" w:space="0" w:color="auto"/>
      </w:divBdr>
      <w:divsChild>
        <w:div w:id="1243567296">
          <w:marLeft w:val="480"/>
          <w:marRight w:val="0"/>
          <w:marTop w:val="0"/>
          <w:marBottom w:val="0"/>
          <w:divBdr>
            <w:top w:val="none" w:sz="0" w:space="0" w:color="auto"/>
            <w:left w:val="none" w:sz="0" w:space="0" w:color="auto"/>
            <w:bottom w:val="none" w:sz="0" w:space="0" w:color="auto"/>
            <w:right w:val="none" w:sz="0" w:space="0" w:color="auto"/>
          </w:divBdr>
        </w:div>
        <w:div w:id="1227913123">
          <w:marLeft w:val="480"/>
          <w:marRight w:val="0"/>
          <w:marTop w:val="0"/>
          <w:marBottom w:val="0"/>
          <w:divBdr>
            <w:top w:val="none" w:sz="0" w:space="0" w:color="auto"/>
            <w:left w:val="none" w:sz="0" w:space="0" w:color="auto"/>
            <w:bottom w:val="none" w:sz="0" w:space="0" w:color="auto"/>
            <w:right w:val="none" w:sz="0" w:space="0" w:color="auto"/>
          </w:divBdr>
        </w:div>
        <w:div w:id="137723127">
          <w:marLeft w:val="480"/>
          <w:marRight w:val="0"/>
          <w:marTop w:val="0"/>
          <w:marBottom w:val="0"/>
          <w:divBdr>
            <w:top w:val="none" w:sz="0" w:space="0" w:color="auto"/>
            <w:left w:val="none" w:sz="0" w:space="0" w:color="auto"/>
            <w:bottom w:val="none" w:sz="0" w:space="0" w:color="auto"/>
            <w:right w:val="none" w:sz="0" w:space="0" w:color="auto"/>
          </w:divBdr>
        </w:div>
        <w:div w:id="1470050305">
          <w:marLeft w:val="480"/>
          <w:marRight w:val="0"/>
          <w:marTop w:val="0"/>
          <w:marBottom w:val="0"/>
          <w:divBdr>
            <w:top w:val="none" w:sz="0" w:space="0" w:color="auto"/>
            <w:left w:val="none" w:sz="0" w:space="0" w:color="auto"/>
            <w:bottom w:val="none" w:sz="0" w:space="0" w:color="auto"/>
            <w:right w:val="none" w:sz="0" w:space="0" w:color="auto"/>
          </w:divBdr>
        </w:div>
        <w:div w:id="524028774">
          <w:marLeft w:val="480"/>
          <w:marRight w:val="0"/>
          <w:marTop w:val="0"/>
          <w:marBottom w:val="0"/>
          <w:divBdr>
            <w:top w:val="none" w:sz="0" w:space="0" w:color="auto"/>
            <w:left w:val="none" w:sz="0" w:space="0" w:color="auto"/>
            <w:bottom w:val="none" w:sz="0" w:space="0" w:color="auto"/>
            <w:right w:val="none" w:sz="0" w:space="0" w:color="auto"/>
          </w:divBdr>
        </w:div>
        <w:div w:id="1821144744">
          <w:marLeft w:val="480"/>
          <w:marRight w:val="0"/>
          <w:marTop w:val="0"/>
          <w:marBottom w:val="0"/>
          <w:divBdr>
            <w:top w:val="none" w:sz="0" w:space="0" w:color="auto"/>
            <w:left w:val="none" w:sz="0" w:space="0" w:color="auto"/>
            <w:bottom w:val="none" w:sz="0" w:space="0" w:color="auto"/>
            <w:right w:val="none" w:sz="0" w:space="0" w:color="auto"/>
          </w:divBdr>
        </w:div>
        <w:div w:id="389765762">
          <w:marLeft w:val="480"/>
          <w:marRight w:val="0"/>
          <w:marTop w:val="0"/>
          <w:marBottom w:val="0"/>
          <w:divBdr>
            <w:top w:val="none" w:sz="0" w:space="0" w:color="auto"/>
            <w:left w:val="none" w:sz="0" w:space="0" w:color="auto"/>
            <w:bottom w:val="none" w:sz="0" w:space="0" w:color="auto"/>
            <w:right w:val="none" w:sz="0" w:space="0" w:color="auto"/>
          </w:divBdr>
        </w:div>
        <w:div w:id="1542133854">
          <w:marLeft w:val="480"/>
          <w:marRight w:val="0"/>
          <w:marTop w:val="0"/>
          <w:marBottom w:val="0"/>
          <w:divBdr>
            <w:top w:val="none" w:sz="0" w:space="0" w:color="auto"/>
            <w:left w:val="none" w:sz="0" w:space="0" w:color="auto"/>
            <w:bottom w:val="none" w:sz="0" w:space="0" w:color="auto"/>
            <w:right w:val="none" w:sz="0" w:space="0" w:color="auto"/>
          </w:divBdr>
        </w:div>
        <w:div w:id="559175743">
          <w:marLeft w:val="480"/>
          <w:marRight w:val="0"/>
          <w:marTop w:val="0"/>
          <w:marBottom w:val="0"/>
          <w:divBdr>
            <w:top w:val="none" w:sz="0" w:space="0" w:color="auto"/>
            <w:left w:val="none" w:sz="0" w:space="0" w:color="auto"/>
            <w:bottom w:val="none" w:sz="0" w:space="0" w:color="auto"/>
            <w:right w:val="none" w:sz="0" w:space="0" w:color="auto"/>
          </w:divBdr>
        </w:div>
        <w:div w:id="37821778">
          <w:marLeft w:val="480"/>
          <w:marRight w:val="0"/>
          <w:marTop w:val="0"/>
          <w:marBottom w:val="0"/>
          <w:divBdr>
            <w:top w:val="none" w:sz="0" w:space="0" w:color="auto"/>
            <w:left w:val="none" w:sz="0" w:space="0" w:color="auto"/>
            <w:bottom w:val="none" w:sz="0" w:space="0" w:color="auto"/>
            <w:right w:val="none" w:sz="0" w:space="0" w:color="auto"/>
          </w:divBdr>
        </w:div>
        <w:div w:id="1413163560">
          <w:marLeft w:val="480"/>
          <w:marRight w:val="0"/>
          <w:marTop w:val="0"/>
          <w:marBottom w:val="0"/>
          <w:divBdr>
            <w:top w:val="none" w:sz="0" w:space="0" w:color="auto"/>
            <w:left w:val="none" w:sz="0" w:space="0" w:color="auto"/>
            <w:bottom w:val="none" w:sz="0" w:space="0" w:color="auto"/>
            <w:right w:val="none" w:sz="0" w:space="0" w:color="auto"/>
          </w:divBdr>
        </w:div>
        <w:div w:id="230042655">
          <w:marLeft w:val="480"/>
          <w:marRight w:val="0"/>
          <w:marTop w:val="0"/>
          <w:marBottom w:val="0"/>
          <w:divBdr>
            <w:top w:val="none" w:sz="0" w:space="0" w:color="auto"/>
            <w:left w:val="none" w:sz="0" w:space="0" w:color="auto"/>
            <w:bottom w:val="none" w:sz="0" w:space="0" w:color="auto"/>
            <w:right w:val="none" w:sz="0" w:space="0" w:color="auto"/>
          </w:divBdr>
        </w:div>
        <w:div w:id="420881283">
          <w:marLeft w:val="480"/>
          <w:marRight w:val="0"/>
          <w:marTop w:val="0"/>
          <w:marBottom w:val="0"/>
          <w:divBdr>
            <w:top w:val="none" w:sz="0" w:space="0" w:color="auto"/>
            <w:left w:val="none" w:sz="0" w:space="0" w:color="auto"/>
            <w:bottom w:val="none" w:sz="0" w:space="0" w:color="auto"/>
            <w:right w:val="none" w:sz="0" w:space="0" w:color="auto"/>
          </w:divBdr>
        </w:div>
        <w:div w:id="696277399">
          <w:marLeft w:val="480"/>
          <w:marRight w:val="0"/>
          <w:marTop w:val="0"/>
          <w:marBottom w:val="0"/>
          <w:divBdr>
            <w:top w:val="none" w:sz="0" w:space="0" w:color="auto"/>
            <w:left w:val="none" w:sz="0" w:space="0" w:color="auto"/>
            <w:bottom w:val="none" w:sz="0" w:space="0" w:color="auto"/>
            <w:right w:val="none" w:sz="0" w:space="0" w:color="auto"/>
          </w:divBdr>
        </w:div>
        <w:div w:id="1355302582">
          <w:marLeft w:val="480"/>
          <w:marRight w:val="0"/>
          <w:marTop w:val="0"/>
          <w:marBottom w:val="0"/>
          <w:divBdr>
            <w:top w:val="none" w:sz="0" w:space="0" w:color="auto"/>
            <w:left w:val="none" w:sz="0" w:space="0" w:color="auto"/>
            <w:bottom w:val="none" w:sz="0" w:space="0" w:color="auto"/>
            <w:right w:val="none" w:sz="0" w:space="0" w:color="auto"/>
          </w:divBdr>
        </w:div>
        <w:div w:id="1973100132">
          <w:marLeft w:val="480"/>
          <w:marRight w:val="0"/>
          <w:marTop w:val="0"/>
          <w:marBottom w:val="0"/>
          <w:divBdr>
            <w:top w:val="none" w:sz="0" w:space="0" w:color="auto"/>
            <w:left w:val="none" w:sz="0" w:space="0" w:color="auto"/>
            <w:bottom w:val="none" w:sz="0" w:space="0" w:color="auto"/>
            <w:right w:val="none" w:sz="0" w:space="0" w:color="auto"/>
          </w:divBdr>
        </w:div>
        <w:div w:id="710106874">
          <w:marLeft w:val="480"/>
          <w:marRight w:val="0"/>
          <w:marTop w:val="0"/>
          <w:marBottom w:val="0"/>
          <w:divBdr>
            <w:top w:val="none" w:sz="0" w:space="0" w:color="auto"/>
            <w:left w:val="none" w:sz="0" w:space="0" w:color="auto"/>
            <w:bottom w:val="none" w:sz="0" w:space="0" w:color="auto"/>
            <w:right w:val="none" w:sz="0" w:space="0" w:color="auto"/>
          </w:divBdr>
        </w:div>
        <w:div w:id="283344204">
          <w:marLeft w:val="480"/>
          <w:marRight w:val="0"/>
          <w:marTop w:val="0"/>
          <w:marBottom w:val="0"/>
          <w:divBdr>
            <w:top w:val="none" w:sz="0" w:space="0" w:color="auto"/>
            <w:left w:val="none" w:sz="0" w:space="0" w:color="auto"/>
            <w:bottom w:val="none" w:sz="0" w:space="0" w:color="auto"/>
            <w:right w:val="none" w:sz="0" w:space="0" w:color="auto"/>
          </w:divBdr>
        </w:div>
        <w:div w:id="2114207674">
          <w:marLeft w:val="480"/>
          <w:marRight w:val="0"/>
          <w:marTop w:val="0"/>
          <w:marBottom w:val="0"/>
          <w:divBdr>
            <w:top w:val="none" w:sz="0" w:space="0" w:color="auto"/>
            <w:left w:val="none" w:sz="0" w:space="0" w:color="auto"/>
            <w:bottom w:val="none" w:sz="0" w:space="0" w:color="auto"/>
            <w:right w:val="none" w:sz="0" w:space="0" w:color="auto"/>
          </w:divBdr>
        </w:div>
        <w:div w:id="848830576">
          <w:marLeft w:val="480"/>
          <w:marRight w:val="0"/>
          <w:marTop w:val="0"/>
          <w:marBottom w:val="0"/>
          <w:divBdr>
            <w:top w:val="none" w:sz="0" w:space="0" w:color="auto"/>
            <w:left w:val="none" w:sz="0" w:space="0" w:color="auto"/>
            <w:bottom w:val="none" w:sz="0" w:space="0" w:color="auto"/>
            <w:right w:val="none" w:sz="0" w:space="0" w:color="auto"/>
          </w:divBdr>
        </w:div>
        <w:div w:id="1722174895">
          <w:marLeft w:val="480"/>
          <w:marRight w:val="0"/>
          <w:marTop w:val="0"/>
          <w:marBottom w:val="0"/>
          <w:divBdr>
            <w:top w:val="none" w:sz="0" w:space="0" w:color="auto"/>
            <w:left w:val="none" w:sz="0" w:space="0" w:color="auto"/>
            <w:bottom w:val="none" w:sz="0" w:space="0" w:color="auto"/>
            <w:right w:val="none" w:sz="0" w:space="0" w:color="auto"/>
          </w:divBdr>
        </w:div>
        <w:div w:id="886648977">
          <w:marLeft w:val="480"/>
          <w:marRight w:val="0"/>
          <w:marTop w:val="0"/>
          <w:marBottom w:val="0"/>
          <w:divBdr>
            <w:top w:val="none" w:sz="0" w:space="0" w:color="auto"/>
            <w:left w:val="none" w:sz="0" w:space="0" w:color="auto"/>
            <w:bottom w:val="none" w:sz="0" w:space="0" w:color="auto"/>
            <w:right w:val="none" w:sz="0" w:space="0" w:color="auto"/>
          </w:divBdr>
        </w:div>
        <w:div w:id="1238901963">
          <w:marLeft w:val="480"/>
          <w:marRight w:val="0"/>
          <w:marTop w:val="0"/>
          <w:marBottom w:val="0"/>
          <w:divBdr>
            <w:top w:val="none" w:sz="0" w:space="0" w:color="auto"/>
            <w:left w:val="none" w:sz="0" w:space="0" w:color="auto"/>
            <w:bottom w:val="none" w:sz="0" w:space="0" w:color="auto"/>
            <w:right w:val="none" w:sz="0" w:space="0" w:color="auto"/>
          </w:divBdr>
        </w:div>
        <w:div w:id="445348870">
          <w:marLeft w:val="480"/>
          <w:marRight w:val="0"/>
          <w:marTop w:val="0"/>
          <w:marBottom w:val="0"/>
          <w:divBdr>
            <w:top w:val="none" w:sz="0" w:space="0" w:color="auto"/>
            <w:left w:val="none" w:sz="0" w:space="0" w:color="auto"/>
            <w:bottom w:val="none" w:sz="0" w:space="0" w:color="auto"/>
            <w:right w:val="none" w:sz="0" w:space="0" w:color="auto"/>
          </w:divBdr>
        </w:div>
        <w:div w:id="1217401706">
          <w:marLeft w:val="480"/>
          <w:marRight w:val="0"/>
          <w:marTop w:val="0"/>
          <w:marBottom w:val="0"/>
          <w:divBdr>
            <w:top w:val="none" w:sz="0" w:space="0" w:color="auto"/>
            <w:left w:val="none" w:sz="0" w:space="0" w:color="auto"/>
            <w:bottom w:val="none" w:sz="0" w:space="0" w:color="auto"/>
            <w:right w:val="none" w:sz="0" w:space="0" w:color="auto"/>
          </w:divBdr>
        </w:div>
        <w:div w:id="2073962004">
          <w:marLeft w:val="480"/>
          <w:marRight w:val="0"/>
          <w:marTop w:val="0"/>
          <w:marBottom w:val="0"/>
          <w:divBdr>
            <w:top w:val="none" w:sz="0" w:space="0" w:color="auto"/>
            <w:left w:val="none" w:sz="0" w:space="0" w:color="auto"/>
            <w:bottom w:val="none" w:sz="0" w:space="0" w:color="auto"/>
            <w:right w:val="none" w:sz="0" w:space="0" w:color="auto"/>
          </w:divBdr>
        </w:div>
        <w:div w:id="1634407868">
          <w:marLeft w:val="480"/>
          <w:marRight w:val="0"/>
          <w:marTop w:val="0"/>
          <w:marBottom w:val="0"/>
          <w:divBdr>
            <w:top w:val="none" w:sz="0" w:space="0" w:color="auto"/>
            <w:left w:val="none" w:sz="0" w:space="0" w:color="auto"/>
            <w:bottom w:val="none" w:sz="0" w:space="0" w:color="auto"/>
            <w:right w:val="none" w:sz="0" w:space="0" w:color="auto"/>
          </w:divBdr>
        </w:div>
        <w:div w:id="1711302273">
          <w:marLeft w:val="480"/>
          <w:marRight w:val="0"/>
          <w:marTop w:val="0"/>
          <w:marBottom w:val="0"/>
          <w:divBdr>
            <w:top w:val="none" w:sz="0" w:space="0" w:color="auto"/>
            <w:left w:val="none" w:sz="0" w:space="0" w:color="auto"/>
            <w:bottom w:val="none" w:sz="0" w:space="0" w:color="auto"/>
            <w:right w:val="none" w:sz="0" w:space="0" w:color="auto"/>
          </w:divBdr>
        </w:div>
        <w:div w:id="52395129">
          <w:marLeft w:val="480"/>
          <w:marRight w:val="0"/>
          <w:marTop w:val="0"/>
          <w:marBottom w:val="0"/>
          <w:divBdr>
            <w:top w:val="none" w:sz="0" w:space="0" w:color="auto"/>
            <w:left w:val="none" w:sz="0" w:space="0" w:color="auto"/>
            <w:bottom w:val="none" w:sz="0" w:space="0" w:color="auto"/>
            <w:right w:val="none" w:sz="0" w:space="0" w:color="auto"/>
          </w:divBdr>
        </w:div>
        <w:div w:id="95758127">
          <w:marLeft w:val="480"/>
          <w:marRight w:val="0"/>
          <w:marTop w:val="0"/>
          <w:marBottom w:val="0"/>
          <w:divBdr>
            <w:top w:val="none" w:sz="0" w:space="0" w:color="auto"/>
            <w:left w:val="none" w:sz="0" w:space="0" w:color="auto"/>
            <w:bottom w:val="none" w:sz="0" w:space="0" w:color="auto"/>
            <w:right w:val="none" w:sz="0" w:space="0" w:color="auto"/>
          </w:divBdr>
        </w:div>
        <w:div w:id="1160386202">
          <w:marLeft w:val="480"/>
          <w:marRight w:val="0"/>
          <w:marTop w:val="0"/>
          <w:marBottom w:val="0"/>
          <w:divBdr>
            <w:top w:val="none" w:sz="0" w:space="0" w:color="auto"/>
            <w:left w:val="none" w:sz="0" w:space="0" w:color="auto"/>
            <w:bottom w:val="none" w:sz="0" w:space="0" w:color="auto"/>
            <w:right w:val="none" w:sz="0" w:space="0" w:color="auto"/>
          </w:divBdr>
        </w:div>
        <w:div w:id="795754126">
          <w:marLeft w:val="480"/>
          <w:marRight w:val="0"/>
          <w:marTop w:val="0"/>
          <w:marBottom w:val="0"/>
          <w:divBdr>
            <w:top w:val="none" w:sz="0" w:space="0" w:color="auto"/>
            <w:left w:val="none" w:sz="0" w:space="0" w:color="auto"/>
            <w:bottom w:val="none" w:sz="0" w:space="0" w:color="auto"/>
            <w:right w:val="none" w:sz="0" w:space="0" w:color="auto"/>
          </w:divBdr>
        </w:div>
        <w:div w:id="1923710255">
          <w:marLeft w:val="480"/>
          <w:marRight w:val="0"/>
          <w:marTop w:val="0"/>
          <w:marBottom w:val="0"/>
          <w:divBdr>
            <w:top w:val="none" w:sz="0" w:space="0" w:color="auto"/>
            <w:left w:val="none" w:sz="0" w:space="0" w:color="auto"/>
            <w:bottom w:val="none" w:sz="0" w:space="0" w:color="auto"/>
            <w:right w:val="none" w:sz="0" w:space="0" w:color="auto"/>
          </w:divBdr>
        </w:div>
        <w:div w:id="1368948316">
          <w:marLeft w:val="480"/>
          <w:marRight w:val="0"/>
          <w:marTop w:val="0"/>
          <w:marBottom w:val="0"/>
          <w:divBdr>
            <w:top w:val="none" w:sz="0" w:space="0" w:color="auto"/>
            <w:left w:val="none" w:sz="0" w:space="0" w:color="auto"/>
            <w:bottom w:val="none" w:sz="0" w:space="0" w:color="auto"/>
            <w:right w:val="none" w:sz="0" w:space="0" w:color="auto"/>
          </w:divBdr>
        </w:div>
        <w:div w:id="475873875">
          <w:marLeft w:val="480"/>
          <w:marRight w:val="0"/>
          <w:marTop w:val="0"/>
          <w:marBottom w:val="0"/>
          <w:divBdr>
            <w:top w:val="none" w:sz="0" w:space="0" w:color="auto"/>
            <w:left w:val="none" w:sz="0" w:space="0" w:color="auto"/>
            <w:bottom w:val="none" w:sz="0" w:space="0" w:color="auto"/>
            <w:right w:val="none" w:sz="0" w:space="0" w:color="auto"/>
          </w:divBdr>
        </w:div>
        <w:div w:id="1693340995">
          <w:marLeft w:val="480"/>
          <w:marRight w:val="0"/>
          <w:marTop w:val="0"/>
          <w:marBottom w:val="0"/>
          <w:divBdr>
            <w:top w:val="none" w:sz="0" w:space="0" w:color="auto"/>
            <w:left w:val="none" w:sz="0" w:space="0" w:color="auto"/>
            <w:bottom w:val="none" w:sz="0" w:space="0" w:color="auto"/>
            <w:right w:val="none" w:sz="0" w:space="0" w:color="auto"/>
          </w:divBdr>
        </w:div>
        <w:div w:id="2040275822">
          <w:marLeft w:val="480"/>
          <w:marRight w:val="0"/>
          <w:marTop w:val="0"/>
          <w:marBottom w:val="0"/>
          <w:divBdr>
            <w:top w:val="none" w:sz="0" w:space="0" w:color="auto"/>
            <w:left w:val="none" w:sz="0" w:space="0" w:color="auto"/>
            <w:bottom w:val="none" w:sz="0" w:space="0" w:color="auto"/>
            <w:right w:val="none" w:sz="0" w:space="0" w:color="auto"/>
          </w:divBdr>
        </w:div>
        <w:div w:id="1445228978">
          <w:marLeft w:val="480"/>
          <w:marRight w:val="0"/>
          <w:marTop w:val="0"/>
          <w:marBottom w:val="0"/>
          <w:divBdr>
            <w:top w:val="none" w:sz="0" w:space="0" w:color="auto"/>
            <w:left w:val="none" w:sz="0" w:space="0" w:color="auto"/>
            <w:bottom w:val="none" w:sz="0" w:space="0" w:color="auto"/>
            <w:right w:val="none" w:sz="0" w:space="0" w:color="auto"/>
          </w:divBdr>
        </w:div>
        <w:div w:id="607471686">
          <w:marLeft w:val="480"/>
          <w:marRight w:val="0"/>
          <w:marTop w:val="0"/>
          <w:marBottom w:val="0"/>
          <w:divBdr>
            <w:top w:val="none" w:sz="0" w:space="0" w:color="auto"/>
            <w:left w:val="none" w:sz="0" w:space="0" w:color="auto"/>
            <w:bottom w:val="none" w:sz="0" w:space="0" w:color="auto"/>
            <w:right w:val="none" w:sz="0" w:space="0" w:color="auto"/>
          </w:divBdr>
        </w:div>
        <w:div w:id="571358793">
          <w:marLeft w:val="480"/>
          <w:marRight w:val="0"/>
          <w:marTop w:val="0"/>
          <w:marBottom w:val="0"/>
          <w:divBdr>
            <w:top w:val="none" w:sz="0" w:space="0" w:color="auto"/>
            <w:left w:val="none" w:sz="0" w:space="0" w:color="auto"/>
            <w:bottom w:val="none" w:sz="0" w:space="0" w:color="auto"/>
            <w:right w:val="none" w:sz="0" w:space="0" w:color="auto"/>
          </w:divBdr>
        </w:div>
        <w:div w:id="1575119908">
          <w:marLeft w:val="480"/>
          <w:marRight w:val="0"/>
          <w:marTop w:val="0"/>
          <w:marBottom w:val="0"/>
          <w:divBdr>
            <w:top w:val="none" w:sz="0" w:space="0" w:color="auto"/>
            <w:left w:val="none" w:sz="0" w:space="0" w:color="auto"/>
            <w:bottom w:val="none" w:sz="0" w:space="0" w:color="auto"/>
            <w:right w:val="none" w:sz="0" w:space="0" w:color="auto"/>
          </w:divBdr>
        </w:div>
        <w:div w:id="1736927677">
          <w:marLeft w:val="480"/>
          <w:marRight w:val="0"/>
          <w:marTop w:val="0"/>
          <w:marBottom w:val="0"/>
          <w:divBdr>
            <w:top w:val="none" w:sz="0" w:space="0" w:color="auto"/>
            <w:left w:val="none" w:sz="0" w:space="0" w:color="auto"/>
            <w:bottom w:val="none" w:sz="0" w:space="0" w:color="auto"/>
            <w:right w:val="none" w:sz="0" w:space="0" w:color="auto"/>
          </w:divBdr>
        </w:div>
        <w:div w:id="511798014">
          <w:marLeft w:val="480"/>
          <w:marRight w:val="0"/>
          <w:marTop w:val="0"/>
          <w:marBottom w:val="0"/>
          <w:divBdr>
            <w:top w:val="none" w:sz="0" w:space="0" w:color="auto"/>
            <w:left w:val="none" w:sz="0" w:space="0" w:color="auto"/>
            <w:bottom w:val="none" w:sz="0" w:space="0" w:color="auto"/>
            <w:right w:val="none" w:sz="0" w:space="0" w:color="auto"/>
          </w:divBdr>
        </w:div>
        <w:div w:id="1490708080">
          <w:marLeft w:val="480"/>
          <w:marRight w:val="0"/>
          <w:marTop w:val="0"/>
          <w:marBottom w:val="0"/>
          <w:divBdr>
            <w:top w:val="none" w:sz="0" w:space="0" w:color="auto"/>
            <w:left w:val="none" w:sz="0" w:space="0" w:color="auto"/>
            <w:bottom w:val="none" w:sz="0" w:space="0" w:color="auto"/>
            <w:right w:val="none" w:sz="0" w:space="0" w:color="auto"/>
          </w:divBdr>
        </w:div>
        <w:div w:id="644939938">
          <w:marLeft w:val="480"/>
          <w:marRight w:val="0"/>
          <w:marTop w:val="0"/>
          <w:marBottom w:val="0"/>
          <w:divBdr>
            <w:top w:val="none" w:sz="0" w:space="0" w:color="auto"/>
            <w:left w:val="none" w:sz="0" w:space="0" w:color="auto"/>
            <w:bottom w:val="none" w:sz="0" w:space="0" w:color="auto"/>
            <w:right w:val="none" w:sz="0" w:space="0" w:color="auto"/>
          </w:divBdr>
        </w:div>
        <w:div w:id="1614749719">
          <w:marLeft w:val="480"/>
          <w:marRight w:val="0"/>
          <w:marTop w:val="0"/>
          <w:marBottom w:val="0"/>
          <w:divBdr>
            <w:top w:val="none" w:sz="0" w:space="0" w:color="auto"/>
            <w:left w:val="none" w:sz="0" w:space="0" w:color="auto"/>
            <w:bottom w:val="none" w:sz="0" w:space="0" w:color="auto"/>
            <w:right w:val="none" w:sz="0" w:space="0" w:color="auto"/>
          </w:divBdr>
        </w:div>
      </w:divsChild>
    </w:div>
    <w:div w:id="1340699554">
      <w:bodyDiv w:val="1"/>
      <w:marLeft w:val="0"/>
      <w:marRight w:val="0"/>
      <w:marTop w:val="0"/>
      <w:marBottom w:val="0"/>
      <w:divBdr>
        <w:top w:val="none" w:sz="0" w:space="0" w:color="auto"/>
        <w:left w:val="none" w:sz="0" w:space="0" w:color="auto"/>
        <w:bottom w:val="none" w:sz="0" w:space="0" w:color="auto"/>
        <w:right w:val="none" w:sz="0" w:space="0" w:color="auto"/>
      </w:divBdr>
      <w:divsChild>
        <w:div w:id="1116409986">
          <w:marLeft w:val="480"/>
          <w:marRight w:val="0"/>
          <w:marTop w:val="0"/>
          <w:marBottom w:val="0"/>
          <w:divBdr>
            <w:top w:val="none" w:sz="0" w:space="0" w:color="auto"/>
            <w:left w:val="none" w:sz="0" w:space="0" w:color="auto"/>
            <w:bottom w:val="none" w:sz="0" w:space="0" w:color="auto"/>
            <w:right w:val="none" w:sz="0" w:space="0" w:color="auto"/>
          </w:divBdr>
        </w:div>
        <w:div w:id="1433821709">
          <w:marLeft w:val="480"/>
          <w:marRight w:val="0"/>
          <w:marTop w:val="0"/>
          <w:marBottom w:val="0"/>
          <w:divBdr>
            <w:top w:val="none" w:sz="0" w:space="0" w:color="auto"/>
            <w:left w:val="none" w:sz="0" w:space="0" w:color="auto"/>
            <w:bottom w:val="none" w:sz="0" w:space="0" w:color="auto"/>
            <w:right w:val="none" w:sz="0" w:space="0" w:color="auto"/>
          </w:divBdr>
        </w:div>
        <w:div w:id="1165390765">
          <w:marLeft w:val="480"/>
          <w:marRight w:val="0"/>
          <w:marTop w:val="0"/>
          <w:marBottom w:val="0"/>
          <w:divBdr>
            <w:top w:val="none" w:sz="0" w:space="0" w:color="auto"/>
            <w:left w:val="none" w:sz="0" w:space="0" w:color="auto"/>
            <w:bottom w:val="none" w:sz="0" w:space="0" w:color="auto"/>
            <w:right w:val="none" w:sz="0" w:space="0" w:color="auto"/>
          </w:divBdr>
        </w:div>
        <w:div w:id="107821224">
          <w:marLeft w:val="480"/>
          <w:marRight w:val="0"/>
          <w:marTop w:val="0"/>
          <w:marBottom w:val="0"/>
          <w:divBdr>
            <w:top w:val="none" w:sz="0" w:space="0" w:color="auto"/>
            <w:left w:val="none" w:sz="0" w:space="0" w:color="auto"/>
            <w:bottom w:val="none" w:sz="0" w:space="0" w:color="auto"/>
            <w:right w:val="none" w:sz="0" w:space="0" w:color="auto"/>
          </w:divBdr>
        </w:div>
        <w:div w:id="1606035369">
          <w:marLeft w:val="480"/>
          <w:marRight w:val="0"/>
          <w:marTop w:val="0"/>
          <w:marBottom w:val="0"/>
          <w:divBdr>
            <w:top w:val="none" w:sz="0" w:space="0" w:color="auto"/>
            <w:left w:val="none" w:sz="0" w:space="0" w:color="auto"/>
            <w:bottom w:val="none" w:sz="0" w:space="0" w:color="auto"/>
            <w:right w:val="none" w:sz="0" w:space="0" w:color="auto"/>
          </w:divBdr>
        </w:div>
        <w:div w:id="666523606">
          <w:marLeft w:val="480"/>
          <w:marRight w:val="0"/>
          <w:marTop w:val="0"/>
          <w:marBottom w:val="0"/>
          <w:divBdr>
            <w:top w:val="none" w:sz="0" w:space="0" w:color="auto"/>
            <w:left w:val="none" w:sz="0" w:space="0" w:color="auto"/>
            <w:bottom w:val="none" w:sz="0" w:space="0" w:color="auto"/>
            <w:right w:val="none" w:sz="0" w:space="0" w:color="auto"/>
          </w:divBdr>
        </w:div>
        <w:div w:id="1843545810">
          <w:marLeft w:val="480"/>
          <w:marRight w:val="0"/>
          <w:marTop w:val="0"/>
          <w:marBottom w:val="0"/>
          <w:divBdr>
            <w:top w:val="none" w:sz="0" w:space="0" w:color="auto"/>
            <w:left w:val="none" w:sz="0" w:space="0" w:color="auto"/>
            <w:bottom w:val="none" w:sz="0" w:space="0" w:color="auto"/>
            <w:right w:val="none" w:sz="0" w:space="0" w:color="auto"/>
          </w:divBdr>
        </w:div>
        <w:div w:id="805388929">
          <w:marLeft w:val="480"/>
          <w:marRight w:val="0"/>
          <w:marTop w:val="0"/>
          <w:marBottom w:val="0"/>
          <w:divBdr>
            <w:top w:val="none" w:sz="0" w:space="0" w:color="auto"/>
            <w:left w:val="none" w:sz="0" w:space="0" w:color="auto"/>
            <w:bottom w:val="none" w:sz="0" w:space="0" w:color="auto"/>
            <w:right w:val="none" w:sz="0" w:space="0" w:color="auto"/>
          </w:divBdr>
        </w:div>
        <w:div w:id="443574734">
          <w:marLeft w:val="480"/>
          <w:marRight w:val="0"/>
          <w:marTop w:val="0"/>
          <w:marBottom w:val="0"/>
          <w:divBdr>
            <w:top w:val="none" w:sz="0" w:space="0" w:color="auto"/>
            <w:left w:val="none" w:sz="0" w:space="0" w:color="auto"/>
            <w:bottom w:val="none" w:sz="0" w:space="0" w:color="auto"/>
            <w:right w:val="none" w:sz="0" w:space="0" w:color="auto"/>
          </w:divBdr>
        </w:div>
        <w:div w:id="583298774">
          <w:marLeft w:val="480"/>
          <w:marRight w:val="0"/>
          <w:marTop w:val="0"/>
          <w:marBottom w:val="0"/>
          <w:divBdr>
            <w:top w:val="none" w:sz="0" w:space="0" w:color="auto"/>
            <w:left w:val="none" w:sz="0" w:space="0" w:color="auto"/>
            <w:bottom w:val="none" w:sz="0" w:space="0" w:color="auto"/>
            <w:right w:val="none" w:sz="0" w:space="0" w:color="auto"/>
          </w:divBdr>
        </w:div>
        <w:div w:id="1183279976">
          <w:marLeft w:val="480"/>
          <w:marRight w:val="0"/>
          <w:marTop w:val="0"/>
          <w:marBottom w:val="0"/>
          <w:divBdr>
            <w:top w:val="none" w:sz="0" w:space="0" w:color="auto"/>
            <w:left w:val="none" w:sz="0" w:space="0" w:color="auto"/>
            <w:bottom w:val="none" w:sz="0" w:space="0" w:color="auto"/>
            <w:right w:val="none" w:sz="0" w:space="0" w:color="auto"/>
          </w:divBdr>
        </w:div>
        <w:div w:id="279069685">
          <w:marLeft w:val="480"/>
          <w:marRight w:val="0"/>
          <w:marTop w:val="0"/>
          <w:marBottom w:val="0"/>
          <w:divBdr>
            <w:top w:val="none" w:sz="0" w:space="0" w:color="auto"/>
            <w:left w:val="none" w:sz="0" w:space="0" w:color="auto"/>
            <w:bottom w:val="none" w:sz="0" w:space="0" w:color="auto"/>
            <w:right w:val="none" w:sz="0" w:space="0" w:color="auto"/>
          </w:divBdr>
        </w:div>
        <w:div w:id="783185046">
          <w:marLeft w:val="480"/>
          <w:marRight w:val="0"/>
          <w:marTop w:val="0"/>
          <w:marBottom w:val="0"/>
          <w:divBdr>
            <w:top w:val="none" w:sz="0" w:space="0" w:color="auto"/>
            <w:left w:val="none" w:sz="0" w:space="0" w:color="auto"/>
            <w:bottom w:val="none" w:sz="0" w:space="0" w:color="auto"/>
            <w:right w:val="none" w:sz="0" w:space="0" w:color="auto"/>
          </w:divBdr>
        </w:div>
        <w:div w:id="150945276">
          <w:marLeft w:val="480"/>
          <w:marRight w:val="0"/>
          <w:marTop w:val="0"/>
          <w:marBottom w:val="0"/>
          <w:divBdr>
            <w:top w:val="none" w:sz="0" w:space="0" w:color="auto"/>
            <w:left w:val="none" w:sz="0" w:space="0" w:color="auto"/>
            <w:bottom w:val="none" w:sz="0" w:space="0" w:color="auto"/>
            <w:right w:val="none" w:sz="0" w:space="0" w:color="auto"/>
          </w:divBdr>
        </w:div>
        <w:div w:id="1883403173">
          <w:marLeft w:val="480"/>
          <w:marRight w:val="0"/>
          <w:marTop w:val="0"/>
          <w:marBottom w:val="0"/>
          <w:divBdr>
            <w:top w:val="none" w:sz="0" w:space="0" w:color="auto"/>
            <w:left w:val="none" w:sz="0" w:space="0" w:color="auto"/>
            <w:bottom w:val="none" w:sz="0" w:space="0" w:color="auto"/>
            <w:right w:val="none" w:sz="0" w:space="0" w:color="auto"/>
          </w:divBdr>
        </w:div>
        <w:div w:id="1391271816">
          <w:marLeft w:val="480"/>
          <w:marRight w:val="0"/>
          <w:marTop w:val="0"/>
          <w:marBottom w:val="0"/>
          <w:divBdr>
            <w:top w:val="none" w:sz="0" w:space="0" w:color="auto"/>
            <w:left w:val="none" w:sz="0" w:space="0" w:color="auto"/>
            <w:bottom w:val="none" w:sz="0" w:space="0" w:color="auto"/>
            <w:right w:val="none" w:sz="0" w:space="0" w:color="auto"/>
          </w:divBdr>
        </w:div>
        <w:div w:id="182407090">
          <w:marLeft w:val="480"/>
          <w:marRight w:val="0"/>
          <w:marTop w:val="0"/>
          <w:marBottom w:val="0"/>
          <w:divBdr>
            <w:top w:val="none" w:sz="0" w:space="0" w:color="auto"/>
            <w:left w:val="none" w:sz="0" w:space="0" w:color="auto"/>
            <w:bottom w:val="none" w:sz="0" w:space="0" w:color="auto"/>
            <w:right w:val="none" w:sz="0" w:space="0" w:color="auto"/>
          </w:divBdr>
        </w:div>
        <w:div w:id="849291596">
          <w:marLeft w:val="480"/>
          <w:marRight w:val="0"/>
          <w:marTop w:val="0"/>
          <w:marBottom w:val="0"/>
          <w:divBdr>
            <w:top w:val="none" w:sz="0" w:space="0" w:color="auto"/>
            <w:left w:val="none" w:sz="0" w:space="0" w:color="auto"/>
            <w:bottom w:val="none" w:sz="0" w:space="0" w:color="auto"/>
            <w:right w:val="none" w:sz="0" w:space="0" w:color="auto"/>
          </w:divBdr>
        </w:div>
        <w:div w:id="866405678">
          <w:marLeft w:val="480"/>
          <w:marRight w:val="0"/>
          <w:marTop w:val="0"/>
          <w:marBottom w:val="0"/>
          <w:divBdr>
            <w:top w:val="none" w:sz="0" w:space="0" w:color="auto"/>
            <w:left w:val="none" w:sz="0" w:space="0" w:color="auto"/>
            <w:bottom w:val="none" w:sz="0" w:space="0" w:color="auto"/>
            <w:right w:val="none" w:sz="0" w:space="0" w:color="auto"/>
          </w:divBdr>
        </w:div>
        <w:div w:id="2079593117">
          <w:marLeft w:val="480"/>
          <w:marRight w:val="0"/>
          <w:marTop w:val="0"/>
          <w:marBottom w:val="0"/>
          <w:divBdr>
            <w:top w:val="none" w:sz="0" w:space="0" w:color="auto"/>
            <w:left w:val="none" w:sz="0" w:space="0" w:color="auto"/>
            <w:bottom w:val="none" w:sz="0" w:space="0" w:color="auto"/>
            <w:right w:val="none" w:sz="0" w:space="0" w:color="auto"/>
          </w:divBdr>
        </w:div>
        <w:div w:id="2016413938">
          <w:marLeft w:val="480"/>
          <w:marRight w:val="0"/>
          <w:marTop w:val="0"/>
          <w:marBottom w:val="0"/>
          <w:divBdr>
            <w:top w:val="none" w:sz="0" w:space="0" w:color="auto"/>
            <w:left w:val="none" w:sz="0" w:space="0" w:color="auto"/>
            <w:bottom w:val="none" w:sz="0" w:space="0" w:color="auto"/>
            <w:right w:val="none" w:sz="0" w:space="0" w:color="auto"/>
          </w:divBdr>
        </w:div>
        <w:div w:id="2048331545">
          <w:marLeft w:val="480"/>
          <w:marRight w:val="0"/>
          <w:marTop w:val="0"/>
          <w:marBottom w:val="0"/>
          <w:divBdr>
            <w:top w:val="none" w:sz="0" w:space="0" w:color="auto"/>
            <w:left w:val="none" w:sz="0" w:space="0" w:color="auto"/>
            <w:bottom w:val="none" w:sz="0" w:space="0" w:color="auto"/>
            <w:right w:val="none" w:sz="0" w:space="0" w:color="auto"/>
          </w:divBdr>
        </w:div>
        <w:div w:id="1906524451">
          <w:marLeft w:val="480"/>
          <w:marRight w:val="0"/>
          <w:marTop w:val="0"/>
          <w:marBottom w:val="0"/>
          <w:divBdr>
            <w:top w:val="none" w:sz="0" w:space="0" w:color="auto"/>
            <w:left w:val="none" w:sz="0" w:space="0" w:color="auto"/>
            <w:bottom w:val="none" w:sz="0" w:space="0" w:color="auto"/>
            <w:right w:val="none" w:sz="0" w:space="0" w:color="auto"/>
          </w:divBdr>
        </w:div>
        <w:div w:id="717557890">
          <w:marLeft w:val="480"/>
          <w:marRight w:val="0"/>
          <w:marTop w:val="0"/>
          <w:marBottom w:val="0"/>
          <w:divBdr>
            <w:top w:val="none" w:sz="0" w:space="0" w:color="auto"/>
            <w:left w:val="none" w:sz="0" w:space="0" w:color="auto"/>
            <w:bottom w:val="none" w:sz="0" w:space="0" w:color="auto"/>
            <w:right w:val="none" w:sz="0" w:space="0" w:color="auto"/>
          </w:divBdr>
        </w:div>
        <w:div w:id="1279292070">
          <w:marLeft w:val="480"/>
          <w:marRight w:val="0"/>
          <w:marTop w:val="0"/>
          <w:marBottom w:val="0"/>
          <w:divBdr>
            <w:top w:val="none" w:sz="0" w:space="0" w:color="auto"/>
            <w:left w:val="none" w:sz="0" w:space="0" w:color="auto"/>
            <w:bottom w:val="none" w:sz="0" w:space="0" w:color="auto"/>
            <w:right w:val="none" w:sz="0" w:space="0" w:color="auto"/>
          </w:divBdr>
        </w:div>
        <w:div w:id="1119371636">
          <w:marLeft w:val="480"/>
          <w:marRight w:val="0"/>
          <w:marTop w:val="0"/>
          <w:marBottom w:val="0"/>
          <w:divBdr>
            <w:top w:val="none" w:sz="0" w:space="0" w:color="auto"/>
            <w:left w:val="none" w:sz="0" w:space="0" w:color="auto"/>
            <w:bottom w:val="none" w:sz="0" w:space="0" w:color="auto"/>
            <w:right w:val="none" w:sz="0" w:space="0" w:color="auto"/>
          </w:divBdr>
        </w:div>
        <w:div w:id="2006589598">
          <w:marLeft w:val="480"/>
          <w:marRight w:val="0"/>
          <w:marTop w:val="0"/>
          <w:marBottom w:val="0"/>
          <w:divBdr>
            <w:top w:val="none" w:sz="0" w:space="0" w:color="auto"/>
            <w:left w:val="none" w:sz="0" w:space="0" w:color="auto"/>
            <w:bottom w:val="none" w:sz="0" w:space="0" w:color="auto"/>
            <w:right w:val="none" w:sz="0" w:space="0" w:color="auto"/>
          </w:divBdr>
        </w:div>
      </w:divsChild>
    </w:div>
    <w:div w:id="1353612400">
      <w:bodyDiv w:val="1"/>
      <w:marLeft w:val="0"/>
      <w:marRight w:val="0"/>
      <w:marTop w:val="0"/>
      <w:marBottom w:val="0"/>
      <w:divBdr>
        <w:top w:val="none" w:sz="0" w:space="0" w:color="auto"/>
        <w:left w:val="none" w:sz="0" w:space="0" w:color="auto"/>
        <w:bottom w:val="none" w:sz="0" w:space="0" w:color="auto"/>
        <w:right w:val="none" w:sz="0" w:space="0" w:color="auto"/>
      </w:divBdr>
    </w:div>
    <w:div w:id="1354526960">
      <w:bodyDiv w:val="1"/>
      <w:marLeft w:val="0"/>
      <w:marRight w:val="0"/>
      <w:marTop w:val="0"/>
      <w:marBottom w:val="0"/>
      <w:divBdr>
        <w:top w:val="none" w:sz="0" w:space="0" w:color="auto"/>
        <w:left w:val="none" w:sz="0" w:space="0" w:color="auto"/>
        <w:bottom w:val="none" w:sz="0" w:space="0" w:color="auto"/>
        <w:right w:val="none" w:sz="0" w:space="0" w:color="auto"/>
      </w:divBdr>
    </w:div>
    <w:div w:id="1432778165">
      <w:bodyDiv w:val="1"/>
      <w:marLeft w:val="0"/>
      <w:marRight w:val="0"/>
      <w:marTop w:val="0"/>
      <w:marBottom w:val="0"/>
      <w:divBdr>
        <w:top w:val="none" w:sz="0" w:space="0" w:color="auto"/>
        <w:left w:val="none" w:sz="0" w:space="0" w:color="auto"/>
        <w:bottom w:val="none" w:sz="0" w:space="0" w:color="auto"/>
        <w:right w:val="none" w:sz="0" w:space="0" w:color="auto"/>
      </w:divBdr>
    </w:div>
    <w:div w:id="1441988687">
      <w:bodyDiv w:val="1"/>
      <w:marLeft w:val="0"/>
      <w:marRight w:val="0"/>
      <w:marTop w:val="0"/>
      <w:marBottom w:val="0"/>
      <w:divBdr>
        <w:top w:val="none" w:sz="0" w:space="0" w:color="auto"/>
        <w:left w:val="none" w:sz="0" w:space="0" w:color="auto"/>
        <w:bottom w:val="none" w:sz="0" w:space="0" w:color="auto"/>
        <w:right w:val="none" w:sz="0" w:space="0" w:color="auto"/>
      </w:divBdr>
    </w:div>
    <w:div w:id="1456867711">
      <w:bodyDiv w:val="1"/>
      <w:marLeft w:val="0"/>
      <w:marRight w:val="0"/>
      <w:marTop w:val="0"/>
      <w:marBottom w:val="0"/>
      <w:divBdr>
        <w:top w:val="none" w:sz="0" w:space="0" w:color="auto"/>
        <w:left w:val="none" w:sz="0" w:space="0" w:color="auto"/>
        <w:bottom w:val="none" w:sz="0" w:space="0" w:color="auto"/>
        <w:right w:val="none" w:sz="0" w:space="0" w:color="auto"/>
      </w:divBdr>
    </w:div>
    <w:div w:id="1460684748">
      <w:bodyDiv w:val="1"/>
      <w:marLeft w:val="0"/>
      <w:marRight w:val="0"/>
      <w:marTop w:val="0"/>
      <w:marBottom w:val="0"/>
      <w:divBdr>
        <w:top w:val="none" w:sz="0" w:space="0" w:color="auto"/>
        <w:left w:val="none" w:sz="0" w:space="0" w:color="auto"/>
        <w:bottom w:val="none" w:sz="0" w:space="0" w:color="auto"/>
        <w:right w:val="none" w:sz="0" w:space="0" w:color="auto"/>
      </w:divBdr>
      <w:divsChild>
        <w:div w:id="1786196955">
          <w:marLeft w:val="480"/>
          <w:marRight w:val="0"/>
          <w:marTop w:val="0"/>
          <w:marBottom w:val="0"/>
          <w:divBdr>
            <w:top w:val="none" w:sz="0" w:space="0" w:color="auto"/>
            <w:left w:val="none" w:sz="0" w:space="0" w:color="auto"/>
            <w:bottom w:val="none" w:sz="0" w:space="0" w:color="auto"/>
            <w:right w:val="none" w:sz="0" w:space="0" w:color="auto"/>
          </w:divBdr>
        </w:div>
        <w:div w:id="1501696818">
          <w:marLeft w:val="480"/>
          <w:marRight w:val="0"/>
          <w:marTop w:val="0"/>
          <w:marBottom w:val="0"/>
          <w:divBdr>
            <w:top w:val="none" w:sz="0" w:space="0" w:color="auto"/>
            <w:left w:val="none" w:sz="0" w:space="0" w:color="auto"/>
            <w:bottom w:val="none" w:sz="0" w:space="0" w:color="auto"/>
            <w:right w:val="none" w:sz="0" w:space="0" w:color="auto"/>
          </w:divBdr>
        </w:div>
        <w:div w:id="179468556">
          <w:marLeft w:val="480"/>
          <w:marRight w:val="0"/>
          <w:marTop w:val="0"/>
          <w:marBottom w:val="0"/>
          <w:divBdr>
            <w:top w:val="none" w:sz="0" w:space="0" w:color="auto"/>
            <w:left w:val="none" w:sz="0" w:space="0" w:color="auto"/>
            <w:bottom w:val="none" w:sz="0" w:space="0" w:color="auto"/>
            <w:right w:val="none" w:sz="0" w:space="0" w:color="auto"/>
          </w:divBdr>
        </w:div>
        <w:div w:id="194007597">
          <w:marLeft w:val="480"/>
          <w:marRight w:val="0"/>
          <w:marTop w:val="0"/>
          <w:marBottom w:val="0"/>
          <w:divBdr>
            <w:top w:val="none" w:sz="0" w:space="0" w:color="auto"/>
            <w:left w:val="none" w:sz="0" w:space="0" w:color="auto"/>
            <w:bottom w:val="none" w:sz="0" w:space="0" w:color="auto"/>
            <w:right w:val="none" w:sz="0" w:space="0" w:color="auto"/>
          </w:divBdr>
        </w:div>
        <w:div w:id="723021692">
          <w:marLeft w:val="480"/>
          <w:marRight w:val="0"/>
          <w:marTop w:val="0"/>
          <w:marBottom w:val="0"/>
          <w:divBdr>
            <w:top w:val="none" w:sz="0" w:space="0" w:color="auto"/>
            <w:left w:val="none" w:sz="0" w:space="0" w:color="auto"/>
            <w:bottom w:val="none" w:sz="0" w:space="0" w:color="auto"/>
            <w:right w:val="none" w:sz="0" w:space="0" w:color="auto"/>
          </w:divBdr>
        </w:div>
        <w:div w:id="1352100994">
          <w:marLeft w:val="480"/>
          <w:marRight w:val="0"/>
          <w:marTop w:val="0"/>
          <w:marBottom w:val="0"/>
          <w:divBdr>
            <w:top w:val="none" w:sz="0" w:space="0" w:color="auto"/>
            <w:left w:val="none" w:sz="0" w:space="0" w:color="auto"/>
            <w:bottom w:val="none" w:sz="0" w:space="0" w:color="auto"/>
            <w:right w:val="none" w:sz="0" w:space="0" w:color="auto"/>
          </w:divBdr>
        </w:div>
        <w:div w:id="1419130187">
          <w:marLeft w:val="480"/>
          <w:marRight w:val="0"/>
          <w:marTop w:val="0"/>
          <w:marBottom w:val="0"/>
          <w:divBdr>
            <w:top w:val="none" w:sz="0" w:space="0" w:color="auto"/>
            <w:left w:val="none" w:sz="0" w:space="0" w:color="auto"/>
            <w:bottom w:val="none" w:sz="0" w:space="0" w:color="auto"/>
            <w:right w:val="none" w:sz="0" w:space="0" w:color="auto"/>
          </w:divBdr>
        </w:div>
        <w:div w:id="1189297005">
          <w:marLeft w:val="480"/>
          <w:marRight w:val="0"/>
          <w:marTop w:val="0"/>
          <w:marBottom w:val="0"/>
          <w:divBdr>
            <w:top w:val="none" w:sz="0" w:space="0" w:color="auto"/>
            <w:left w:val="none" w:sz="0" w:space="0" w:color="auto"/>
            <w:bottom w:val="none" w:sz="0" w:space="0" w:color="auto"/>
            <w:right w:val="none" w:sz="0" w:space="0" w:color="auto"/>
          </w:divBdr>
        </w:div>
        <w:div w:id="1129281705">
          <w:marLeft w:val="480"/>
          <w:marRight w:val="0"/>
          <w:marTop w:val="0"/>
          <w:marBottom w:val="0"/>
          <w:divBdr>
            <w:top w:val="none" w:sz="0" w:space="0" w:color="auto"/>
            <w:left w:val="none" w:sz="0" w:space="0" w:color="auto"/>
            <w:bottom w:val="none" w:sz="0" w:space="0" w:color="auto"/>
            <w:right w:val="none" w:sz="0" w:space="0" w:color="auto"/>
          </w:divBdr>
        </w:div>
        <w:div w:id="430665651">
          <w:marLeft w:val="480"/>
          <w:marRight w:val="0"/>
          <w:marTop w:val="0"/>
          <w:marBottom w:val="0"/>
          <w:divBdr>
            <w:top w:val="none" w:sz="0" w:space="0" w:color="auto"/>
            <w:left w:val="none" w:sz="0" w:space="0" w:color="auto"/>
            <w:bottom w:val="none" w:sz="0" w:space="0" w:color="auto"/>
            <w:right w:val="none" w:sz="0" w:space="0" w:color="auto"/>
          </w:divBdr>
        </w:div>
        <w:div w:id="993873579">
          <w:marLeft w:val="480"/>
          <w:marRight w:val="0"/>
          <w:marTop w:val="0"/>
          <w:marBottom w:val="0"/>
          <w:divBdr>
            <w:top w:val="none" w:sz="0" w:space="0" w:color="auto"/>
            <w:left w:val="none" w:sz="0" w:space="0" w:color="auto"/>
            <w:bottom w:val="none" w:sz="0" w:space="0" w:color="auto"/>
            <w:right w:val="none" w:sz="0" w:space="0" w:color="auto"/>
          </w:divBdr>
        </w:div>
        <w:div w:id="631177595">
          <w:marLeft w:val="480"/>
          <w:marRight w:val="0"/>
          <w:marTop w:val="0"/>
          <w:marBottom w:val="0"/>
          <w:divBdr>
            <w:top w:val="none" w:sz="0" w:space="0" w:color="auto"/>
            <w:left w:val="none" w:sz="0" w:space="0" w:color="auto"/>
            <w:bottom w:val="none" w:sz="0" w:space="0" w:color="auto"/>
            <w:right w:val="none" w:sz="0" w:space="0" w:color="auto"/>
          </w:divBdr>
        </w:div>
        <w:div w:id="1181356600">
          <w:marLeft w:val="480"/>
          <w:marRight w:val="0"/>
          <w:marTop w:val="0"/>
          <w:marBottom w:val="0"/>
          <w:divBdr>
            <w:top w:val="none" w:sz="0" w:space="0" w:color="auto"/>
            <w:left w:val="none" w:sz="0" w:space="0" w:color="auto"/>
            <w:bottom w:val="none" w:sz="0" w:space="0" w:color="auto"/>
            <w:right w:val="none" w:sz="0" w:space="0" w:color="auto"/>
          </w:divBdr>
        </w:div>
        <w:div w:id="95490683">
          <w:marLeft w:val="480"/>
          <w:marRight w:val="0"/>
          <w:marTop w:val="0"/>
          <w:marBottom w:val="0"/>
          <w:divBdr>
            <w:top w:val="none" w:sz="0" w:space="0" w:color="auto"/>
            <w:left w:val="none" w:sz="0" w:space="0" w:color="auto"/>
            <w:bottom w:val="none" w:sz="0" w:space="0" w:color="auto"/>
            <w:right w:val="none" w:sz="0" w:space="0" w:color="auto"/>
          </w:divBdr>
        </w:div>
        <w:div w:id="1701784326">
          <w:marLeft w:val="480"/>
          <w:marRight w:val="0"/>
          <w:marTop w:val="0"/>
          <w:marBottom w:val="0"/>
          <w:divBdr>
            <w:top w:val="none" w:sz="0" w:space="0" w:color="auto"/>
            <w:left w:val="none" w:sz="0" w:space="0" w:color="auto"/>
            <w:bottom w:val="none" w:sz="0" w:space="0" w:color="auto"/>
            <w:right w:val="none" w:sz="0" w:space="0" w:color="auto"/>
          </w:divBdr>
        </w:div>
        <w:div w:id="2010866293">
          <w:marLeft w:val="480"/>
          <w:marRight w:val="0"/>
          <w:marTop w:val="0"/>
          <w:marBottom w:val="0"/>
          <w:divBdr>
            <w:top w:val="none" w:sz="0" w:space="0" w:color="auto"/>
            <w:left w:val="none" w:sz="0" w:space="0" w:color="auto"/>
            <w:bottom w:val="none" w:sz="0" w:space="0" w:color="auto"/>
            <w:right w:val="none" w:sz="0" w:space="0" w:color="auto"/>
          </w:divBdr>
        </w:div>
        <w:div w:id="1586379499">
          <w:marLeft w:val="480"/>
          <w:marRight w:val="0"/>
          <w:marTop w:val="0"/>
          <w:marBottom w:val="0"/>
          <w:divBdr>
            <w:top w:val="none" w:sz="0" w:space="0" w:color="auto"/>
            <w:left w:val="none" w:sz="0" w:space="0" w:color="auto"/>
            <w:bottom w:val="none" w:sz="0" w:space="0" w:color="auto"/>
            <w:right w:val="none" w:sz="0" w:space="0" w:color="auto"/>
          </w:divBdr>
        </w:div>
        <w:div w:id="1601376004">
          <w:marLeft w:val="480"/>
          <w:marRight w:val="0"/>
          <w:marTop w:val="0"/>
          <w:marBottom w:val="0"/>
          <w:divBdr>
            <w:top w:val="none" w:sz="0" w:space="0" w:color="auto"/>
            <w:left w:val="none" w:sz="0" w:space="0" w:color="auto"/>
            <w:bottom w:val="none" w:sz="0" w:space="0" w:color="auto"/>
            <w:right w:val="none" w:sz="0" w:space="0" w:color="auto"/>
          </w:divBdr>
        </w:div>
        <w:div w:id="1401488135">
          <w:marLeft w:val="480"/>
          <w:marRight w:val="0"/>
          <w:marTop w:val="0"/>
          <w:marBottom w:val="0"/>
          <w:divBdr>
            <w:top w:val="none" w:sz="0" w:space="0" w:color="auto"/>
            <w:left w:val="none" w:sz="0" w:space="0" w:color="auto"/>
            <w:bottom w:val="none" w:sz="0" w:space="0" w:color="auto"/>
            <w:right w:val="none" w:sz="0" w:space="0" w:color="auto"/>
          </w:divBdr>
        </w:div>
        <w:div w:id="1468471203">
          <w:marLeft w:val="480"/>
          <w:marRight w:val="0"/>
          <w:marTop w:val="0"/>
          <w:marBottom w:val="0"/>
          <w:divBdr>
            <w:top w:val="none" w:sz="0" w:space="0" w:color="auto"/>
            <w:left w:val="none" w:sz="0" w:space="0" w:color="auto"/>
            <w:bottom w:val="none" w:sz="0" w:space="0" w:color="auto"/>
            <w:right w:val="none" w:sz="0" w:space="0" w:color="auto"/>
          </w:divBdr>
        </w:div>
        <w:div w:id="1771003131">
          <w:marLeft w:val="480"/>
          <w:marRight w:val="0"/>
          <w:marTop w:val="0"/>
          <w:marBottom w:val="0"/>
          <w:divBdr>
            <w:top w:val="none" w:sz="0" w:space="0" w:color="auto"/>
            <w:left w:val="none" w:sz="0" w:space="0" w:color="auto"/>
            <w:bottom w:val="none" w:sz="0" w:space="0" w:color="auto"/>
            <w:right w:val="none" w:sz="0" w:space="0" w:color="auto"/>
          </w:divBdr>
        </w:div>
        <w:div w:id="640118752">
          <w:marLeft w:val="480"/>
          <w:marRight w:val="0"/>
          <w:marTop w:val="0"/>
          <w:marBottom w:val="0"/>
          <w:divBdr>
            <w:top w:val="none" w:sz="0" w:space="0" w:color="auto"/>
            <w:left w:val="none" w:sz="0" w:space="0" w:color="auto"/>
            <w:bottom w:val="none" w:sz="0" w:space="0" w:color="auto"/>
            <w:right w:val="none" w:sz="0" w:space="0" w:color="auto"/>
          </w:divBdr>
        </w:div>
        <w:div w:id="238640987">
          <w:marLeft w:val="480"/>
          <w:marRight w:val="0"/>
          <w:marTop w:val="0"/>
          <w:marBottom w:val="0"/>
          <w:divBdr>
            <w:top w:val="none" w:sz="0" w:space="0" w:color="auto"/>
            <w:left w:val="none" w:sz="0" w:space="0" w:color="auto"/>
            <w:bottom w:val="none" w:sz="0" w:space="0" w:color="auto"/>
            <w:right w:val="none" w:sz="0" w:space="0" w:color="auto"/>
          </w:divBdr>
        </w:div>
      </w:divsChild>
    </w:div>
    <w:div w:id="1485582175">
      <w:bodyDiv w:val="1"/>
      <w:marLeft w:val="0"/>
      <w:marRight w:val="0"/>
      <w:marTop w:val="0"/>
      <w:marBottom w:val="0"/>
      <w:divBdr>
        <w:top w:val="none" w:sz="0" w:space="0" w:color="auto"/>
        <w:left w:val="none" w:sz="0" w:space="0" w:color="auto"/>
        <w:bottom w:val="none" w:sz="0" w:space="0" w:color="auto"/>
        <w:right w:val="none" w:sz="0" w:space="0" w:color="auto"/>
      </w:divBdr>
    </w:div>
    <w:div w:id="1528836089">
      <w:bodyDiv w:val="1"/>
      <w:marLeft w:val="0"/>
      <w:marRight w:val="0"/>
      <w:marTop w:val="0"/>
      <w:marBottom w:val="0"/>
      <w:divBdr>
        <w:top w:val="none" w:sz="0" w:space="0" w:color="auto"/>
        <w:left w:val="none" w:sz="0" w:space="0" w:color="auto"/>
        <w:bottom w:val="none" w:sz="0" w:space="0" w:color="auto"/>
        <w:right w:val="none" w:sz="0" w:space="0" w:color="auto"/>
      </w:divBdr>
    </w:div>
    <w:div w:id="1545099495">
      <w:bodyDiv w:val="1"/>
      <w:marLeft w:val="0"/>
      <w:marRight w:val="0"/>
      <w:marTop w:val="0"/>
      <w:marBottom w:val="0"/>
      <w:divBdr>
        <w:top w:val="none" w:sz="0" w:space="0" w:color="auto"/>
        <w:left w:val="none" w:sz="0" w:space="0" w:color="auto"/>
        <w:bottom w:val="none" w:sz="0" w:space="0" w:color="auto"/>
        <w:right w:val="none" w:sz="0" w:space="0" w:color="auto"/>
      </w:divBdr>
    </w:div>
    <w:div w:id="1550995049">
      <w:bodyDiv w:val="1"/>
      <w:marLeft w:val="0"/>
      <w:marRight w:val="0"/>
      <w:marTop w:val="0"/>
      <w:marBottom w:val="0"/>
      <w:divBdr>
        <w:top w:val="none" w:sz="0" w:space="0" w:color="auto"/>
        <w:left w:val="none" w:sz="0" w:space="0" w:color="auto"/>
        <w:bottom w:val="none" w:sz="0" w:space="0" w:color="auto"/>
        <w:right w:val="none" w:sz="0" w:space="0" w:color="auto"/>
      </w:divBdr>
    </w:div>
    <w:div w:id="1553614460">
      <w:bodyDiv w:val="1"/>
      <w:marLeft w:val="0"/>
      <w:marRight w:val="0"/>
      <w:marTop w:val="0"/>
      <w:marBottom w:val="0"/>
      <w:divBdr>
        <w:top w:val="none" w:sz="0" w:space="0" w:color="auto"/>
        <w:left w:val="none" w:sz="0" w:space="0" w:color="auto"/>
        <w:bottom w:val="none" w:sz="0" w:space="0" w:color="auto"/>
        <w:right w:val="none" w:sz="0" w:space="0" w:color="auto"/>
      </w:divBdr>
    </w:div>
    <w:div w:id="1624773845">
      <w:bodyDiv w:val="1"/>
      <w:marLeft w:val="0"/>
      <w:marRight w:val="0"/>
      <w:marTop w:val="0"/>
      <w:marBottom w:val="0"/>
      <w:divBdr>
        <w:top w:val="none" w:sz="0" w:space="0" w:color="auto"/>
        <w:left w:val="none" w:sz="0" w:space="0" w:color="auto"/>
        <w:bottom w:val="none" w:sz="0" w:space="0" w:color="auto"/>
        <w:right w:val="none" w:sz="0" w:space="0" w:color="auto"/>
      </w:divBdr>
    </w:div>
    <w:div w:id="1629046382">
      <w:bodyDiv w:val="1"/>
      <w:marLeft w:val="0"/>
      <w:marRight w:val="0"/>
      <w:marTop w:val="0"/>
      <w:marBottom w:val="0"/>
      <w:divBdr>
        <w:top w:val="none" w:sz="0" w:space="0" w:color="auto"/>
        <w:left w:val="none" w:sz="0" w:space="0" w:color="auto"/>
        <w:bottom w:val="none" w:sz="0" w:space="0" w:color="auto"/>
        <w:right w:val="none" w:sz="0" w:space="0" w:color="auto"/>
      </w:divBdr>
    </w:div>
    <w:div w:id="1636520638">
      <w:bodyDiv w:val="1"/>
      <w:marLeft w:val="0"/>
      <w:marRight w:val="0"/>
      <w:marTop w:val="0"/>
      <w:marBottom w:val="0"/>
      <w:divBdr>
        <w:top w:val="none" w:sz="0" w:space="0" w:color="auto"/>
        <w:left w:val="none" w:sz="0" w:space="0" w:color="auto"/>
        <w:bottom w:val="none" w:sz="0" w:space="0" w:color="auto"/>
        <w:right w:val="none" w:sz="0" w:space="0" w:color="auto"/>
      </w:divBdr>
    </w:div>
    <w:div w:id="1641039536">
      <w:bodyDiv w:val="1"/>
      <w:marLeft w:val="0"/>
      <w:marRight w:val="0"/>
      <w:marTop w:val="0"/>
      <w:marBottom w:val="0"/>
      <w:divBdr>
        <w:top w:val="none" w:sz="0" w:space="0" w:color="auto"/>
        <w:left w:val="none" w:sz="0" w:space="0" w:color="auto"/>
        <w:bottom w:val="none" w:sz="0" w:space="0" w:color="auto"/>
        <w:right w:val="none" w:sz="0" w:space="0" w:color="auto"/>
      </w:divBdr>
      <w:divsChild>
        <w:div w:id="1022127327">
          <w:marLeft w:val="480"/>
          <w:marRight w:val="0"/>
          <w:marTop w:val="0"/>
          <w:marBottom w:val="0"/>
          <w:divBdr>
            <w:top w:val="none" w:sz="0" w:space="0" w:color="auto"/>
            <w:left w:val="none" w:sz="0" w:space="0" w:color="auto"/>
            <w:bottom w:val="none" w:sz="0" w:space="0" w:color="auto"/>
            <w:right w:val="none" w:sz="0" w:space="0" w:color="auto"/>
          </w:divBdr>
        </w:div>
        <w:div w:id="1517884161">
          <w:marLeft w:val="480"/>
          <w:marRight w:val="0"/>
          <w:marTop w:val="0"/>
          <w:marBottom w:val="0"/>
          <w:divBdr>
            <w:top w:val="none" w:sz="0" w:space="0" w:color="auto"/>
            <w:left w:val="none" w:sz="0" w:space="0" w:color="auto"/>
            <w:bottom w:val="none" w:sz="0" w:space="0" w:color="auto"/>
            <w:right w:val="none" w:sz="0" w:space="0" w:color="auto"/>
          </w:divBdr>
        </w:div>
        <w:div w:id="1668898360">
          <w:marLeft w:val="480"/>
          <w:marRight w:val="0"/>
          <w:marTop w:val="0"/>
          <w:marBottom w:val="0"/>
          <w:divBdr>
            <w:top w:val="none" w:sz="0" w:space="0" w:color="auto"/>
            <w:left w:val="none" w:sz="0" w:space="0" w:color="auto"/>
            <w:bottom w:val="none" w:sz="0" w:space="0" w:color="auto"/>
            <w:right w:val="none" w:sz="0" w:space="0" w:color="auto"/>
          </w:divBdr>
        </w:div>
        <w:div w:id="1798330410">
          <w:marLeft w:val="480"/>
          <w:marRight w:val="0"/>
          <w:marTop w:val="0"/>
          <w:marBottom w:val="0"/>
          <w:divBdr>
            <w:top w:val="none" w:sz="0" w:space="0" w:color="auto"/>
            <w:left w:val="none" w:sz="0" w:space="0" w:color="auto"/>
            <w:bottom w:val="none" w:sz="0" w:space="0" w:color="auto"/>
            <w:right w:val="none" w:sz="0" w:space="0" w:color="auto"/>
          </w:divBdr>
        </w:div>
        <w:div w:id="2056348930">
          <w:marLeft w:val="480"/>
          <w:marRight w:val="0"/>
          <w:marTop w:val="0"/>
          <w:marBottom w:val="0"/>
          <w:divBdr>
            <w:top w:val="none" w:sz="0" w:space="0" w:color="auto"/>
            <w:left w:val="none" w:sz="0" w:space="0" w:color="auto"/>
            <w:bottom w:val="none" w:sz="0" w:space="0" w:color="auto"/>
            <w:right w:val="none" w:sz="0" w:space="0" w:color="auto"/>
          </w:divBdr>
        </w:div>
        <w:div w:id="297340226">
          <w:marLeft w:val="480"/>
          <w:marRight w:val="0"/>
          <w:marTop w:val="0"/>
          <w:marBottom w:val="0"/>
          <w:divBdr>
            <w:top w:val="none" w:sz="0" w:space="0" w:color="auto"/>
            <w:left w:val="none" w:sz="0" w:space="0" w:color="auto"/>
            <w:bottom w:val="none" w:sz="0" w:space="0" w:color="auto"/>
            <w:right w:val="none" w:sz="0" w:space="0" w:color="auto"/>
          </w:divBdr>
        </w:div>
        <w:div w:id="782191112">
          <w:marLeft w:val="480"/>
          <w:marRight w:val="0"/>
          <w:marTop w:val="0"/>
          <w:marBottom w:val="0"/>
          <w:divBdr>
            <w:top w:val="none" w:sz="0" w:space="0" w:color="auto"/>
            <w:left w:val="none" w:sz="0" w:space="0" w:color="auto"/>
            <w:bottom w:val="none" w:sz="0" w:space="0" w:color="auto"/>
            <w:right w:val="none" w:sz="0" w:space="0" w:color="auto"/>
          </w:divBdr>
        </w:div>
        <w:div w:id="1873228313">
          <w:marLeft w:val="480"/>
          <w:marRight w:val="0"/>
          <w:marTop w:val="0"/>
          <w:marBottom w:val="0"/>
          <w:divBdr>
            <w:top w:val="none" w:sz="0" w:space="0" w:color="auto"/>
            <w:left w:val="none" w:sz="0" w:space="0" w:color="auto"/>
            <w:bottom w:val="none" w:sz="0" w:space="0" w:color="auto"/>
            <w:right w:val="none" w:sz="0" w:space="0" w:color="auto"/>
          </w:divBdr>
        </w:div>
        <w:div w:id="1263219417">
          <w:marLeft w:val="480"/>
          <w:marRight w:val="0"/>
          <w:marTop w:val="0"/>
          <w:marBottom w:val="0"/>
          <w:divBdr>
            <w:top w:val="none" w:sz="0" w:space="0" w:color="auto"/>
            <w:left w:val="none" w:sz="0" w:space="0" w:color="auto"/>
            <w:bottom w:val="none" w:sz="0" w:space="0" w:color="auto"/>
            <w:right w:val="none" w:sz="0" w:space="0" w:color="auto"/>
          </w:divBdr>
        </w:div>
        <w:div w:id="149758228">
          <w:marLeft w:val="480"/>
          <w:marRight w:val="0"/>
          <w:marTop w:val="0"/>
          <w:marBottom w:val="0"/>
          <w:divBdr>
            <w:top w:val="none" w:sz="0" w:space="0" w:color="auto"/>
            <w:left w:val="none" w:sz="0" w:space="0" w:color="auto"/>
            <w:bottom w:val="none" w:sz="0" w:space="0" w:color="auto"/>
            <w:right w:val="none" w:sz="0" w:space="0" w:color="auto"/>
          </w:divBdr>
        </w:div>
        <w:div w:id="1625192371">
          <w:marLeft w:val="480"/>
          <w:marRight w:val="0"/>
          <w:marTop w:val="0"/>
          <w:marBottom w:val="0"/>
          <w:divBdr>
            <w:top w:val="none" w:sz="0" w:space="0" w:color="auto"/>
            <w:left w:val="none" w:sz="0" w:space="0" w:color="auto"/>
            <w:bottom w:val="none" w:sz="0" w:space="0" w:color="auto"/>
            <w:right w:val="none" w:sz="0" w:space="0" w:color="auto"/>
          </w:divBdr>
        </w:div>
        <w:div w:id="468473930">
          <w:marLeft w:val="480"/>
          <w:marRight w:val="0"/>
          <w:marTop w:val="0"/>
          <w:marBottom w:val="0"/>
          <w:divBdr>
            <w:top w:val="none" w:sz="0" w:space="0" w:color="auto"/>
            <w:left w:val="none" w:sz="0" w:space="0" w:color="auto"/>
            <w:bottom w:val="none" w:sz="0" w:space="0" w:color="auto"/>
            <w:right w:val="none" w:sz="0" w:space="0" w:color="auto"/>
          </w:divBdr>
        </w:div>
        <w:div w:id="1956399875">
          <w:marLeft w:val="480"/>
          <w:marRight w:val="0"/>
          <w:marTop w:val="0"/>
          <w:marBottom w:val="0"/>
          <w:divBdr>
            <w:top w:val="none" w:sz="0" w:space="0" w:color="auto"/>
            <w:left w:val="none" w:sz="0" w:space="0" w:color="auto"/>
            <w:bottom w:val="none" w:sz="0" w:space="0" w:color="auto"/>
            <w:right w:val="none" w:sz="0" w:space="0" w:color="auto"/>
          </w:divBdr>
        </w:div>
        <w:div w:id="742221072">
          <w:marLeft w:val="480"/>
          <w:marRight w:val="0"/>
          <w:marTop w:val="0"/>
          <w:marBottom w:val="0"/>
          <w:divBdr>
            <w:top w:val="none" w:sz="0" w:space="0" w:color="auto"/>
            <w:left w:val="none" w:sz="0" w:space="0" w:color="auto"/>
            <w:bottom w:val="none" w:sz="0" w:space="0" w:color="auto"/>
            <w:right w:val="none" w:sz="0" w:space="0" w:color="auto"/>
          </w:divBdr>
        </w:div>
        <w:div w:id="408844866">
          <w:marLeft w:val="480"/>
          <w:marRight w:val="0"/>
          <w:marTop w:val="0"/>
          <w:marBottom w:val="0"/>
          <w:divBdr>
            <w:top w:val="none" w:sz="0" w:space="0" w:color="auto"/>
            <w:left w:val="none" w:sz="0" w:space="0" w:color="auto"/>
            <w:bottom w:val="none" w:sz="0" w:space="0" w:color="auto"/>
            <w:right w:val="none" w:sz="0" w:space="0" w:color="auto"/>
          </w:divBdr>
        </w:div>
        <w:div w:id="325476356">
          <w:marLeft w:val="480"/>
          <w:marRight w:val="0"/>
          <w:marTop w:val="0"/>
          <w:marBottom w:val="0"/>
          <w:divBdr>
            <w:top w:val="none" w:sz="0" w:space="0" w:color="auto"/>
            <w:left w:val="none" w:sz="0" w:space="0" w:color="auto"/>
            <w:bottom w:val="none" w:sz="0" w:space="0" w:color="auto"/>
            <w:right w:val="none" w:sz="0" w:space="0" w:color="auto"/>
          </w:divBdr>
        </w:div>
        <w:div w:id="373778823">
          <w:marLeft w:val="480"/>
          <w:marRight w:val="0"/>
          <w:marTop w:val="0"/>
          <w:marBottom w:val="0"/>
          <w:divBdr>
            <w:top w:val="none" w:sz="0" w:space="0" w:color="auto"/>
            <w:left w:val="none" w:sz="0" w:space="0" w:color="auto"/>
            <w:bottom w:val="none" w:sz="0" w:space="0" w:color="auto"/>
            <w:right w:val="none" w:sz="0" w:space="0" w:color="auto"/>
          </w:divBdr>
        </w:div>
        <w:div w:id="1851917959">
          <w:marLeft w:val="480"/>
          <w:marRight w:val="0"/>
          <w:marTop w:val="0"/>
          <w:marBottom w:val="0"/>
          <w:divBdr>
            <w:top w:val="none" w:sz="0" w:space="0" w:color="auto"/>
            <w:left w:val="none" w:sz="0" w:space="0" w:color="auto"/>
            <w:bottom w:val="none" w:sz="0" w:space="0" w:color="auto"/>
            <w:right w:val="none" w:sz="0" w:space="0" w:color="auto"/>
          </w:divBdr>
        </w:div>
        <w:div w:id="1995721883">
          <w:marLeft w:val="480"/>
          <w:marRight w:val="0"/>
          <w:marTop w:val="0"/>
          <w:marBottom w:val="0"/>
          <w:divBdr>
            <w:top w:val="none" w:sz="0" w:space="0" w:color="auto"/>
            <w:left w:val="none" w:sz="0" w:space="0" w:color="auto"/>
            <w:bottom w:val="none" w:sz="0" w:space="0" w:color="auto"/>
            <w:right w:val="none" w:sz="0" w:space="0" w:color="auto"/>
          </w:divBdr>
        </w:div>
        <w:div w:id="1363438478">
          <w:marLeft w:val="480"/>
          <w:marRight w:val="0"/>
          <w:marTop w:val="0"/>
          <w:marBottom w:val="0"/>
          <w:divBdr>
            <w:top w:val="none" w:sz="0" w:space="0" w:color="auto"/>
            <w:left w:val="none" w:sz="0" w:space="0" w:color="auto"/>
            <w:bottom w:val="none" w:sz="0" w:space="0" w:color="auto"/>
            <w:right w:val="none" w:sz="0" w:space="0" w:color="auto"/>
          </w:divBdr>
        </w:div>
        <w:div w:id="2143839479">
          <w:marLeft w:val="480"/>
          <w:marRight w:val="0"/>
          <w:marTop w:val="0"/>
          <w:marBottom w:val="0"/>
          <w:divBdr>
            <w:top w:val="none" w:sz="0" w:space="0" w:color="auto"/>
            <w:left w:val="none" w:sz="0" w:space="0" w:color="auto"/>
            <w:bottom w:val="none" w:sz="0" w:space="0" w:color="auto"/>
            <w:right w:val="none" w:sz="0" w:space="0" w:color="auto"/>
          </w:divBdr>
        </w:div>
        <w:div w:id="263461160">
          <w:marLeft w:val="480"/>
          <w:marRight w:val="0"/>
          <w:marTop w:val="0"/>
          <w:marBottom w:val="0"/>
          <w:divBdr>
            <w:top w:val="none" w:sz="0" w:space="0" w:color="auto"/>
            <w:left w:val="none" w:sz="0" w:space="0" w:color="auto"/>
            <w:bottom w:val="none" w:sz="0" w:space="0" w:color="auto"/>
            <w:right w:val="none" w:sz="0" w:space="0" w:color="auto"/>
          </w:divBdr>
        </w:div>
        <w:div w:id="260383004">
          <w:marLeft w:val="480"/>
          <w:marRight w:val="0"/>
          <w:marTop w:val="0"/>
          <w:marBottom w:val="0"/>
          <w:divBdr>
            <w:top w:val="none" w:sz="0" w:space="0" w:color="auto"/>
            <w:left w:val="none" w:sz="0" w:space="0" w:color="auto"/>
            <w:bottom w:val="none" w:sz="0" w:space="0" w:color="auto"/>
            <w:right w:val="none" w:sz="0" w:space="0" w:color="auto"/>
          </w:divBdr>
        </w:div>
        <w:div w:id="1908153215">
          <w:marLeft w:val="480"/>
          <w:marRight w:val="0"/>
          <w:marTop w:val="0"/>
          <w:marBottom w:val="0"/>
          <w:divBdr>
            <w:top w:val="none" w:sz="0" w:space="0" w:color="auto"/>
            <w:left w:val="none" w:sz="0" w:space="0" w:color="auto"/>
            <w:bottom w:val="none" w:sz="0" w:space="0" w:color="auto"/>
            <w:right w:val="none" w:sz="0" w:space="0" w:color="auto"/>
          </w:divBdr>
        </w:div>
        <w:div w:id="1162896381">
          <w:marLeft w:val="480"/>
          <w:marRight w:val="0"/>
          <w:marTop w:val="0"/>
          <w:marBottom w:val="0"/>
          <w:divBdr>
            <w:top w:val="none" w:sz="0" w:space="0" w:color="auto"/>
            <w:left w:val="none" w:sz="0" w:space="0" w:color="auto"/>
            <w:bottom w:val="none" w:sz="0" w:space="0" w:color="auto"/>
            <w:right w:val="none" w:sz="0" w:space="0" w:color="auto"/>
          </w:divBdr>
        </w:div>
        <w:div w:id="2078479185">
          <w:marLeft w:val="480"/>
          <w:marRight w:val="0"/>
          <w:marTop w:val="0"/>
          <w:marBottom w:val="0"/>
          <w:divBdr>
            <w:top w:val="none" w:sz="0" w:space="0" w:color="auto"/>
            <w:left w:val="none" w:sz="0" w:space="0" w:color="auto"/>
            <w:bottom w:val="none" w:sz="0" w:space="0" w:color="auto"/>
            <w:right w:val="none" w:sz="0" w:space="0" w:color="auto"/>
          </w:divBdr>
        </w:div>
        <w:div w:id="461995204">
          <w:marLeft w:val="480"/>
          <w:marRight w:val="0"/>
          <w:marTop w:val="0"/>
          <w:marBottom w:val="0"/>
          <w:divBdr>
            <w:top w:val="none" w:sz="0" w:space="0" w:color="auto"/>
            <w:left w:val="none" w:sz="0" w:space="0" w:color="auto"/>
            <w:bottom w:val="none" w:sz="0" w:space="0" w:color="auto"/>
            <w:right w:val="none" w:sz="0" w:space="0" w:color="auto"/>
          </w:divBdr>
        </w:div>
        <w:div w:id="343440601">
          <w:marLeft w:val="480"/>
          <w:marRight w:val="0"/>
          <w:marTop w:val="0"/>
          <w:marBottom w:val="0"/>
          <w:divBdr>
            <w:top w:val="none" w:sz="0" w:space="0" w:color="auto"/>
            <w:left w:val="none" w:sz="0" w:space="0" w:color="auto"/>
            <w:bottom w:val="none" w:sz="0" w:space="0" w:color="auto"/>
            <w:right w:val="none" w:sz="0" w:space="0" w:color="auto"/>
          </w:divBdr>
        </w:div>
        <w:div w:id="1663848265">
          <w:marLeft w:val="480"/>
          <w:marRight w:val="0"/>
          <w:marTop w:val="0"/>
          <w:marBottom w:val="0"/>
          <w:divBdr>
            <w:top w:val="none" w:sz="0" w:space="0" w:color="auto"/>
            <w:left w:val="none" w:sz="0" w:space="0" w:color="auto"/>
            <w:bottom w:val="none" w:sz="0" w:space="0" w:color="auto"/>
            <w:right w:val="none" w:sz="0" w:space="0" w:color="auto"/>
          </w:divBdr>
        </w:div>
      </w:divsChild>
    </w:div>
    <w:div w:id="1661300839">
      <w:bodyDiv w:val="1"/>
      <w:marLeft w:val="0"/>
      <w:marRight w:val="0"/>
      <w:marTop w:val="0"/>
      <w:marBottom w:val="0"/>
      <w:divBdr>
        <w:top w:val="none" w:sz="0" w:space="0" w:color="auto"/>
        <w:left w:val="none" w:sz="0" w:space="0" w:color="auto"/>
        <w:bottom w:val="none" w:sz="0" w:space="0" w:color="auto"/>
        <w:right w:val="none" w:sz="0" w:space="0" w:color="auto"/>
      </w:divBdr>
      <w:divsChild>
        <w:div w:id="1962303915">
          <w:marLeft w:val="480"/>
          <w:marRight w:val="0"/>
          <w:marTop w:val="0"/>
          <w:marBottom w:val="0"/>
          <w:divBdr>
            <w:top w:val="none" w:sz="0" w:space="0" w:color="auto"/>
            <w:left w:val="none" w:sz="0" w:space="0" w:color="auto"/>
            <w:bottom w:val="none" w:sz="0" w:space="0" w:color="auto"/>
            <w:right w:val="none" w:sz="0" w:space="0" w:color="auto"/>
          </w:divBdr>
        </w:div>
        <w:div w:id="1621765161">
          <w:marLeft w:val="480"/>
          <w:marRight w:val="0"/>
          <w:marTop w:val="0"/>
          <w:marBottom w:val="0"/>
          <w:divBdr>
            <w:top w:val="none" w:sz="0" w:space="0" w:color="auto"/>
            <w:left w:val="none" w:sz="0" w:space="0" w:color="auto"/>
            <w:bottom w:val="none" w:sz="0" w:space="0" w:color="auto"/>
            <w:right w:val="none" w:sz="0" w:space="0" w:color="auto"/>
          </w:divBdr>
        </w:div>
        <w:div w:id="239220320">
          <w:marLeft w:val="480"/>
          <w:marRight w:val="0"/>
          <w:marTop w:val="0"/>
          <w:marBottom w:val="0"/>
          <w:divBdr>
            <w:top w:val="none" w:sz="0" w:space="0" w:color="auto"/>
            <w:left w:val="none" w:sz="0" w:space="0" w:color="auto"/>
            <w:bottom w:val="none" w:sz="0" w:space="0" w:color="auto"/>
            <w:right w:val="none" w:sz="0" w:space="0" w:color="auto"/>
          </w:divBdr>
        </w:div>
        <w:div w:id="1903590391">
          <w:marLeft w:val="480"/>
          <w:marRight w:val="0"/>
          <w:marTop w:val="0"/>
          <w:marBottom w:val="0"/>
          <w:divBdr>
            <w:top w:val="none" w:sz="0" w:space="0" w:color="auto"/>
            <w:left w:val="none" w:sz="0" w:space="0" w:color="auto"/>
            <w:bottom w:val="none" w:sz="0" w:space="0" w:color="auto"/>
            <w:right w:val="none" w:sz="0" w:space="0" w:color="auto"/>
          </w:divBdr>
        </w:div>
        <w:div w:id="330572310">
          <w:marLeft w:val="480"/>
          <w:marRight w:val="0"/>
          <w:marTop w:val="0"/>
          <w:marBottom w:val="0"/>
          <w:divBdr>
            <w:top w:val="none" w:sz="0" w:space="0" w:color="auto"/>
            <w:left w:val="none" w:sz="0" w:space="0" w:color="auto"/>
            <w:bottom w:val="none" w:sz="0" w:space="0" w:color="auto"/>
            <w:right w:val="none" w:sz="0" w:space="0" w:color="auto"/>
          </w:divBdr>
        </w:div>
        <w:div w:id="67264910">
          <w:marLeft w:val="480"/>
          <w:marRight w:val="0"/>
          <w:marTop w:val="0"/>
          <w:marBottom w:val="0"/>
          <w:divBdr>
            <w:top w:val="none" w:sz="0" w:space="0" w:color="auto"/>
            <w:left w:val="none" w:sz="0" w:space="0" w:color="auto"/>
            <w:bottom w:val="none" w:sz="0" w:space="0" w:color="auto"/>
            <w:right w:val="none" w:sz="0" w:space="0" w:color="auto"/>
          </w:divBdr>
        </w:div>
        <w:div w:id="1532179891">
          <w:marLeft w:val="480"/>
          <w:marRight w:val="0"/>
          <w:marTop w:val="0"/>
          <w:marBottom w:val="0"/>
          <w:divBdr>
            <w:top w:val="none" w:sz="0" w:space="0" w:color="auto"/>
            <w:left w:val="none" w:sz="0" w:space="0" w:color="auto"/>
            <w:bottom w:val="none" w:sz="0" w:space="0" w:color="auto"/>
            <w:right w:val="none" w:sz="0" w:space="0" w:color="auto"/>
          </w:divBdr>
        </w:div>
        <w:div w:id="1671759267">
          <w:marLeft w:val="480"/>
          <w:marRight w:val="0"/>
          <w:marTop w:val="0"/>
          <w:marBottom w:val="0"/>
          <w:divBdr>
            <w:top w:val="none" w:sz="0" w:space="0" w:color="auto"/>
            <w:left w:val="none" w:sz="0" w:space="0" w:color="auto"/>
            <w:bottom w:val="none" w:sz="0" w:space="0" w:color="auto"/>
            <w:right w:val="none" w:sz="0" w:space="0" w:color="auto"/>
          </w:divBdr>
        </w:div>
        <w:div w:id="197354969">
          <w:marLeft w:val="480"/>
          <w:marRight w:val="0"/>
          <w:marTop w:val="0"/>
          <w:marBottom w:val="0"/>
          <w:divBdr>
            <w:top w:val="none" w:sz="0" w:space="0" w:color="auto"/>
            <w:left w:val="none" w:sz="0" w:space="0" w:color="auto"/>
            <w:bottom w:val="none" w:sz="0" w:space="0" w:color="auto"/>
            <w:right w:val="none" w:sz="0" w:space="0" w:color="auto"/>
          </w:divBdr>
        </w:div>
        <w:div w:id="1952973216">
          <w:marLeft w:val="480"/>
          <w:marRight w:val="0"/>
          <w:marTop w:val="0"/>
          <w:marBottom w:val="0"/>
          <w:divBdr>
            <w:top w:val="none" w:sz="0" w:space="0" w:color="auto"/>
            <w:left w:val="none" w:sz="0" w:space="0" w:color="auto"/>
            <w:bottom w:val="none" w:sz="0" w:space="0" w:color="auto"/>
            <w:right w:val="none" w:sz="0" w:space="0" w:color="auto"/>
          </w:divBdr>
        </w:div>
        <w:div w:id="245115153">
          <w:marLeft w:val="480"/>
          <w:marRight w:val="0"/>
          <w:marTop w:val="0"/>
          <w:marBottom w:val="0"/>
          <w:divBdr>
            <w:top w:val="none" w:sz="0" w:space="0" w:color="auto"/>
            <w:left w:val="none" w:sz="0" w:space="0" w:color="auto"/>
            <w:bottom w:val="none" w:sz="0" w:space="0" w:color="auto"/>
            <w:right w:val="none" w:sz="0" w:space="0" w:color="auto"/>
          </w:divBdr>
        </w:div>
        <w:div w:id="1550917874">
          <w:marLeft w:val="480"/>
          <w:marRight w:val="0"/>
          <w:marTop w:val="0"/>
          <w:marBottom w:val="0"/>
          <w:divBdr>
            <w:top w:val="none" w:sz="0" w:space="0" w:color="auto"/>
            <w:left w:val="none" w:sz="0" w:space="0" w:color="auto"/>
            <w:bottom w:val="none" w:sz="0" w:space="0" w:color="auto"/>
            <w:right w:val="none" w:sz="0" w:space="0" w:color="auto"/>
          </w:divBdr>
        </w:div>
        <w:div w:id="219561928">
          <w:marLeft w:val="480"/>
          <w:marRight w:val="0"/>
          <w:marTop w:val="0"/>
          <w:marBottom w:val="0"/>
          <w:divBdr>
            <w:top w:val="none" w:sz="0" w:space="0" w:color="auto"/>
            <w:left w:val="none" w:sz="0" w:space="0" w:color="auto"/>
            <w:bottom w:val="none" w:sz="0" w:space="0" w:color="auto"/>
            <w:right w:val="none" w:sz="0" w:space="0" w:color="auto"/>
          </w:divBdr>
        </w:div>
        <w:div w:id="522667027">
          <w:marLeft w:val="480"/>
          <w:marRight w:val="0"/>
          <w:marTop w:val="0"/>
          <w:marBottom w:val="0"/>
          <w:divBdr>
            <w:top w:val="none" w:sz="0" w:space="0" w:color="auto"/>
            <w:left w:val="none" w:sz="0" w:space="0" w:color="auto"/>
            <w:bottom w:val="none" w:sz="0" w:space="0" w:color="auto"/>
            <w:right w:val="none" w:sz="0" w:space="0" w:color="auto"/>
          </w:divBdr>
        </w:div>
        <w:div w:id="2014187601">
          <w:marLeft w:val="480"/>
          <w:marRight w:val="0"/>
          <w:marTop w:val="0"/>
          <w:marBottom w:val="0"/>
          <w:divBdr>
            <w:top w:val="none" w:sz="0" w:space="0" w:color="auto"/>
            <w:left w:val="none" w:sz="0" w:space="0" w:color="auto"/>
            <w:bottom w:val="none" w:sz="0" w:space="0" w:color="auto"/>
            <w:right w:val="none" w:sz="0" w:space="0" w:color="auto"/>
          </w:divBdr>
        </w:div>
        <w:div w:id="80444809">
          <w:marLeft w:val="480"/>
          <w:marRight w:val="0"/>
          <w:marTop w:val="0"/>
          <w:marBottom w:val="0"/>
          <w:divBdr>
            <w:top w:val="none" w:sz="0" w:space="0" w:color="auto"/>
            <w:left w:val="none" w:sz="0" w:space="0" w:color="auto"/>
            <w:bottom w:val="none" w:sz="0" w:space="0" w:color="auto"/>
            <w:right w:val="none" w:sz="0" w:space="0" w:color="auto"/>
          </w:divBdr>
        </w:div>
        <w:div w:id="606888895">
          <w:marLeft w:val="480"/>
          <w:marRight w:val="0"/>
          <w:marTop w:val="0"/>
          <w:marBottom w:val="0"/>
          <w:divBdr>
            <w:top w:val="none" w:sz="0" w:space="0" w:color="auto"/>
            <w:left w:val="none" w:sz="0" w:space="0" w:color="auto"/>
            <w:bottom w:val="none" w:sz="0" w:space="0" w:color="auto"/>
            <w:right w:val="none" w:sz="0" w:space="0" w:color="auto"/>
          </w:divBdr>
        </w:div>
        <w:div w:id="1299988933">
          <w:marLeft w:val="480"/>
          <w:marRight w:val="0"/>
          <w:marTop w:val="0"/>
          <w:marBottom w:val="0"/>
          <w:divBdr>
            <w:top w:val="none" w:sz="0" w:space="0" w:color="auto"/>
            <w:left w:val="none" w:sz="0" w:space="0" w:color="auto"/>
            <w:bottom w:val="none" w:sz="0" w:space="0" w:color="auto"/>
            <w:right w:val="none" w:sz="0" w:space="0" w:color="auto"/>
          </w:divBdr>
        </w:div>
        <w:div w:id="1196430480">
          <w:marLeft w:val="480"/>
          <w:marRight w:val="0"/>
          <w:marTop w:val="0"/>
          <w:marBottom w:val="0"/>
          <w:divBdr>
            <w:top w:val="none" w:sz="0" w:space="0" w:color="auto"/>
            <w:left w:val="none" w:sz="0" w:space="0" w:color="auto"/>
            <w:bottom w:val="none" w:sz="0" w:space="0" w:color="auto"/>
            <w:right w:val="none" w:sz="0" w:space="0" w:color="auto"/>
          </w:divBdr>
        </w:div>
        <w:div w:id="1558543848">
          <w:marLeft w:val="480"/>
          <w:marRight w:val="0"/>
          <w:marTop w:val="0"/>
          <w:marBottom w:val="0"/>
          <w:divBdr>
            <w:top w:val="none" w:sz="0" w:space="0" w:color="auto"/>
            <w:left w:val="none" w:sz="0" w:space="0" w:color="auto"/>
            <w:bottom w:val="none" w:sz="0" w:space="0" w:color="auto"/>
            <w:right w:val="none" w:sz="0" w:space="0" w:color="auto"/>
          </w:divBdr>
        </w:div>
        <w:div w:id="693309540">
          <w:marLeft w:val="480"/>
          <w:marRight w:val="0"/>
          <w:marTop w:val="0"/>
          <w:marBottom w:val="0"/>
          <w:divBdr>
            <w:top w:val="none" w:sz="0" w:space="0" w:color="auto"/>
            <w:left w:val="none" w:sz="0" w:space="0" w:color="auto"/>
            <w:bottom w:val="none" w:sz="0" w:space="0" w:color="auto"/>
            <w:right w:val="none" w:sz="0" w:space="0" w:color="auto"/>
          </w:divBdr>
        </w:div>
        <w:div w:id="1072385005">
          <w:marLeft w:val="480"/>
          <w:marRight w:val="0"/>
          <w:marTop w:val="0"/>
          <w:marBottom w:val="0"/>
          <w:divBdr>
            <w:top w:val="none" w:sz="0" w:space="0" w:color="auto"/>
            <w:left w:val="none" w:sz="0" w:space="0" w:color="auto"/>
            <w:bottom w:val="none" w:sz="0" w:space="0" w:color="auto"/>
            <w:right w:val="none" w:sz="0" w:space="0" w:color="auto"/>
          </w:divBdr>
        </w:div>
        <w:div w:id="864441717">
          <w:marLeft w:val="480"/>
          <w:marRight w:val="0"/>
          <w:marTop w:val="0"/>
          <w:marBottom w:val="0"/>
          <w:divBdr>
            <w:top w:val="none" w:sz="0" w:space="0" w:color="auto"/>
            <w:left w:val="none" w:sz="0" w:space="0" w:color="auto"/>
            <w:bottom w:val="none" w:sz="0" w:space="0" w:color="auto"/>
            <w:right w:val="none" w:sz="0" w:space="0" w:color="auto"/>
          </w:divBdr>
        </w:div>
        <w:div w:id="833952382">
          <w:marLeft w:val="480"/>
          <w:marRight w:val="0"/>
          <w:marTop w:val="0"/>
          <w:marBottom w:val="0"/>
          <w:divBdr>
            <w:top w:val="none" w:sz="0" w:space="0" w:color="auto"/>
            <w:left w:val="none" w:sz="0" w:space="0" w:color="auto"/>
            <w:bottom w:val="none" w:sz="0" w:space="0" w:color="auto"/>
            <w:right w:val="none" w:sz="0" w:space="0" w:color="auto"/>
          </w:divBdr>
        </w:div>
        <w:div w:id="1481002824">
          <w:marLeft w:val="480"/>
          <w:marRight w:val="0"/>
          <w:marTop w:val="0"/>
          <w:marBottom w:val="0"/>
          <w:divBdr>
            <w:top w:val="none" w:sz="0" w:space="0" w:color="auto"/>
            <w:left w:val="none" w:sz="0" w:space="0" w:color="auto"/>
            <w:bottom w:val="none" w:sz="0" w:space="0" w:color="auto"/>
            <w:right w:val="none" w:sz="0" w:space="0" w:color="auto"/>
          </w:divBdr>
        </w:div>
        <w:div w:id="1622764812">
          <w:marLeft w:val="480"/>
          <w:marRight w:val="0"/>
          <w:marTop w:val="0"/>
          <w:marBottom w:val="0"/>
          <w:divBdr>
            <w:top w:val="none" w:sz="0" w:space="0" w:color="auto"/>
            <w:left w:val="none" w:sz="0" w:space="0" w:color="auto"/>
            <w:bottom w:val="none" w:sz="0" w:space="0" w:color="auto"/>
            <w:right w:val="none" w:sz="0" w:space="0" w:color="auto"/>
          </w:divBdr>
        </w:div>
        <w:div w:id="1386446816">
          <w:marLeft w:val="480"/>
          <w:marRight w:val="0"/>
          <w:marTop w:val="0"/>
          <w:marBottom w:val="0"/>
          <w:divBdr>
            <w:top w:val="none" w:sz="0" w:space="0" w:color="auto"/>
            <w:left w:val="none" w:sz="0" w:space="0" w:color="auto"/>
            <w:bottom w:val="none" w:sz="0" w:space="0" w:color="auto"/>
            <w:right w:val="none" w:sz="0" w:space="0" w:color="auto"/>
          </w:divBdr>
        </w:div>
        <w:div w:id="613632794">
          <w:marLeft w:val="480"/>
          <w:marRight w:val="0"/>
          <w:marTop w:val="0"/>
          <w:marBottom w:val="0"/>
          <w:divBdr>
            <w:top w:val="none" w:sz="0" w:space="0" w:color="auto"/>
            <w:left w:val="none" w:sz="0" w:space="0" w:color="auto"/>
            <w:bottom w:val="none" w:sz="0" w:space="0" w:color="auto"/>
            <w:right w:val="none" w:sz="0" w:space="0" w:color="auto"/>
          </w:divBdr>
        </w:div>
        <w:div w:id="1085109364">
          <w:marLeft w:val="480"/>
          <w:marRight w:val="0"/>
          <w:marTop w:val="0"/>
          <w:marBottom w:val="0"/>
          <w:divBdr>
            <w:top w:val="none" w:sz="0" w:space="0" w:color="auto"/>
            <w:left w:val="none" w:sz="0" w:space="0" w:color="auto"/>
            <w:bottom w:val="none" w:sz="0" w:space="0" w:color="auto"/>
            <w:right w:val="none" w:sz="0" w:space="0" w:color="auto"/>
          </w:divBdr>
        </w:div>
        <w:div w:id="402605128">
          <w:marLeft w:val="480"/>
          <w:marRight w:val="0"/>
          <w:marTop w:val="0"/>
          <w:marBottom w:val="0"/>
          <w:divBdr>
            <w:top w:val="none" w:sz="0" w:space="0" w:color="auto"/>
            <w:left w:val="none" w:sz="0" w:space="0" w:color="auto"/>
            <w:bottom w:val="none" w:sz="0" w:space="0" w:color="auto"/>
            <w:right w:val="none" w:sz="0" w:space="0" w:color="auto"/>
          </w:divBdr>
        </w:div>
        <w:div w:id="929702820">
          <w:marLeft w:val="480"/>
          <w:marRight w:val="0"/>
          <w:marTop w:val="0"/>
          <w:marBottom w:val="0"/>
          <w:divBdr>
            <w:top w:val="none" w:sz="0" w:space="0" w:color="auto"/>
            <w:left w:val="none" w:sz="0" w:space="0" w:color="auto"/>
            <w:bottom w:val="none" w:sz="0" w:space="0" w:color="auto"/>
            <w:right w:val="none" w:sz="0" w:space="0" w:color="auto"/>
          </w:divBdr>
        </w:div>
        <w:div w:id="1150096156">
          <w:marLeft w:val="480"/>
          <w:marRight w:val="0"/>
          <w:marTop w:val="0"/>
          <w:marBottom w:val="0"/>
          <w:divBdr>
            <w:top w:val="none" w:sz="0" w:space="0" w:color="auto"/>
            <w:left w:val="none" w:sz="0" w:space="0" w:color="auto"/>
            <w:bottom w:val="none" w:sz="0" w:space="0" w:color="auto"/>
            <w:right w:val="none" w:sz="0" w:space="0" w:color="auto"/>
          </w:divBdr>
        </w:div>
        <w:div w:id="1553883407">
          <w:marLeft w:val="480"/>
          <w:marRight w:val="0"/>
          <w:marTop w:val="0"/>
          <w:marBottom w:val="0"/>
          <w:divBdr>
            <w:top w:val="none" w:sz="0" w:space="0" w:color="auto"/>
            <w:left w:val="none" w:sz="0" w:space="0" w:color="auto"/>
            <w:bottom w:val="none" w:sz="0" w:space="0" w:color="auto"/>
            <w:right w:val="none" w:sz="0" w:space="0" w:color="auto"/>
          </w:divBdr>
        </w:div>
        <w:div w:id="186719992">
          <w:marLeft w:val="480"/>
          <w:marRight w:val="0"/>
          <w:marTop w:val="0"/>
          <w:marBottom w:val="0"/>
          <w:divBdr>
            <w:top w:val="none" w:sz="0" w:space="0" w:color="auto"/>
            <w:left w:val="none" w:sz="0" w:space="0" w:color="auto"/>
            <w:bottom w:val="none" w:sz="0" w:space="0" w:color="auto"/>
            <w:right w:val="none" w:sz="0" w:space="0" w:color="auto"/>
          </w:divBdr>
        </w:div>
        <w:div w:id="226765071">
          <w:marLeft w:val="480"/>
          <w:marRight w:val="0"/>
          <w:marTop w:val="0"/>
          <w:marBottom w:val="0"/>
          <w:divBdr>
            <w:top w:val="none" w:sz="0" w:space="0" w:color="auto"/>
            <w:left w:val="none" w:sz="0" w:space="0" w:color="auto"/>
            <w:bottom w:val="none" w:sz="0" w:space="0" w:color="auto"/>
            <w:right w:val="none" w:sz="0" w:space="0" w:color="auto"/>
          </w:divBdr>
        </w:div>
        <w:div w:id="1269004519">
          <w:marLeft w:val="480"/>
          <w:marRight w:val="0"/>
          <w:marTop w:val="0"/>
          <w:marBottom w:val="0"/>
          <w:divBdr>
            <w:top w:val="none" w:sz="0" w:space="0" w:color="auto"/>
            <w:left w:val="none" w:sz="0" w:space="0" w:color="auto"/>
            <w:bottom w:val="none" w:sz="0" w:space="0" w:color="auto"/>
            <w:right w:val="none" w:sz="0" w:space="0" w:color="auto"/>
          </w:divBdr>
        </w:div>
        <w:div w:id="493298288">
          <w:marLeft w:val="480"/>
          <w:marRight w:val="0"/>
          <w:marTop w:val="0"/>
          <w:marBottom w:val="0"/>
          <w:divBdr>
            <w:top w:val="none" w:sz="0" w:space="0" w:color="auto"/>
            <w:left w:val="none" w:sz="0" w:space="0" w:color="auto"/>
            <w:bottom w:val="none" w:sz="0" w:space="0" w:color="auto"/>
            <w:right w:val="none" w:sz="0" w:space="0" w:color="auto"/>
          </w:divBdr>
        </w:div>
        <w:div w:id="1138033894">
          <w:marLeft w:val="480"/>
          <w:marRight w:val="0"/>
          <w:marTop w:val="0"/>
          <w:marBottom w:val="0"/>
          <w:divBdr>
            <w:top w:val="none" w:sz="0" w:space="0" w:color="auto"/>
            <w:left w:val="none" w:sz="0" w:space="0" w:color="auto"/>
            <w:bottom w:val="none" w:sz="0" w:space="0" w:color="auto"/>
            <w:right w:val="none" w:sz="0" w:space="0" w:color="auto"/>
          </w:divBdr>
        </w:div>
        <w:div w:id="356200942">
          <w:marLeft w:val="480"/>
          <w:marRight w:val="0"/>
          <w:marTop w:val="0"/>
          <w:marBottom w:val="0"/>
          <w:divBdr>
            <w:top w:val="none" w:sz="0" w:space="0" w:color="auto"/>
            <w:left w:val="none" w:sz="0" w:space="0" w:color="auto"/>
            <w:bottom w:val="none" w:sz="0" w:space="0" w:color="auto"/>
            <w:right w:val="none" w:sz="0" w:space="0" w:color="auto"/>
          </w:divBdr>
        </w:div>
        <w:div w:id="592133003">
          <w:marLeft w:val="480"/>
          <w:marRight w:val="0"/>
          <w:marTop w:val="0"/>
          <w:marBottom w:val="0"/>
          <w:divBdr>
            <w:top w:val="none" w:sz="0" w:space="0" w:color="auto"/>
            <w:left w:val="none" w:sz="0" w:space="0" w:color="auto"/>
            <w:bottom w:val="none" w:sz="0" w:space="0" w:color="auto"/>
            <w:right w:val="none" w:sz="0" w:space="0" w:color="auto"/>
          </w:divBdr>
        </w:div>
        <w:div w:id="841815117">
          <w:marLeft w:val="480"/>
          <w:marRight w:val="0"/>
          <w:marTop w:val="0"/>
          <w:marBottom w:val="0"/>
          <w:divBdr>
            <w:top w:val="none" w:sz="0" w:space="0" w:color="auto"/>
            <w:left w:val="none" w:sz="0" w:space="0" w:color="auto"/>
            <w:bottom w:val="none" w:sz="0" w:space="0" w:color="auto"/>
            <w:right w:val="none" w:sz="0" w:space="0" w:color="auto"/>
          </w:divBdr>
        </w:div>
        <w:div w:id="280310865">
          <w:marLeft w:val="480"/>
          <w:marRight w:val="0"/>
          <w:marTop w:val="0"/>
          <w:marBottom w:val="0"/>
          <w:divBdr>
            <w:top w:val="none" w:sz="0" w:space="0" w:color="auto"/>
            <w:left w:val="none" w:sz="0" w:space="0" w:color="auto"/>
            <w:bottom w:val="none" w:sz="0" w:space="0" w:color="auto"/>
            <w:right w:val="none" w:sz="0" w:space="0" w:color="auto"/>
          </w:divBdr>
        </w:div>
        <w:div w:id="208733033">
          <w:marLeft w:val="480"/>
          <w:marRight w:val="0"/>
          <w:marTop w:val="0"/>
          <w:marBottom w:val="0"/>
          <w:divBdr>
            <w:top w:val="none" w:sz="0" w:space="0" w:color="auto"/>
            <w:left w:val="none" w:sz="0" w:space="0" w:color="auto"/>
            <w:bottom w:val="none" w:sz="0" w:space="0" w:color="auto"/>
            <w:right w:val="none" w:sz="0" w:space="0" w:color="auto"/>
          </w:divBdr>
        </w:div>
        <w:div w:id="1973826500">
          <w:marLeft w:val="480"/>
          <w:marRight w:val="0"/>
          <w:marTop w:val="0"/>
          <w:marBottom w:val="0"/>
          <w:divBdr>
            <w:top w:val="none" w:sz="0" w:space="0" w:color="auto"/>
            <w:left w:val="none" w:sz="0" w:space="0" w:color="auto"/>
            <w:bottom w:val="none" w:sz="0" w:space="0" w:color="auto"/>
            <w:right w:val="none" w:sz="0" w:space="0" w:color="auto"/>
          </w:divBdr>
        </w:div>
      </w:divsChild>
    </w:div>
    <w:div w:id="1663778383">
      <w:bodyDiv w:val="1"/>
      <w:marLeft w:val="0"/>
      <w:marRight w:val="0"/>
      <w:marTop w:val="0"/>
      <w:marBottom w:val="0"/>
      <w:divBdr>
        <w:top w:val="none" w:sz="0" w:space="0" w:color="auto"/>
        <w:left w:val="none" w:sz="0" w:space="0" w:color="auto"/>
        <w:bottom w:val="none" w:sz="0" w:space="0" w:color="auto"/>
        <w:right w:val="none" w:sz="0" w:space="0" w:color="auto"/>
      </w:divBdr>
    </w:div>
    <w:div w:id="1675567833">
      <w:bodyDiv w:val="1"/>
      <w:marLeft w:val="0"/>
      <w:marRight w:val="0"/>
      <w:marTop w:val="0"/>
      <w:marBottom w:val="0"/>
      <w:divBdr>
        <w:top w:val="none" w:sz="0" w:space="0" w:color="auto"/>
        <w:left w:val="none" w:sz="0" w:space="0" w:color="auto"/>
        <w:bottom w:val="none" w:sz="0" w:space="0" w:color="auto"/>
        <w:right w:val="none" w:sz="0" w:space="0" w:color="auto"/>
      </w:divBdr>
      <w:divsChild>
        <w:div w:id="1400177289">
          <w:marLeft w:val="480"/>
          <w:marRight w:val="0"/>
          <w:marTop w:val="0"/>
          <w:marBottom w:val="0"/>
          <w:divBdr>
            <w:top w:val="none" w:sz="0" w:space="0" w:color="auto"/>
            <w:left w:val="none" w:sz="0" w:space="0" w:color="auto"/>
            <w:bottom w:val="none" w:sz="0" w:space="0" w:color="auto"/>
            <w:right w:val="none" w:sz="0" w:space="0" w:color="auto"/>
          </w:divBdr>
        </w:div>
        <w:div w:id="1009480668">
          <w:marLeft w:val="480"/>
          <w:marRight w:val="0"/>
          <w:marTop w:val="0"/>
          <w:marBottom w:val="0"/>
          <w:divBdr>
            <w:top w:val="none" w:sz="0" w:space="0" w:color="auto"/>
            <w:left w:val="none" w:sz="0" w:space="0" w:color="auto"/>
            <w:bottom w:val="none" w:sz="0" w:space="0" w:color="auto"/>
            <w:right w:val="none" w:sz="0" w:space="0" w:color="auto"/>
          </w:divBdr>
        </w:div>
        <w:div w:id="435709037">
          <w:marLeft w:val="480"/>
          <w:marRight w:val="0"/>
          <w:marTop w:val="0"/>
          <w:marBottom w:val="0"/>
          <w:divBdr>
            <w:top w:val="none" w:sz="0" w:space="0" w:color="auto"/>
            <w:left w:val="none" w:sz="0" w:space="0" w:color="auto"/>
            <w:bottom w:val="none" w:sz="0" w:space="0" w:color="auto"/>
            <w:right w:val="none" w:sz="0" w:space="0" w:color="auto"/>
          </w:divBdr>
        </w:div>
        <w:div w:id="405155424">
          <w:marLeft w:val="480"/>
          <w:marRight w:val="0"/>
          <w:marTop w:val="0"/>
          <w:marBottom w:val="0"/>
          <w:divBdr>
            <w:top w:val="none" w:sz="0" w:space="0" w:color="auto"/>
            <w:left w:val="none" w:sz="0" w:space="0" w:color="auto"/>
            <w:bottom w:val="none" w:sz="0" w:space="0" w:color="auto"/>
            <w:right w:val="none" w:sz="0" w:space="0" w:color="auto"/>
          </w:divBdr>
        </w:div>
        <w:div w:id="1879706896">
          <w:marLeft w:val="480"/>
          <w:marRight w:val="0"/>
          <w:marTop w:val="0"/>
          <w:marBottom w:val="0"/>
          <w:divBdr>
            <w:top w:val="none" w:sz="0" w:space="0" w:color="auto"/>
            <w:left w:val="none" w:sz="0" w:space="0" w:color="auto"/>
            <w:bottom w:val="none" w:sz="0" w:space="0" w:color="auto"/>
            <w:right w:val="none" w:sz="0" w:space="0" w:color="auto"/>
          </w:divBdr>
        </w:div>
        <w:div w:id="1337882168">
          <w:marLeft w:val="480"/>
          <w:marRight w:val="0"/>
          <w:marTop w:val="0"/>
          <w:marBottom w:val="0"/>
          <w:divBdr>
            <w:top w:val="none" w:sz="0" w:space="0" w:color="auto"/>
            <w:left w:val="none" w:sz="0" w:space="0" w:color="auto"/>
            <w:bottom w:val="none" w:sz="0" w:space="0" w:color="auto"/>
            <w:right w:val="none" w:sz="0" w:space="0" w:color="auto"/>
          </w:divBdr>
        </w:div>
        <w:div w:id="1628513693">
          <w:marLeft w:val="480"/>
          <w:marRight w:val="0"/>
          <w:marTop w:val="0"/>
          <w:marBottom w:val="0"/>
          <w:divBdr>
            <w:top w:val="none" w:sz="0" w:space="0" w:color="auto"/>
            <w:left w:val="none" w:sz="0" w:space="0" w:color="auto"/>
            <w:bottom w:val="none" w:sz="0" w:space="0" w:color="auto"/>
            <w:right w:val="none" w:sz="0" w:space="0" w:color="auto"/>
          </w:divBdr>
        </w:div>
        <w:div w:id="866673618">
          <w:marLeft w:val="480"/>
          <w:marRight w:val="0"/>
          <w:marTop w:val="0"/>
          <w:marBottom w:val="0"/>
          <w:divBdr>
            <w:top w:val="none" w:sz="0" w:space="0" w:color="auto"/>
            <w:left w:val="none" w:sz="0" w:space="0" w:color="auto"/>
            <w:bottom w:val="none" w:sz="0" w:space="0" w:color="auto"/>
            <w:right w:val="none" w:sz="0" w:space="0" w:color="auto"/>
          </w:divBdr>
        </w:div>
        <w:div w:id="795219293">
          <w:marLeft w:val="480"/>
          <w:marRight w:val="0"/>
          <w:marTop w:val="0"/>
          <w:marBottom w:val="0"/>
          <w:divBdr>
            <w:top w:val="none" w:sz="0" w:space="0" w:color="auto"/>
            <w:left w:val="none" w:sz="0" w:space="0" w:color="auto"/>
            <w:bottom w:val="none" w:sz="0" w:space="0" w:color="auto"/>
            <w:right w:val="none" w:sz="0" w:space="0" w:color="auto"/>
          </w:divBdr>
        </w:div>
        <w:div w:id="955991270">
          <w:marLeft w:val="480"/>
          <w:marRight w:val="0"/>
          <w:marTop w:val="0"/>
          <w:marBottom w:val="0"/>
          <w:divBdr>
            <w:top w:val="none" w:sz="0" w:space="0" w:color="auto"/>
            <w:left w:val="none" w:sz="0" w:space="0" w:color="auto"/>
            <w:bottom w:val="none" w:sz="0" w:space="0" w:color="auto"/>
            <w:right w:val="none" w:sz="0" w:space="0" w:color="auto"/>
          </w:divBdr>
        </w:div>
        <w:div w:id="2015915300">
          <w:marLeft w:val="480"/>
          <w:marRight w:val="0"/>
          <w:marTop w:val="0"/>
          <w:marBottom w:val="0"/>
          <w:divBdr>
            <w:top w:val="none" w:sz="0" w:space="0" w:color="auto"/>
            <w:left w:val="none" w:sz="0" w:space="0" w:color="auto"/>
            <w:bottom w:val="none" w:sz="0" w:space="0" w:color="auto"/>
            <w:right w:val="none" w:sz="0" w:space="0" w:color="auto"/>
          </w:divBdr>
        </w:div>
        <w:div w:id="1054238928">
          <w:marLeft w:val="480"/>
          <w:marRight w:val="0"/>
          <w:marTop w:val="0"/>
          <w:marBottom w:val="0"/>
          <w:divBdr>
            <w:top w:val="none" w:sz="0" w:space="0" w:color="auto"/>
            <w:left w:val="none" w:sz="0" w:space="0" w:color="auto"/>
            <w:bottom w:val="none" w:sz="0" w:space="0" w:color="auto"/>
            <w:right w:val="none" w:sz="0" w:space="0" w:color="auto"/>
          </w:divBdr>
        </w:div>
        <w:div w:id="869073490">
          <w:marLeft w:val="480"/>
          <w:marRight w:val="0"/>
          <w:marTop w:val="0"/>
          <w:marBottom w:val="0"/>
          <w:divBdr>
            <w:top w:val="none" w:sz="0" w:space="0" w:color="auto"/>
            <w:left w:val="none" w:sz="0" w:space="0" w:color="auto"/>
            <w:bottom w:val="none" w:sz="0" w:space="0" w:color="auto"/>
            <w:right w:val="none" w:sz="0" w:space="0" w:color="auto"/>
          </w:divBdr>
        </w:div>
        <w:div w:id="1137986703">
          <w:marLeft w:val="480"/>
          <w:marRight w:val="0"/>
          <w:marTop w:val="0"/>
          <w:marBottom w:val="0"/>
          <w:divBdr>
            <w:top w:val="none" w:sz="0" w:space="0" w:color="auto"/>
            <w:left w:val="none" w:sz="0" w:space="0" w:color="auto"/>
            <w:bottom w:val="none" w:sz="0" w:space="0" w:color="auto"/>
            <w:right w:val="none" w:sz="0" w:space="0" w:color="auto"/>
          </w:divBdr>
        </w:div>
        <w:div w:id="76751552">
          <w:marLeft w:val="480"/>
          <w:marRight w:val="0"/>
          <w:marTop w:val="0"/>
          <w:marBottom w:val="0"/>
          <w:divBdr>
            <w:top w:val="none" w:sz="0" w:space="0" w:color="auto"/>
            <w:left w:val="none" w:sz="0" w:space="0" w:color="auto"/>
            <w:bottom w:val="none" w:sz="0" w:space="0" w:color="auto"/>
            <w:right w:val="none" w:sz="0" w:space="0" w:color="auto"/>
          </w:divBdr>
        </w:div>
        <w:div w:id="593248379">
          <w:marLeft w:val="480"/>
          <w:marRight w:val="0"/>
          <w:marTop w:val="0"/>
          <w:marBottom w:val="0"/>
          <w:divBdr>
            <w:top w:val="none" w:sz="0" w:space="0" w:color="auto"/>
            <w:left w:val="none" w:sz="0" w:space="0" w:color="auto"/>
            <w:bottom w:val="none" w:sz="0" w:space="0" w:color="auto"/>
            <w:right w:val="none" w:sz="0" w:space="0" w:color="auto"/>
          </w:divBdr>
        </w:div>
        <w:div w:id="808211270">
          <w:marLeft w:val="480"/>
          <w:marRight w:val="0"/>
          <w:marTop w:val="0"/>
          <w:marBottom w:val="0"/>
          <w:divBdr>
            <w:top w:val="none" w:sz="0" w:space="0" w:color="auto"/>
            <w:left w:val="none" w:sz="0" w:space="0" w:color="auto"/>
            <w:bottom w:val="none" w:sz="0" w:space="0" w:color="auto"/>
            <w:right w:val="none" w:sz="0" w:space="0" w:color="auto"/>
          </w:divBdr>
        </w:div>
        <w:div w:id="89815481">
          <w:marLeft w:val="480"/>
          <w:marRight w:val="0"/>
          <w:marTop w:val="0"/>
          <w:marBottom w:val="0"/>
          <w:divBdr>
            <w:top w:val="none" w:sz="0" w:space="0" w:color="auto"/>
            <w:left w:val="none" w:sz="0" w:space="0" w:color="auto"/>
            <w:bottom w:val="none" w:sz="0" w:space="0" w:color="auto"/>
            <w:right w:val="none" w:sz="0" w:space="0" w:color="auto"/>
          </w:divBdr>
        </w:div>
        <w:div w:id="553124203">
          <w:marLeft w:val="480"/>
          <w:marRight w:val="0"/>
          <w:marTop w:val="0"/>
          <w:marBottom w:val="0"/>
          <w:divBdr>
            <w:top w:val="none" w:sz="0" w:space="0" w:color="auto"/>
            <w:left w:val="none" w:sz="0" w:space="0" w:color="auto"/>
            <w:bottom w:val="none" w:sz="0" w:space="0" w:color="auto"/>
            <w:right w:val="none" w:sz="0" w:space="0" w:color="auto"/>
          </w:divBdr>
        </w:div>
        <w:div w:id="1634827266">
          <w:marLeft w:val="480"/>
          <w:marRight w:val="0"/>
          <w:marTop w:val="0"/>
          <w:marBottom w:val="0"/>
          <w:divBdr>
            <w:top w:val="none" w:sz="0" w:space="0" w:color="auto"/>
            <w:left w:val="none" w:sz="0" w:space="0" w:color="auto"/>
            <w:bottom w:val="none" w:sz="0" w:space="0" w:color="auto"/>
            <w:right w:val="none" w:sz="0" w:space="0" w:color="auto"/>
          </w:divBdr>
        </w:div>
        <w:div w:id="1597784786">
          <w:marLeft w:val="480"/>
          <w:marRight w:val="0"/>
          <w:marTop w:val="0"/>
          <w:marBottom w:val="0"/>
          <w:divBdr>
            <w:top w:val="none" w:sz="0" w:space="0" w:color="auto"/>
            <w:left w:val="none" w:sz="0" w:space="0" w:color="auto"/>
            <w:bottom w:val="none" w:sz="0" w:space="0" w:color="auto"/>
            <w:right w:val="none" w:sz="0" w:space="0" w:color="auto"/>
          </w:divBdr>
        </w:div>
        <w:div w:id="462424241">
          <w:marLeft w:val="480"/>
          <w:marRight w:val="0"/>
          <w:marTop w:val="0"/>
          <w:marBottom w:val="0"/>
          <w:divBdr>
            <w:top w:val="none" w:sz="0" w:space="0" w:color="auto"/>
            <w:left w:val="none" w:sz="0" w:space="0" w:color="auto"/>
            <w:bottom w:val="none" w:sz="0" w:space="0" w:color="auto"/>
            <w:right w:val="none" w:sz="0" w:space="0" w:color="auto"/>
          </w:divBdr>
        </w:div>
        <w:div w:id="460657270">
          <w:marLeft w:val="480"/>
          <w:marRight w:val="0"/>
          <w:marTop w:val="0"/>
          <w:marBottom w:val="0"/>
          <w:divBdr>
            <w:top w:val="none" w:sz="0" w:space="0" w:color="auto"/>
            <w:left w:val="none" w:sz="0" w:space="0" w:color="auto"/>
            <w:bottom w:val="none" w:sz="0" w:space="0" w:color="auto"/>
            <w:right w:val="none" w:sz="0" w:space="0" w:color="auto"/>
          </w:divBdr>
        </w:div>
        <w:div w:id="1343557294">
          <w:marLeft w:val="480"/>
          <w:marRight w:val="0"/>
          <w:marTop w:val="0"/>
          <w:marBottom w:val="0"/>
          <w:divBdr>
            <w:top w:val="none" w:sz="0" w:space="0" w:color="auto"/>
            <w:left w:val="none" w:sz="0" w:space="0" w:color="auto"/>
            <w:bottom w:val="none" w:sz="0" w:space="0" w:color="auto"/>
            <w:right w:val="none" w:sz="0" w:space="0" w:color="auto"/>
          </w:divBdr>
        </w:div>
        <w:div w:id="1625774118">
          <w:marLeft w:val="480"/>
          <w:marRight w:val="0"/>
          <w:marTop w:val="0"/>
          <w:marBottom w:val="0"/>
          <w:divBdr>
            <w:top w:val="none" w:sz="0" w:space="0" w:color="auto"/>
            <w:left w:val="none" w:sz="0" w:space="0" w:color="auto"/>
            <w:bottom w:val="none" w:sz="0" w:space="0" w:color="auto"/>
            <w:right w:val="none" w:sz="0" w:space="0" w:color="auto"/>
          </w:divBdr>
        </w:div>
        <w:div w:id="685325889">
          <w:marLeft w:val="480"/>
          <w:marRight w:val="0"/>
          <w:marTop w:val="0"/>
          <w:marBottom w:val="0"/>
          <w:divBdr>
            <w:top w:val="none" w:sz="0" w:space="0" w:color="auto"/>
            <w:left w:val="none" w:sz="0" w:space="0" w:color="auto"/>
            <w:bottom w:val="none" w:sz="0" w:space="0" w:color="auto"/>
            <w:right w:val="none" w:sz="0" w:space="0" w:color="auto"/>
          </w:divBdr>
        </w:div>
      </w:divsChild>
    </w:div>
    <w:div w:id="1682269735">
      <w:bodyDiv w:val="1"/>
      <w:marLeft w:val="0"/>
      <w:marRight w:val="0"/>
      <w:marTop w:val="0"/>
      <w:marBottom w:val="0"/>
      <w:divBdr>
        <w:top w:val="none" w:sz="0" w:space="0" w:color="auto"/>
        <w:left w:val="none" w:sz="0" w:space="0" w:color="auto"/>
        <w:bottom w:val="none" w:sz="0" w:space="0" w:color="auto"/>
        <w:right w:val="none" w:sz="0" w:space="0" w:color="auto"/>
      </w:divBdr>
      <w:divsChild>
        <w:div w:id="1859732063">
          <w:marLeft w:val="480"/>
          <w:marRight w:val="0"/>
          <w:marTop w:val="0"/>
          <w:marBottom w:val="0"/>
          <w:divBdr>
            <w:top w:val="none" w:sz="0" w:space="0" w:color="auto"/>
            <w:left w:val="none" w:sz="0" w:space="0" w:color="auto"/>
            <w:bottom w:val="none" w:sz="0" w:space="0" w:color="auto"/>
            <w:right w:val="none" w:sz="0" w:space="0" w:color="auto"/>
          </w:divBdr>
        </w:div>
        <w:div w:id="1304116531">
          <w:marLeft w:val="480"/>
          <w:marRight w:val="0"/>
          <w:marTop w:val="0"/>
          <w:marBottom w:val="0"/>
          <w:divBdr>
            <w:top w:val="none" w:sz="0" w:space="0" w:color="auto"/>
            <w:left w:val="none" w:sz="0" w:space="0" w:color="auto"/>
            <w:bottom w:val="none" w:sz="0" w:space="0" w:color="auto"/>
            <w:right w:val="none" w:sz="0" w:space="0" w:color="auto"/>
          </w:divBdr>
        </w:div>
        <w:div w:id="640036460">
          <w:marLeft w:val="480"/>
          <w:marRight w:val="0"/>
          <w:marTop w:val="0"/>
          <w:marBottom w:val="0"/>
          <w:divBdr>
            <w:top w:val="none" w:sz="0" w:space="0" w:color="auto"/>
            <w:left w:val="none" w:sz="0" w:space="0" w:color="auto"/>
            <w:bottom w:val="none" w:sz="0" w:space="0" w:color="auto"/>
            <w:right w:val="none" w:sz="0" w:space="0" w:color="auto"/>
          </w:divBdr>
        </w:div>
        <w:div w:id="135228156">
          <w:marLeft w:val="480"/>
          <w:marRight w:val="0"/>
          <w:marTop w:val="0"/>
          <w:marBottom w:val="0"/>
          <w:divBdr>
            <w:top w:val="none" w:sz="0" w:space="0" w:color="auto"/>
            <w:left w:val="none" w:sz="0" w:space="0" w:color="auto"/>
            <w:bottom w:val="none" w:sz="0" w:space="0" w:color="auto"/>
            <w:right w:val="none" w:sz="0" w:space="0" w:color="auto"/>
          </w:divBdr>
        </w:div>
        <w:div w:id="1361474886">
          <w:marLeft w:val="480"/>
          <w:marRight w:val="0"/>
          <w:marTop w:val="0"/>
          <w:marBottom w:val="0"/>
          <w:divBdr>
            <w:top w:val="none" w:sz="0" w:space="0" w:color="auto"/>
            <w:left w:val="none" w:sz="0" w:space="0" w:color="auto"/>
            <w:bottom w:val="none" w:sz="0" w:space="0" w:color="auto"/>
            <w:right w:val="none" w:sz="0" w:space="0" w:color="auto"/>
          </w:divBdr>
        </w:div>
        <w:div w:id="491485064">
          <w:marLeft w:val="480"/>
          <w:marRight w:val="0"/>
          <w:marTop w:val="0"/>
          <w:marBottom w:val="0"/>
          <w:divBdr>
            <w:top w:val="none" w:sz="0" w:space="0" w:color="auto"/>
            <w:left w:val="none" w:sz="0" w:space="0" w:color="auto"/>
            <w:bottom w:val="none" w:sz="0" w:space="0" w:color="auto"/>
            <w:right w:val="none" w:sz="0" w:space="0" w:color="auto"/>
          </w:divBdr>
        </w:div>
        <w:div w:id="1150441920">
          <w:marLeft w:val="480"/>
          <w:marRight w:val="0"/>
          <w:marTop w:val="0"/>
          <w:marBottom w:val="0"/>
          <w:divBdr>
            <w:top w:val="none" w:sz="0" w:space="0" w:color="auto"/>
            <w:left w:val="none" w:sz="0" w:space="0" w:color="auto"/>
            <w:bottom w:val="none" w:sz="0" w:space="0" w:color="auto"/>
            <w:right w:val="none" w:sz="0" w:space="0" w:color="auto"/>
          </w:divBdr>
        </w:div>
        <w:div w:id="237520844">
          <w:marLeft w:val="480"/>
          <w:marRight w:val="0"/>
          <w:marTop w:val="0"/>
          <w:marBottom w:val="0"/>
          <w:divBdr>
            <w:top w:val="none" w:sz="0" w:space="0" w:color="auto"/>
            <w:left w:val="none" w:sz="0" w:space="0" w:color="auto"/>
            <w:bottom w:val="none" w:sz="0" w:space="0" w:color="auto"/>
            <w:right w:val="none" w:sz="0" w:space="0" w:color="auto"/>
          </w:divBdr>
        </w:div>
        <w:div w:id="1200625017">
          <w:marLeft w:val="480"/>
          <w:marRight w:val="0"/>
          <w:marTop w:val="0"/>
          <w:marBottom w:val="0"/>
          <w:divBdr>
            <w:top w:val="none" w:sz="0" w:space="0" w:color="auto"/>
            <w:left w:val="none" w:sz="0" w:space="0" w:color="auto"/>
            <w:bottom w:val="none" w:sz="0" w:space="0" w:color="auto"/>
            <w:right w:val="none" w:sz="0" w:space="0" w:color="auto"/>
          </w:divBdr>
        </w:div>
        <w:div w:id="1592856432">
          <w:marLeft w:val="480"/>
          <w:marRight w:val="0"/>
          <w:marTop w:val="0"/>
          <w:marBottom w:val="0"/>
          <w:divBdr>
            <w:top w:val="none" w:sz="0" w:space="0" w:color="auto"/>
            <w:left w:val="none" w:sz="0" w:space="0" w:color="auto"/>
            <w:bottom w:val="none" w:sz="0" w:space="0" w:color="auto"/>
            <w:right w:val="none" w:sz="0" w:space="0" w:color="auto"/>
          </w:divBdr>
        </w:div>
        <w:div w:id="857699212">
          <w:marLeft w:val="480"/>
          <w:marRight w:val="0"/>
          <w:marTop w:val="0"/>
          <w:marBottom w:val="0"/>
          <w:divBdr>
            <w:top w:val="none" w:sz="0" w:space="0" w:color="auto"/>
            <w:left w:val="none" w:sz="0" w:space="0" w:color="auto"/>
            <w:bottom w:val="none" w:sz="0" w:space="0" w:color="auto"/>
            <w:right w:val="none" w:sz="0" w:space="0" w:color="auto"/>
          </w:divBdr>
        </w:div>
        <w:div w:id="209809475">
          <w:marLeft w:val="480"/>
          <w:marRight w:val="0"/>
          <w:marTop w:val="0"/>
          <w:marBottom w:val="0"/>
          <w:divBdr>
            <w:top w:val="none" w:sz="0" w:space="0" w:color="auto"/>
            <w:left w:val="none" w:sz="0" w:space="0" w:color="auto"/>
            <w:bottom w:val="none" w:sz="0" w:space="0" w:color="auto"/>
            <w:right w:val="none" w:sz="0" w:space="0" w:color="auto"/>
          </w:divBdr>
        </w:div>
        <w:div w:id="2086956471">
          <w:marLeft w:val="480"/>
          <w:marRight w:val="0"/>
          <w:marTop w:val="0"/>
          <w:marBottom w:val="0"/>
          <w:divBdr>
            <w:top w:val="none" w:sz="0" w:space="0" w:color="auto"/>
            <w:left w:val="none" w:sz="0" w:space="0" w:color="auto"/>
            <w:bottom w:val="none" w:sz="0" w:space="0" w:color="auto"/>
            <w:right w:val="none" w:sz="0" w:space="0" w:color="auto"/>
          </w:divBdr>
        </w:div>
        <w:div w:id="1689520728">
          <w:marLeft w:val="480"/>
          <w:marRight w:val="0"/>
          <w:marTop w:val="0"/>
          <w:marBottom w:val="0"/>
          <w:divBdr>
            <w:top w:val="none" w:sz="0" w:space="0" w:color="auto"/>
            <w:left w:val="none" w:sz="0" w:space="0" w:color="auto"/>
            <w:bottom w:val="none" w:sz="0" w:space="0" w:color="auto"/>
            <w:right w:val="none" w:sz="0" w:space="0" w:color="auto"/>
          </w:divBdr>
        </w:div>
        <w:div w:id="171528632">
          <w:marLeft w:val="480"/>
          <w:marRight w:val="0"/>
          <w:marTop w:val="0"/>
          <w:marBottom w:val="0"/>
          <w:divBdr>
            <w:top w:val="none" w:sz="0" w:space="0" w:color="auto"/>
            <w:left w:val="none" w:sz="0" w:space="0" w:color="auto"/>
            <w:bottom w:val="none" w:sz="0" w:space="0" w:color="auto"/>
            <w:right w:val="none" w:sz="0" w:space="0" w:color="auto"/>
          </w:divBdr>
        </w:div>
        <w:div w:id="1647315879">
          <w:marLeft w:val="480"/>
          <w:marRight w:val="0"/>
          <w:marTop w:val="0"/>
          <w:marBottom w:val="0"/>
          <w:divBdr>
            <w:top w:val="none" w:sz="0" w:space="0" w:color="auto"/>
            <w:left w:val="none" w:sz="0" w:space="0" w:color="auto"/>
            <w:bottom w:val="none" w:sz="0" w:space="0" w:color="auto"/>
            <w:right w:val="none" w:sz="0" w:space="0" w:color="auto"/>
          </w:divBdr>
        </w:div>
        <w:div w:id="992029897">
          <w:marLeft w:val="480"/>
          <w:marRight w:val="0"/>
          <w:marTop w:val="0"/>
          <w:marBottom w:val="0"/>
          <w:divBdr>
            <w:top w:val="none" w:sz="0" w:space="0" w:color="auto"/>
            <w:left w:val="none" w:sz="0" w:space="0" w:color="auto"/>
            <w:bottom w:val="none" w:sz="0" w:space="0" w:color="auto"/>
            <w:right w:val="none" w:sz="0" w:space="0" w:color="auto"/>
          </w:divBdr>
        </w:div>
        <w:div w:id="163672352">
          <w:marLeft w:val="480"/>
          <w:marRight w:val="0"/>
          <w:marTop w:val="0"/>
          <w:marBottom w:val="0"/>
          <w:divBdr>
            <w:top w:val="none" w:sz="0" w:space="0" w:color="auto"/>
            <w:left w:val="none" w:sz="0" w:space="0" w:color="auto"/>
            <w:bottom w:val="none" w:sz="0" w:space="0" w:color="auto"/>
            <w:right w:val="none" w:sz="0" w:space="0" w:color="auto"/>
          </w:divBdr>
        </w:div>
        <w:div w:id="1692800676">
          <w:marLeft w:val="480"/>
          <w:marRight w:val="0"/>
          <w:marTop w:val="0"/>
          <w:marBottom w:val="0"/>
          <w:divBdr>
            <w:top w:val="none" w:sz="0" w:space="0" w:color="auto"/>
            <w:left w:val="none" w:sz="0" w:space="0" w:color="auto"/>
            <w:bottom w:val="none" w:sz="0" w:space="0" w:color="auto"/>
            <w:right w:val="none" w:sz="0" w:space="0" w:color="auto"/>
          </w:divBdr>
        </w:div>
        <w:div w:id="1894732366">
          <w:marLeft w:val="480"/>
          <w:marRight w:val="0"/>
          <w:marTop w:val="0"/>
          <w:marBottom w:val="0"/>
          <w:divBdr>
            <w:top w:val="none" w:sz="0" w:space="0" w:color="auto"/>
            <w:left w:val="none" w:sz="0" w:space="0" w:color="auto"/>
            <w:bottom w:val="none" w:sz="0" w:space="0" w:color="auto"/>
            <w:right w:val="none" w:sz="0" w:space="0" w:color="auto"/>
          </w:divBdr>
        </w:div>
        <w:div w:id="362826575">
          <w:marLeft w:val="480"/>
          <w:marRight w:val="0"/>
          <w:marTop w:val="0"/>
          <w:marBottom w:val="0"/>
          <w:divBdr>
            <w:top w:val="none" w:sz="0" w:space="0" w:color="auto"/>
            <w:left w:val="none" w:sz="0" w:space="0" w:color="auto"/>
            <w:bottom w:val="none" w:sz="0" w:space="0" w:color="auto"/>
            <w:right w:val="none" w:sz="0" w:space="0" w:color="auto"/>
          </w:divBdr>
        </w:div>
        <w:div w:id="897207628">
          <w:marLeft w:val="480"/>
          <w:marRight w:val="0"/>
          <w:marTop w:val="0"/>
          <w:marBottom w:val="0"/>
          <w:divBdr>
            <w:top w:val="none" w:sz="0" w:space="0" w:color="auto"/>
            <w:left w:val="none" w:sz="0" w:space="0" w:color="auto"/>
            <w:bottom w:val="none" w:sz="0" w:space="0" w:color="auto"/>
            <w:right w:val="none" w:sz="0" w:space="0" w:color="auto"/>
          </w:divBdr>
        </w:div>
        <w:div w:id="241180269">
          <w:marLeft w:val="480"/>
          <w:marRight w:val="0"/>
          <w:marTop w:val="0"/>
          <w:marBottom w:val="0"/>
          <w:divBdr>
            <w:top w:val="none" w:sz="0" w:space="0" w:color="auto"/>
            <w:left w:val="none" w:sz="0" w:space="0" w:color="auto"/>
            <w:bottom w:val="none" w:sz="0" w:space="0" w:color="auto"/>
            <w:right w:val="none" w:sz="0" w:space="0" w:color="auto"/>
          </w:divBdr>
        </w:div>
        <w:div w:id="1205293648">
          <w:marLeft w:val="480"/>
          <w:marRight w:val="0"/>
          <w:marTop w:val="0"/>
          <w:marBottom w:val="0"/>
          <w:divBdr>
            <w:top w:val="none" w:sz="0" w:space="0" w:color="auto"/>
            <w:left w:val="none" w:sz="0" w:space="0" w:color="auto"/>
            <w:bottom w:val="none" w:sz="0" w:space="0" w:color="auto"/>
            <w:right w:val="none" w:sz="0" w:space="0" w:color="auto"/>
          </w:divBdr>
        </w:div>
        <w:div w:id="423964130">
          <w:marLeft w:val="480"/>
          <w:marRight w:val="0"/>
          <w:marTop w:val="0"/>
          <w:marBottom w:val="0"/>
          <w:divBdr>
            <w:top w:val="none" w:sz="0" w:space="0" w:color="auto"/>
            <w:left w:val="none" w:sz="0" w:space="0" w:color="auto"/>
            <w:bottom w:val="none" w:sz="0" w:space="0" w:color="auto"/>
            <w:right w:val="none" w:sz="0" w:space="0" w:color="auto"/>
          </w:divBdr>
        </w:div>
        <w:div w:id="745761983">
          <w:marLeft w:val="480"/>
          <w:marRight w:val="0"/>
          <w:marTop w:val="0"/>
          <w:marBottom w:val="0"/>
          <w:divBdr>
            <w:top w:val="none" w:sz="0" w:space="0" w:color="auto"/>
            <w:left w:val="none" w:sz="0" w:space="0" w:color="auto"/>
            <w:bottom w:val="none" w:sz="0" w:space="0" w:color="auto"/>
            <w:right w:val="none" w:sz="0" w:space="0" w:color="auto"/>
          </w:divBdr>
        </w:div>
        <w:div w:id="1892300315">
          <w:marLeft w:val="480"/>
          <w:marRight w:val="0"/>
          <w:marTop w:val="0"/>
          <w:marBottom w:val="0"/>
          <w:divBdr>
            <w:top w:val="none" w:sz="0" w:space="0" w:color="auto"/>
            <w:left w:val="none" w:sz="0" w:space="0" w:color="auto"/>
            <w:bottom w:val="none" w:sz="0" w:space="0" w:color="auto"/>
            <w:right w:val="none" w:sz="0" w:space="0" w:color="auto"/>
          </w:divBdr>
        </w:div>
        <w:div w:id="264390936">
          <w:marLeft w:val="480"/>
          <w:marRight w:val="0"/>
          <w:marTop w:val="0"/>
          <w:marBottom w:val="0"/>
          <w:divBdr>
            <w:top w:val="none" w:sz="0" w:space="0" w:color="auto"/>
            <w:left w:val="none" w:sz="0" w:space="0" w:color="auto"/>
            <w:bottom w:val="none" w:sz="0" w:space="0" w:color="auto"/>
            <w:right w:val="none" w:sz="0" w:space="0" w:color="auto"/>
          </w:divBdr>
        </w:div>
        <w:div w:id="1895434341">
          <w:marLeft w:val="480"/>
          <w:marRight w:val="0"/>
          <w:marTop w:val="0"/>
          <w:marBottom w:val="0"/>
          <w:divBdr>
            <w:top w:val="none" w:sz="0" w:space="0" w:color="auto"/>
            <w:left w:val="none" w:sz="0" w:space="0" w:color="auto"/>
            <w:bottom w:val="none" w:sz="0" w:space="0" w:color="auto"/>
            <w:right w:val="none" w:sz="0" w:space="0" w:color="auto"/>
          </w:divBdr>
        </w:div>
        <w:div w:id="540678409">
          <w:marLeft w:val="480"/>
          <w:marRight w:val="0"/>
          <w:marTop w:val="0"/>
          <w:marBottom w:val="0"/>
          <w:divBdr>
            <w:top w:val="none" w:sz="0" w:space="0" w:color="auto"/>
            <w:left w:val="none" w:sz="0" w:space="0" w:color="auto"/>
            <w:bottom w:val="none" w:sz="0" w:space="0" w:color="auto"/>
            <w:right w:val="none" w:sz="0" w:space="0" w:color="auto"/>
          </w:divBdr>
        </w:div>
        <w:div w:id="2126531825">
          <w:marLeft w:val="480"/>
          <w:marRight w:val="0"/>
          <w:marTop w:val="0"/>
          <w:marBottom w:val="0"/>
          <w:divBdr>
            <w:top w:val="none" w:sz="0" w:space="0" w:color="auto"/>
            <w:left w:val="none" w:sz="0" w:space="0" w:color="auto"/>
            <w:bottom w:val="none" w:sz="0" w:space="0" w:color="auto"/>
            <w:right w:val="none" w:sz="0" w:space="0" w:color="auto"/>
          </w:divBdr>
        </w:div>
        <w:div w:id="1006709104">
          <w:marLeft w:val="480"/>
          <w:marRight w:val="0"/>
          <w:marTop w:val="0"/>
          <w:marBottom w:val="0"/>
          <w:divBdr>
            <w:top w:val="none" w:sz="0" w:space="0" w:color="auto"/>
            <w:left w:val="none" w:sz="0" w:space="0" w:color="auto"/>
            <w:bottom w:val="none" w:sz="0" w:space="0" w:color="auto"/>
            <w:right w:val="none" w:sz="0" w:space="0" w:color="auto"/>
          </w:divBdr>
        </w:div>
        <w:div w:id="1117022656">
          <w:marLeft w:val="480"/>
          <w:marRight w:val="0"/>
          <w:marTop w:val="0"/>
          <w:marBottom w:val="0"/>
          <w:divBdr>
            <w:top w:val="none" w:sz="0" w:space="0" w:color="auto"/>
            <w:left w:val="none" w:sz="0" w:space="0" w:color="auto"/>
            <w:bottom w:val="none" w:sz="0" w:space="0" w:color="auto"/>
            <w:right w:val="none" w:sz="0" w:space="0" w:color="auto"/>
          </w:divBdr>
        </w:div>
        <w:div w:id="589507785">
          <w:marLeft w:val="480"/>
          <w:marRight w:val="0"/>
          <w:marTop w:val="0"/>
          <w:marBottom w:val="0"/>
          <w:divBdr>
            <w:top w:val="none" w:sz="0" w:space="0" w:color="auto"/>
            <w:left w:val="none" w:sz="0" w:space="0" w:color="auto"/>
            <w:bottom w:val="none" w:sz="0" w:space="0" w:color="auto"/>
            <w:right w:val="none" w:sz="0" w:space="0" w:color="auto"/>
          </w:divBdr>
        </w:div>
        <w:div w:id="1317762905">
          <w:marLeft w:val="480"/>
          <w:marRight w:val="0"/>
          <w:marTop w:val="0"/>
          <w:marBottom w:val="0"/>
          <w:divBdr>
            <w:top w:val="none" w:sz="0" w:space="0" w:color="auto"/>
            <w:left w:val="none" w:sz="0" w:space="0" w:color="auto"/>
            <w:bottom w:val="none" w:sz="0" w:space="0" w:color="auto"/>
            <w:right w:val="none" w:sz="0" w:space="0" w:color="auto"/>
          </w:divBdr>
        </w:div>
        <w:div w:id="108554913">
          <w:marLeft w:val="480"/>
          <w:marRight w:val="0"/>
          <w:marTop w:val="0"/>
          <w:marBottom w:val="0"/>
          <w:divBdr>
            <w:top w:val="none" w:sz="0" w:space="0" w:color="auto"/>
            <w:left w:val="none" w:sz="0" w:space="0" w:color="auto"/>
            <w:bottom w:val="none" w:sz="0" w:space="0" w:color="auto"/>
            <w:right w:val="none" w:sz="0" w:space="0" w:color="auto"/>
          </w:divBdr>
        </w:div>
        <w:div w:id="2089031021">
          <w:marLeft w:val="480"/>
          <w:marRight w:val="0"/>
          <w:marTop w:val="0"/>
          <w:marBottom w:val="0"/>
          <w:divBdr>
            <w:top w:val="none" w:sz="0" w:space="0" w:color="auto"/>
            <w:left w:val="none" w:sz="0" w:space="0" w:color="auto"/>
            <w:bottom w:val="none" w:sz="0" w:space="0" w:color="auto"/>
            <w:right w:val="none" w:sz="0" w:space="0" w:color="auto"/>
          </w:divBdr>
        </w:div>
        <w:div w:id="2144955210">
          <w:marLeft w:val="480"/>
          <w:marRight w:val="0"/>
          <w:marTop w:val="0"/>
          <w:marBottom w:val="0"/>
          <w:divBdr>
            <w:top w:val="none" w:sz="0" w:space="0" w:color="auto"/>
            <w:left w:val="none" w:sz="0" w:space="0" w:color="auto"/>
            <w:bottom w:val="none" w:sz="0" w:space="0" w:color="auto"/>
            <w:right w:val="none" w:sz="0" w:space="0" w:color="auto"/>
          </w:divBdr>
        </w:div>
        <w:div w:id="1775709301">
          <w:marLeft w:val="480"/>
          <w:marRight w:val="0"/>
          <w:marTop w:val="0"/>
          <w:marBottom w:val="0"/>
          <w:divBdr>
            <w:top w:val="none" w:sz="0" w:space="0" w:color="auto"/>
            <w:left w:val="none" w:sz="0" w:space="0" w:color="auto"/>
            <w:bottom w:val="none" w:sz="0" w:space="0" w:color="auto"/>
            <w:right w:val="none" w:sz="0" w:space="0" w:color="auto"/>
          </w:divBdr>
        </w:div>
        <w:div w:id="1456175251">
          <w:marLeft w:val="480"/>
          <w:marRight w:val="0"/>
          <w:marTop w:val="0"/>
          <w:marBottom w:val="0"/>
          <w:divBdr>
            <w:top w:val="none" w:sz="0" w:space="0" w:color="auto"/>
            <w:left w:val="none" w:sz="0" w:space="0" w:color="auto"/>
            <w:bottom w:val="none" w:sz="0" w:space="0" w:color="auto"/>
            <w:right w:val="none" w:sz="0" w:space="0" w:color="auto"/>
          </w:divBdr>
        </w:div>
        <w:div w:id="697049977">
          <w:marLeft w:val="480"/>
          <w:marRight w:val="0"/>
          <w:marTop w:val="0"/>
          <w:marBottom w:val="0"/>
          <w:divBdr>
            <w:top w:val="none" w:sz="0" w:space="0" w:color="auto"/>
            <w:left w:val="none" w:sz="0" w:space="0" w:color="auto"/>
            <w:bottom w:val="none" w:sz="0" w:space="0" w:color="auto"/>
            <w:right w:val="none" w:sz="0" w:space="0" w:color="auto"/>
          </w:divBdr>
        </w:div>
        <w:div w:id="1743023452">
          <w:marLeft w:val="480"/>
          <w:marRight w:val="0"/>
          <w:marTop w:val="0"/>
          <w:marBottom w:val="0"/>
          <w:divBdr>
            <w:top w:val="none" w:sz="0" w:space="0" w:color="auto"/>
            <w:left w:val="none" w:sz="0" w:space="0" w:color="auto"/>
            <w:bottom w:val="none" w:sz="0" w:space="0" w:color="auto"/>
            <w:right w:val="none" w:sz="0" w:space="0" w:color="auto"/>
          </w:divBdr>
        </w:div>
        <w:div w:id="1510683079">
          <w:marLeft w:val="480"/>
          <w:marRight w:val="0"/>
          <w:marTop w:val="0"/>
          <w:marBottom w:val="0"/>
          <w:divBdr>
            <w:top w:val="none" w:sz="0" w:space="0" w:color="auto"/>
            <w:left w:val="none" w:sz="0" w:space="0" w:color="auto"/>
            <w:bottom w:val="none" w:sz="0" w:space="0" w:color="auto"/>
            <w:right w:val="none" w:sz="0" w:space="0" w:color="auto"/>
          </w:divBdr>
        </w:div>
        <w:div w:id="1694765899">
          <w:marLeft w:val="480"/>
          <w:marRight w:val="0"/>
          <w:marTop w:val="0"/>
          <w:marBottom w:val="0"/>
          <w:divBdr>
            <w:top w:val="none" w:sz="0" w:space="0" w:color="auto"/>
            <w:left w:val="none" w:sz="0" w:space="0" w:color="auto"/>
            <w:bottom w:val="none" w:sz="0" w:space="0" w:color="auto"/>
            <w:right w:val="none" w:sz="0" w:space="0" w:color="auto"/>
          </w:divBdr>
        </w:div>
        <w:div w:id="393746875">
          <w:marLeft w:val="480"/>
          <w:marRight w:val="0"/>
          <w:marTop w:val="0"/>
          <w:marBottom w:val="0"/>
          <w:divBdr>
            <w:top w:val="none" w:sz="0" w:space="0" w:color="auto"/>
            <w:left w:val="none" w:sz="0" w:space="0" w:color="auto"/>
            <w:bottom w:val="none" w:sz="0" w:space="0" w:color="auto"/>
            <w:right w:val="none" w:sz="0" w:space="0" w:color="auto"/>
          </w:divBdr>
        </w:div>
        <w:div w:id="876115348">
          <w:marLeft w:val="480"/>
          <w:marRight w:val="0"/>
          <w:marTop w:val="0"/>
          <w:marBottom w:val="0"/>
          <w:divBdr>
            <w:top w:val="none" w:sz="0" w:space="0" w:color="auto"/>
            <w:left w:val="none" w:sz="0" w:space="0" w:color="auto"/>
            <w:bottom w:val="none" w:sz="0" w:space="0" w:color="auto"/>
            <w:right w:val="none" w:sz="0" w:space="0" w:color="auto"/>
          </w:divBdr>
        </w:div>
      </w:divsChild>
    </w:div>
    <w:div w:id="1701734455">
      <w:bodyDiv w:val="1"/>
      <w:marLeft w:val="0"/>
      <w:marRight w:val="0"/>
      <w:marTop w:val="0"/>
      <w:marBottom w:val="0"/>
      <w:divBdr>
        <w:top w:val="none" w:sz="0" w:space="0" w:color="auto"/>
        <w:left w:val="none" w:sz="0" w:space="0" w:color="auto"/>
        <w:bottom w:val="none" w:sz="0" w:space="0" w:color="auto"/>
        <w:right w:val="none" w:sz="0" w:space="0" w:color="auto"/>
      </w:divBdr>
    </w:div>
    <w:div w:id="1738431211">
      <w:bodyDiv w:val="1"/>
      <w:marLeft w:val="0"/>
      <w:marRight w:val="0"/>
      <w:marTop w:val="0"/>
      <w:marBottom w:val="0"/>
      <w:divBdr>
        <w:top w:val="none" w:sz="0" w:space="0" w:color="auto"/>
        <w:left w:val="none" w:sz="0" w:space="0" w:color="auto"/>
        <w:bottom w:val="none" w:sz="0" w:space="0" w:color="auto"/>
        <w:right w:val="none" w:sz="0" w:space="0" w:color="auto"/>
      </w:divBdr>
    </w:div>
    <w:div w:id="1748185335">
      <w:bodyDiv w:val="1"/>
      <w:marLeft w:val="0"/>
      <w:marRight w:val="0"/>
      <w:marTop w:val="0"/>
      <w:marBottom w:val="0"/>
      <w:divBdr>
        <w:top w:val="none" w:sz="0" w:space="0" w:color="auto"/>
        <w:left w:val="none" w:sz="0" w:space="0" w:color="auto"/>
        <w:bottom w:val="none" w:sz="0" w:space="0" w:color="auto"/>
        <w:right w:val="none" w:sz="0" w:space="0" w:color="auto"/>
      </w:divBdr>
    </w:div>
    <w:div w:id="1768503102">
      <w:bodyDiv w:val="1"/>
      <w:marLeft w:val="0"/>
      <w:marRight w:val="0"/>
      <w:marTop w:val="0"/>
      <w:marBottom w:val="0"/>
      <w:divBdr>
        <w:top w:val="none" w:sz="0" w:space="0" w:color="auto"/>
        <w:left w:val="none" w:sz="0" w:space="0" w:color="auto"/>
        <w:bottom w:val="none" w:sz="0" w:space="0" w:color="auto"/>
        <w:right w:val="none" w:sz="0" w:space="0" w:color="auto"/>
      </w:divBdr>
    </w:div>
    <w:div w:id="1775397325">
      <w:bodyDiv w:val="1"/>
      <w:marLeft w:val="0"/>
      <w:marRight w:val="0"/>
      <w:marTop w:val="0"/>
      <w:marBottom w:val="0"/>
      <w:divBdr>
        <w:top w:val="none" w:sz="0" w:space="0" w:color="auto"/>
        <w:left w:val="none" w:sz="0" w:space="0" w:color="auto"/>
        <w:bottom w:val="none" w:sz="0" w:space="0" w:color="auto"/>
        <w:right w:val="none" w:sz="0" w:space="0" w:color="auto"/>
      </w:divBdr>
    </w:div>
    <w:div w:id="1789005205">
      <w:bodyDiv w:val="1"/>
      <w:marLeft w:val="0"/>
      <w:marRight w:val="0"/>
      <w:marTop w:val="0"/>
      <w:marBottom w:val="0"/>
      <w:divBdr>
        <w:top w:val="none" w:sz="0" w:space="0" w:color="auto"/>
        <w:left w:val="none" w:sz="0" w:space="0" w:color="auto"/>
        <w:bottom w:val="none" w:sz="0" w:space="0" w:color="auto"/>
        <w:right w:val="none" w:sz="0" w:space="0" w:color="auto"/>
      </w:divBdr>
    </w:div>
    <w:div w:id="1790976061">
      <w:bodyDiv w:val="1"/>
      <w:marLeft w:val="0"/>
      <w:marRight w:val="0"/>
      <w:marTop w:val="0"/>
      <w:marBottom w:val="0"/>
      <w:divBdr>
        <w:top w:val="none" w:sz="0" w:space="0" w:color="auto"/>
        <w:left w:val="none" w:sz="0" w:space="0" w:color="auto"/>
        <w:bottom w:val="none" w:sz="0" w:space="0" w:color="auto"/>
        <w:right w:val="none" w:sz="0" w:space="0" w:color="auto"/>
      </w:divBdr>
    </w:div>
    <w:div w:id="1791976476">
      <w:bodyDiv w:val="1"/>
      <w:marLeft w:val="0"/>
      <w:marRight w:val="0"/>
      <w:marTop w:val="0"/>
      <w:marBottom w:val="0"/>
      <w:divBdr>
        <w:top w:val="none" w:sz="0" w:space="0" w:color="auto"/>
        <w:left w:val="none" w:sz="0" w:space="0" w:color="auto"/>
        <w:bottom w:val="none" w:sz="0" w:space="0" w:color="auto"/>
        <w:right w:val="none" w:sz="0" w:space="0" w:color="auto"/>
      </w:divBdr>
      <w:divsChild>
        <w:div w:id="2133396968">
          <w:marLeft w:val="480"/>
          <w:marRight w:val="0"/>
          <w:marTop w:val="0"/>
          <w:marBottom w:val="0"/>
          <w:divBdr>
            <w:top w:val="none" w:sz="0" w:space="0" w:color="auto"/>
            <w:left w:val="none" w:sz="0" w:space="0" w:color="auto"/>
            <w:bottom w:val="none" w:sz="0" w:space="0" w:color="auto"/>
            <w:right w:val="none" w:sz="0" w:space="0" w:color="auto"/>
          </w:divBdr>
        </w:div>
        <w:div w:id="1018849294">
          <w:marLeft w:val="480"/>
          <w:marRight w:val="0"/>
          <w:marTop w:val="0"/>
          <w:marBottom w:val="0"/>
          <w:divBdr>
            <w:top w:val="none" w:sz="0" w:space="0" w:color="auto"/>
            <w:left w:val="none" w:sz="0" w:space="0" w:color="auto"/>
            <w:bottom w:val="none" w:sz="0" w:space="0" w:color="auto"/>
            <w:right w:val="none" w:sz="0" w:space="0" w:color="auto"/>
          </w:divBdr>
        </w:div>
        <w:div w:id="1058746185">
          <w:marLeft w:val="480"/>
          <w:marRight w:val="0"/>
          <w:marTop w:val="0"/>
          <w:marBottom w:val="0"/>
          <w:divBdr>
            <w:top w:val="none" w:sz="0" w:space="0" w:color="auto"/>
            <w:left w:val="none" w:sz="0" w:space="0" w:color="auto"/>
            <w:bottom w:val="none" w:sz="0" w:space="0" w:color="auto"/>
            <w:right w:val="none" w:sz="0" w:space="0" w:color="auto"/>
          </w:divBdr>
        </w:div>
        <w:div w:id="1835534302">
          <w:marLeft w:val="480"/>
          <w:marRight w:val="0"/>
          <w:marTop w:val="0"/>
          <w:marBottom w:val="0"/>
          <w:divBdr>
            <w:top w:val="none" w:sz="0" w:space="0" w:color="auto"/>
            <w:left w:val="none" w:sz="0" w:space="0" w:color="auto"/>
            <w:bottom w:val="none" w:sz="0" w:space="0" w:color="auto"/>
            <w:right w:val="none" w:sz="0" w:space="0" w:color="auto"/>
          </w:divBdr>
        </w:div>
        <w:div w:id="1151604229">
          <w:marLeft w:val="480"/>
          <w:marRight w:val="0"/>
          <w:marTop w:val="0"/>
          <w:marBottom w:val="0"/>
          <w:divBdr>
            <w:top w:val="none" w:sz="0" w:space="0" w:color="auto"/>
            <w:left w:val="none" w:sz="0" w:space="0" w:color="auto"/>
            <w:bottom w:val="none" w:sz="0" w:space="0" w:color="auto"/>
            <w:right w:val="none" w:sz="0" w:space="0" w:color="auto"/>
          </w:divBdr>
        </w:div>
        <w:div w:id="1275819913">
          <w:marLeft w:val="480"/>
          <w:marRight w:val="0"/>
          <w:marTop w:val="0"/>
          <w:marBottom w:val="0"/>
          <w:divBdr>
            <w:top w:val="none" w:sz="0" w:space="0" w:color="auto"/>
            <w:left w:val="none" w:sz="0" w:space="0" w:color="auto"/>
            <w:bottom w:val="none" w:sz="0" w:space="0" w:color="auto"/>
            <w:right w:val="none" w:sz="0" w:space="0" w:color="auto"/>
          </w:divBdr>
        </w:div>
        <w:div w:id="1251695370">
          <w:marLeft w:val="480"/>
          <w:marRight w:val="0"/>
          <w:marTop w:val="0"/>
          <w:marBottom w:val="0"/>
          <w:divBdr>
            <w:top w:val="none" w:sz="0" w:space="0" w:color="auto"/>
            <w:left w:val="none" w:sz="0" w:space="0" w:color="auto"/>
            <w:bottom w:val="none" w:sz="0" w:space="0" w:color="auto"/>
            <w:right w:val="none" w:sz="0" w:space="0" w:color="auto"/>
          </w:divBdr>
        </w:div>
        <w:div w:id="568425333">
          <w:marLeft w:val="480"/>
          <w:marRight w:val="0"/>
          <w:marTop w:val="0"/>
          <w:marBottom w:val="0"/>
          <w:divBdr>
            <w:top w:val="none" w:sz="0" w:space="0" w:color="auto"/>
            <w:left w:val="none" w:sz="0" w:space="0" w:color="auto"/>
            <w:bottom w:val="none" w:sz="0" w:space="0" w:color="auto"/>
            <w:right w:val="none" w:sz="0" w:space="0" w:color="auto"/>
          </w:divBdr>
        </w:div>
        <w:div w:id="1317614221">
          <w:marLeft w:val="480"/>
          <w:marRight w:val="0"/>
          <w:marTop w:val="0"/>
          <w:marBottom w:val="0"/>
          <w:divBdr>
            <w:top w:val="none" w:sz="0" w:space="0" w:color="auto"/>
            <w:left w:val="none" w:sz="0" w:space="0" w:color="auto"/>
            <w:bottom w:val="none" w:sz="0" w:space="0" w:color="auto"/>
            <w:right w:val="none" w:sz="0" w:space="0" w:color="auto"/>
          </w:divBdr>
        </w:div>
        <w:div w:id="1638026415">
          <w:marLeft w:val="480"/>
          <w:marRight w:val="0"/>
          <w:marTop w:val="0"/>
          <w:marBottom w:val="0"/>
          <w:divBdr>
            <w:top w:val="none" w:sz="0" w:space="0" w:color="auto"/>
            <w:left w:val="none" w:sz="0" w:space="0" w:color="auto"/>
            <w:bottom w:val="none" w:sz="0" w:space="0" w:color="auto"/>
            <w:right w:val="none" w:sz="0" w:space="0" w:color="auto"/>
          </w:divBdr>
        </w:div>
        <w:div w:id="1650792350">
          <w:marLeft w:val="480"/>
          <w:marRight w:val="0"/>
          <w:marTop w:val="0"/>
          <w:marBottom w:val="0"/>
          <w:divBdr>
            <w:top w:val="none" w:sz="0" w:space="0" w:color="auto"/>
            <w:left w:val="none" w:sz="0" w:space="0" w:color="auto"/>
            <w:bottom w:val="none" w:sz="0" w:space="0" w:color="auto"/>
            <w:right w:val="none" w:sz="0" w:space="0" w:color="auto"/>
          </w:divBdr>
        </w:div>
        <w:div w:id="510484610">
          <w:marLeft w:val="480"/>
          <w:marRight w:val="0"/>
          <w:marTop w:val="0"/>
          <w:marBottom w:val="0"/>
          <w:divBdr>
            <w:top w:val="none" w:sz="0" w:space="0" w:color="auto"/>
            <w:left w:val="none" w:sz="0" w:space="0" w:color="auto"/>
            <w:bottom w:val="none" w:sz="0" w:space="0" w:color="auto"/>
            <w:right w:val="none" w:sz="0" w:space="0" w:color="auto"/>
          </w:divBdr>
        </w:div>
        <w:div w:id="873662611">
          <w:marLeft w:val="480"/>
          <w:marRight w:val="0"/>
          <w:marTop w:val="0"/>
          <w:marBottom w:val="0"/>
          <w:divBdr>
            <w:top w:val="none" w:sz="0" w:space="0" w:color="auto"/>
            <w:left w:val="none" w:sz="0" w:space="0" w:color="auto"/>
            <w:bottom w:val="none" w:sz="0" w:space="0" w:color="auto"/>
            <w:right w:val="none" w:sz="0" w:space="0" w:color="auto"/>
          </w:divBdr>
        </w:div>
        <w:div w:id="626007950">
          <w:marLeft w:val="480"/>
          <w:marRight w:val="0"/>
          <w:marTop w:val="0"/>
          <w:marBottom w:val="0"/>
          <w:divBdr>
            <w:top w:val="none" w:sz="0" w:space="0" w:color="auto"/>
            <w:left w:val="none" w:sz="0" w:space="0" w:color="auto"/>
            <w:bottom w:val="none" w:sz="0" w:space="0" w:color="auto"/>
            <w:right w:val="none" w:sz="0" w:space="0" w:color="auto"/>
          </w:divBdr>
        </w:div>
        <w:div w:id="532353596">
          <w:marLeft w:val="480"/>
          <w:marRight w:val="0"/>
          <w:marTop w:val="0"/>
          <w:marBottom w:val="0"/>
          <w:divBdr>
            <w:top w:val="none" w:sz="0" w:space="0" w:color="auto"/>
            <w:left w:val="none" w:sz="0" w:space="0" w:color="auto"/>
            <w:bottom w:val="none" w:sz="0" w:space="0" w:color="auto"/>
            <w:right w:val="none" w:sz="0" w:space="0" w:color="auto"/>
          </w:divBdr>
        </w:div>
        <w:div w:id="1854949408">
          <w:marLeft w:val="480"/>
          <w:marRight w:val="0"/>
          <w:marTop w:val="0"/>
          <w:marBottom w:val="0"/>
          <w:divBdr>
            <w:top w:val="none" w:sz="0" w:space="0" w:color="auto"/>
            <w:left w:val="none" w:sz="0" w:space="0" w:color="auto"/>
            <w:bottom w:val="none" w:sz="0" w:space="0" w:color="auto"/>
            <w:right w:val="none" w:sz="0" w:space="0" w:color="auto"/>
          </w:divBdr>
        </w:div>
        <w:div w:id="795804155">
          <w:marLeft w:val="480"/>
          <w:marRight w:val="0"/>
          <w:marTop w:val="0"/>
          <w:marBottom w:val="0"/>
          <w:divBdr>
            <w:top w:val="none" w:sz="0" w:space="0" w:color="auto"/>
            <w:left w:val="none" w:sz="0" w:space="0" w:color="auto"/>
            <w:bottom w:val="none" w:sz="0" w:space="0" w:color="auto"/>
            <w:right w:val="none" w:sz="0" w:space="0" w:color="auto"/>
          </w:divBdr>
        </w:div>
        <w:div w:id="2114587869">
          <w:marLeft w:val="480"/>
          <w:marRight w:val="0"/>
          <w:marTop w:val="0"/>
          <w:marBottom w:val="0"/>
          <w:divBdr>
            <w:top w:val="none" w:sz="0" w:space="0" w:color="auto"/>
            <w:left w:val="none" w:sz="0" w:space="0" w:color="auto"/>
            <w:bottom w:val="none" w:sz="0" w:space="0" w:color="auto"/>
            <w:right w:val="none" w:sz="0" w:space="0" w:color="auto"/>
          </w:divBdr>
        </w:div>
        <w:div w:id="818887170">
          <w:marLeft w:val="480"/>
          <w:marRight w:val="0"/>
          <w:marTop w:val="0"/>
          <w:marBottom w:val="0"/>
          <w:divBdr>
            <w:top w:val="none" w:sz="0" w:space="0" w:color="auto"/>
            <w:left w:val="none" w:sz="0" w:space="0" w:color="auto"/>
            <w:bottom w:val="none" w:sz="0" w:space="0" w:color="auto"/>
            <w:right w:val="none" w:sz="0" w:space="0" w:color="auto"/>
          </w:divBdr>
        </w:div>
        <w:div w:id="641814520">
          <w:marLeft w:val="480"/>
          <w:marRight w:val="0"/>
          <w:marTop w:val="0"/>
          <w:marBottom w:val="0"/>
          <w:divBdr>
            <w:top w:val="none" w:sz="0" w:space="0" w:color="auto"/>
            <w:left w:val="none" w:sz="0" w:space="0" w:color="auto"/>
            <w:bottom w:val="none" w:sz="0" w:space="0" w:color="auto"/>
            <w:right w:val="none" w:sz="0" w:space="0" w:color="auto"/>
          </w:divBdr>
        </w:div>
        <w:div w:id="1782064694">
          <w:marLeft w:val="480"/>
          <w:marRight w:val="0"/>
          <w:marTop w:val="0"/>
          <w:marBottom w:val="0"/>
          <w:divBdr>
            <w:top w:val="none" w:sz="0" w:space="0" w:color="auto"/>
            <w:left w:val="none" w:sz="0" w:space="0" w:color="auto"/>
            <w:bottom w:val="none" w:sz="0" w:space="0" w:color="auto"/>
            <w:right w:val="none" w:sz="0" w:space="0" w:color="auto"/>
          </w:divBdr>
        </w:div>
        <w:div w:id="1816028414">
          <w:marLeft w:val="480"/>
          <w:marRight w:val="0"/>
          <w:marTop w:val="0"/>
          <w:marBottom w:val="0"/>
          <w:divBdr>
            <w:top w:val="none" w:sz="0" w:space="0" w:color="auto"/>
            <w:left w:val="none" w:sz="0" w:space="0" w:color="auto"/>
            <w:bottom w:val="none" w:sz="0" w:space="0" w:color="auto"/>
            <w:right w:val="none" w:sz="0" w:space="0" w:color="auto"/>
          </w:divBdr>
        </w:div>
        <w:div w:id="1588072227">
          <w:marLeft w:val="480"/>
          <w:marRight w:val="0"/>
          <w:marTop w:val="0"/>
          <w:marBottom w:val="0"/>
          <w:divBdr>
            <w:top w:val="none" w:sz="0" w:space="0" w:color="auto"/>
            <w:left w:val="none" w:sz="0" w:space="0" w:color="auto"/>
            <w:bottom w:val="none" w:sz="0" w:space="0" w:color="auto"/>
            <w:right w:val="none" w:sz="0" w:space="0" w:color="auto"/>
          </w:divBdr>
        </w:div>
        <w:div w:id="92438004">
          <w:marLeft w:val="480"/>
          <w:marRight w:val="0"/>
          <w:marTop w:val="0"/>
          <w:marBottom w:val="0"/>
          <w:divBdr>
            <w:top w:val="none" w:sz="0" w:space="0" w:color="auto"/>
            <w:left w:val="none" w:sz="0" w:space="0" w:color="auto"/>
            <w:bottom w:val="none" w:sz="0" w:space="0" w:color="auto"/>
            <w:right w:val="none" w:sz="0" w:space="0" w:color="auto"/>
          </w:divBdr>
        </w:div>
        <w:div w:id="1820073133">
          <w:marLeft w:val="480"/>
          <w:marRight w:val="0"/>
          <w:marTop w:val="0"/>
          <w:marBottom w:val="0"/>
          <w:divBdr>
            <w:top w:val="none" w:sz="0" w:space="0" w:color="auto"/>
            <w:left w:val="none" w:sz="0" w:space="0" w:color="auto"/>
            <w:bottom w:val="none" w:sz="0" w:space="0" w:color="auto"/>
            <w:right w:val="none" w:sz="0" w:space="0" w:color="auto"/>
          </w:divBdr>
        </w:div>
        <w:div w:id="917130421">
          <w:marLeft w:val="480"/>
          <w:marRight w:val="0"/>
          <w:marTop w:val="0"/>
          <w:marBottom w:val="0"/>
          <w:divBdr>
            <w:top w:val="none" w:sz="0" w:space="0" w:color="auto"/>
            <w:left w:val="none" w:sz="0" w:space="0" w:color="auto"/>
            <w:bottom w:val="none" w:sz="0" w:space="0" w:color="auto"/>
            <w:right w:val="none" w:sz="0" w:space="0" w:color="auto"/>
          </w:divBdr>
        </w:div>
        <w:div w:id="251547798">
          <w:marLeft w:val="480"/>
          <w:marRight w:val="0"/>
          <w:marTop w:val="0"/>
          <w:marBottom w:val="0"/>
          <w:divBdr>
            <w:top w:val="none" w:sz="0" w:space="0" w:color="auto"/>
            <w:left w:val="none" w:sz="0" w:space="0" w:color="auto"/>
            <w:bottom w:val="none" w:sz="0" w:space="0" w:color="auto"/>
            <w:right w:val="none" w:sz="0" w:space="0" w:color="auto"/>
          </w:divBdr>
        </w:div>
        <w:div w:id="444348656">
          <w:marLeft w:val="480"/>
          <w:marRight w:val="0"/>
          <w:marTop w:val="0"/>
          <w:marBottom w:val="0"/>
          <w:divBdr>
            <w:top w:val="none" w:sz="0" w:space="0" w:color="auto"/>
            <w:left w:val="none" w:sz="0" w:space="0" w:color="auto"/>
            <w:bottom w:val="none" w:sz="0" w:space="0" w:color="auto"/>
            <w:right w:val="none" w:sz="0" w:space="0" w:color="auto"/>
          </w:divBdr>
        </w:div>
        <w:div w:id="377776831">
          <w:marLeft w:val="480"/>
          <w:marRight w:val="0"/>
          <w:marTop w:val="0"/>
          <w:marBottom w:val="0"/>
          <w:divBdr>
            <w:top w:val="none" w:sz="0" w:space="0" w:color="auto"/>
            <w:left w:val="none" w:sz="0" w:space="0" w:color="auto"/>
            <w:bottom w:val="none" w:sz="0" w:space="0" w:color="auto"/>
            <w:right w:val="none" w:sz="0" w:space="0" w:color="auto"/>
          </w:divBdr>
        </w:div>
        <w:div w:id="1284341652">
          <w:marLeft w:val="480"/>
          <w:marRight w:val="0"/>
          <w:marTop w:val="0"/>
          <w:marBottom w:val="0"/>
          <w:divBdr>
            <w:top w:val="none" w:sz="0" w:space="0" w:color="auto"/>
            <w:left w:val="none" w:sz="0" w:space="0" w:color="auto"/>
            <w:bottom w:val="none" w:sz="0" w:space="0" w:color="auto"/>
            <w:right w:val="none" w:sz="0" w:space="0" w:color="auto"/>
          </w:divBdr>
        </w:div>
        <w:div w:id="714964083">
          <w:marLeft w:val="480"/>
          <w:marRight w:val="0"/>
          <w:marTop w:val="0"/>
          <w:marBottom w:val="0"/>
          <w:divBdr>
            <w:top w:val="none" w:sz="0" w:space="0" w:color="auto"/>
            <w:left w:val="none" w:sz="0" w:space="0" w:color="auto"/>
            <w:bottom w:val="none" w:sz="0" w:space="0" w:color="auto"/>
            <w:right w:val="none" w:sz="0" w:space="0" w:color="auto"/>
          </w:divBdr>
        </w:div>
        <w:div w:id="1803182896">
          <w:marLeft w:val="480"/>
          <w:marRight w:val="0"/>
          <w:marTop w:val="0"/>
          <w:marBottom w:val="0"/>
          <w:divBdr>
            <w:top w:val="none" w:sz="0" w:space="0" w:color="auto"/>
            <w:left w:val="none" w:sz="0" w:space="0" w:color="auto"/>
            <w:bottom w:val="none" w:sz="0" w:space="0" w:color="auto"/>
            <w:right w:val="none" w:sz="0" w:space="0" w:color="auto"/>
          </w:divBdr>
        </w:div>
        <w:div w:id="1447235601">
          <w:marLeft w:val="480"/>
          <w:marRight w:val="0"/>
          <w:marTop w:val="0"/>
          <w:marBottom w:val="0"/>
          <w:divBdr>
            <w:top w:val="none" w:sz="0" w:space="0" w:color="auto"/>
            <w:left w:val="none" w:sz="0" w:space="0" w:color="auto"/>
            <w:bottom w:val="none" w:sz="0" w:space="0" w:color="auto"/>
            <w:right w:val="none" w:sz="0" w:space="0" w:color="auto"/>
          </w:divBdr>
        </w:div>
        <w:div w:id="1315178682">
          <w:marLeft w:val="480"/>
          <w:marRight w:val="0"/>
          <w:marTop w:val="0"/>
          <w:marBottom w:val="0"/>
          <w:divBdr>
            <w:top w:val="none" w:sz="0" w:space="0" w:color="auto"/>
            <w:left w:val="none" w:sz="0" w:space="0" w:color="auto"/>
            <w:bottom w:val="none" w:sz="0" w:space="0" w:color="auto"/>
            <w:right w:val="none" w:sz="0" w:space="0" w:color="auto"/>
          </w:divBdr>
        </w:div>
        <w:div w:id="1478182784">
          <w:marLeft w:val="480"/>
          <w:marRight w:val="0"/>
          <w:marTop w:val="0"/>
          <w:marBottom w:val="0"/>
          <w:divBdr>
            <w:top w:val="none" w:sz="0" w:space="0" w:color="auto"/>
            <w:left w:val="none" w:sz="0" w:space="0" w:color="auto"/>
            <w:bottom w:val="none" w:sz="0" w:space="0" w:color="auto"/>
            <w:right w:val="none" w:sz="0" w:space="0" w:color="auto"/>
          </w:divBdr>
        </w:div>
        <w:div w:id="36122228">
          <w:marLeft w:val="480"/>
          <w:marRight w:val="0"/>
          <w:marTop w:val="0"/>
          <w:marBottom w:val="0"/>
          <w:divBdr>
            <w:top w:val="none" w:sz="0" w:space="0" w:color="auto"/>
            <w:left w:val="none" w:sz="0" w:space="0" w:color="auto"/>
            <w:bottom w:val="none" w:sz="0" w:space="0" w:color="auto"/>
            <w:right w:val="none" w:sz="0" w:space="0" w:color="auto"/>
          </w:divBdr>
        </w:div>
        <w:div w:id="1632898758">
          <w:marLeft w:val="480"/>
          <w:marRight w:val="0"/>
          <w:marTop w:val="0"/>
          <w:marBottom w:val="0"/>
          <w:divBdr>
            <w:top w:val="none" w:sz="0" w:space="0" w:color="auto"/>
            <w:left w:val="none" w:sz="0" w:space="0" w:color="auto"/>
            <w:bottom w:val="none" w:sz="0" w:space="0" w:color="auto"/>
            <w:right w:val="none" w:sz="0" w:space="0" w:color="auto"/>
          </w:divBdr>
        </w:div>
        <w:div w:id="1061749890">
          <w:marLeft w:val="480"/>
          <w:marRight w:val="0"/>
          <w:marTop w:val="0"/>
          <w:marBottom w:val="0"/>
          <w:divBdr>
            <w:top w:val="none" w:sz="0" w:space="0" w:color="auto"/>
            <w:left w:val="none" w:sz="0" w:space="0" w:color="auto"/>
            <w:bottom w:val="none" w:sz="0" w:space="0" w:color="auto"/>
            <w:right w:val="none" w:sz="0" w:space="0" w:color="auto"/>
          </w:divBdr>
        </w:div>
        <w:div w:id="770320617">
          <w:marLeft w:val="480"/>
          <w:marRight w:val="0"/>
          <w:marTop w:val="0"/>
          <w:marBottom w:val="0"/>
          <w:divBdr>
            <w:top w:val="none" w:sz="0" w:space="0" w:color="auto"/>
            <w:left w:val="none" w:sz="0" w:space="0" w:color="auto"/>
            <w:bottom w:val="none" w:sz="0" w:space="0" w:color="auto"/>
            <w:right w:val="none" w:sz="0" w:space="0" w:color="auto"/>
          </w:divBdr>
        </w:div>
        <w:div w:id="1991473885">
          <w:marLeft w:val="480"/>
          <w:marRight w:val="0"/>
          <w:marTop w:val="0"/>
          <w:marBottom w:val="0"/>
          <w:divBdr>
            <w:top w:val="none" w:sz="0" w:space="0" w:color="auto"/>
            <w:left w:val="none" w:sz="0" w:space="0" w:color="auto"/>
            <w:bottom w:val="none" w:sz="0" w:space="0" w:color="auto"/>
            <w:right w:val="none" w:sz="0" w:space="0" w:color="auto"/>
          </w:divBdr>
        </w:div>
        <w:div w:id="1197892136">
          <w:marLeft w:val="480"/>
          <w:marRight w:val="0"/>
          <w:marTop w:val="0"/>
          <w:marBottom w:val="0"/>
          <w:divBdr>
            <w:top w:val="none" w:sz="0" w:space="0" w:color="auto"/>
            <w:left w:val="none" w:sz="0" w:space="0" w:color="auto"/>
            <w:bottom w:val="none" w:sz="0" w:space="0" w:color="auto"/>
            <w:right w:val="none" w:sz="0" w:space="0" w:color="auto"/>
          </w:divBdr>
        </w:div>
      </w:divsChild>
    </w:div>
    <w:div w:id="1833642866">
      <w:bodyDiv w:val="1"/>
      <w:marLeft w:val="0"/>
      <w:marRight w:val="0"/>
      <w:marTop w:val="0"/>
      <w:marBottom w:val="0"/>
      <w:divBdr>
        <w:top w:val="none" w:sz="0" w:space="0" w:color="auto"/>
        <w:left w:val="none" w:sz="0" w:space="0" w:color="auto"/>
        <w:bottom w:val="none" w:sz="0" w:space="0" w:color="auto"/>
        <w:right w:val="none" w:sz="0" w:space="0" w:color="auto"/>
      </w:divBdr>
    </w:div>
    <w:div w:id="1841042527">
      <w:bodyDiv w:val="1"/>
      <w:marLeft w:val="0"/>
      <w:marRight w:val="0"/>
      <w:marTop w:val="0"/>
      <w:marBottom w:val="0"/>
      <w:divBdr>
        <w:top w:val="none" w:sz="0" w:space="0" w:color="auto"/>
        <w:left w:val="none" w:sz="0" w:space="0" w:color="auto"/>
        <w:bottom w:val="none" w:sz="0" w:space="0" w:color="auto"/>
        <w:right w:val="none" w:sz="0" w:space="0" w:color="auto"/>
      </w:divBdr>
    </w:div>
    <w:div w:id="1844468383">
      <w:bodyDiv w:val="1"/>
      <w:marLeft w:val="0"/>
      <w:marRight w:val="0"/>
      <w:marTop w:val="0"/>
      <w:marBottom w:val="0"/>
      <w:divBdr>
        <w:top w:val="none" w:sz="0" w:space="0" w:color="auto"/>
        <w:left w:val="none" w:sz="0" w:space="0" w:color="auto"/>
        <w:bottom w:val="none" w:sz="0" w:space="0" w:color="auto"/>
        <w:right w:val="none" w:sz="0" w:space="0" w:color="auto"/>
      </w:divBdr>
    </w:div>
    <w:div w:id="1882597555">
      <w:bodyDiv w:val="1"/>
      <w:marLeft w:val="0"/>
      <w:marRight w:val="0"/>
      <w:marTop w:val="0"/>
      <w:marBottom w:val="0"/>
      <w:divBdr>
        <w:top w:val="none" w:sz="0" w:space="0" w:color="auto"/>
        <w:left w:val="none" w:sz="0" w:space="0" w:color="auto"/>
        <w:bottom w:val="none" w:sz="0" w:space="0" w:color="auto"/>
        <w:right w:val="none" w:sz="0" w:space="0" w:color="auto"/>
      </w:divBdr>
    </w:div>
    <w:div w:id="1916938954">
      <w:bodyDiv w:val="1"/>
      <w:marLeft w:val="0"/>
      <w:marRight w:val="0"/>
      <w:marTop w:val="0"/>
      <w:marBottom w:val="0"/>
      <w:divBdr>
        <w:top w:val="none" w:sz="0" w:space="0" w:color="auto"/>
        <w:left w:val="none" w:sz="0" w:space="0" w:color="auto"/>
        <w:bottom w:val="none" w:sz="0" w:space="0" w:color="auto"/>
        <w:right w:val="none" w:sz="0" w:space="0" w:color="auto"/>
      </w:divBdr>
    </w:div>
    <w:div w:id="1924410324">
      <w:bodyDiv w:val="1"/>
      <w:marLeft w:val="0"/>
      <w:marRight w:val="0"/>
      <w:marTop w:val="0"/>
      <w:marBottom w:val="0"/>
      <w:divBdr>
        <w:top w:val="none" w:sz="0" w:space="0" w:color="auto"/>
        <w:left w:val="none" w:sz="0" w:space="0" w:color="auto"/>
        <w:bottom w:val="none" w:sz="0" w:space="0" w:color="auto"/>
        <w:right w:val="none" w:sz="0" w:space="0" w:color="auto"/>
      </w:divBdr>
    </w:div>
    <w:div w:id="1928728991">
      <w:bodyDiv w:val="1"/>
      <w:marLeft w:val="0"/>
      <w:marRight w:val="0"/>
      <w:marTop w:val="0"/>
      <w:marBottom w:val="0"/>
      <w:divBdr>
        <w:top w:val="none" w:sz="0" w:space="0" w:color="auto"/>
        <w:left w:val="none" w:sz="0" w:space="0" w:color="auto"/>
        <w:bottom w:val="none" w:sz="0" w:space="0" w:color="auto"/>
        <w:right w:val="none" w:sz="0" w:space="0" w:color="auto"/>
      </w:divBdr>
      <w:divsChild>
        <w:div w:id="1992714065">
          <w:marLeft w:val="480"/>
          <w:marRight w:val="0"/>
          <w:marTop w:val="0"/>
          <w:marBottom w:val="0"/>
          <w:divBdr>
            <w:top w:val="none" w:sz="0" w:space="0" w:color="auto"/>
            <w:left w:val="none" w:sz="0" w:space="0" w:color="auto"/>
            <w:bottom w:val="none" w:sz="0" w:space="0" w:color="auto"/>
            <w:right w:val="none" w:sz="0" w:space="0" w:color="auto"/>
          </w:divBdr>
        </w:div>
        <w:div w:id="207494877">
          <w:marLeft w:val="480"/>
          <w:marRight w:val="0"/>
          <w:marTop w:val="0"/>
          <w:marBottom w:val="0"/>
          <w:divBdr>
            <w:top w:val="none" w:sz="0" w:space="0" w:color="auto"/>
            <w:left w:val="none" w:sz="0" w:space="0" w:color="auto"/>
            <w:bottom w:val="none" w:sz="0" w:space="0" w:color="auto"/>
            <w:right w:val="none" w:sz="0" w:space="0" w:color="auto"/>
          </w:divBdr>
        </w:div>
        <w:div w:id="122650561">
          <w:marLeft w:val="480"/>
          <w:marRight w:val="0"/>
          <w:marTop w:val="0"/>
          <w:marBottom w:val="0"/>
          <w:divBdr>
            <w:top w:val="none" w:sz="0" w:space="0" w:color="auto"/>
            <w:left w:val="none" w:sz="0" w:space="0" w:color="auto"/>
            <w:bottom w:val="none" w:sz="0" w:space="0" w:color="auto"/>
            <w:right w:val="none" w:sz="0" w:space="0" w:color="auto"/>
          </w:divBdr>
        </w:div>
        <w:div w:id="1201825099">
          <w:marLeft w:val="480"/>
          <w:marRight w:val="0"/>
          <w:marTop w:val="0"/>
          <w:marBottom w:val="0"/>
          <w:divBdr>
            <w:top w:val="none" w:sz="0" w:space="0" w:color="auto"/>
            <w:left w:val="none" w:sz="0" w:space="0" w:color="auto"/>
            <w:bottom w:val="none" w:sz="0" w:space="0" w:color="auto"/>
            <w:right w:val="none" w:sz="0" w:space="0" w:color="auto"/>
          </w:divBdr>
        </w:div>
        <w:div w:id="147480652">
          <w:marLeft w:val="480"/>
          <w:marRight w:val="0"/>
          <w:marTop w:val="0"/>
          <w:marBottom w:val="0"/>
          <w:divBdr>
            <w:top w:val="none" w:sz="0" w:space="0" w:color="auto"/>
            <w:left w:val="none" w:sz="0" w:space="0" w:color="auto"/>
            <w:bottom w:val="none" w:sz="0" w:space="0" w:color="auto"/>
            <w:right w:val="none" w:sz="0" w:space="0" w:color="auto"/>
          </w:divBdr>
        </w:div>
        <w:div w:id="1838224995">
          <w:marLeft w:val="480"/>
          <w:marRight w:val="0"/>
          <w:marTop w:val="0"/>
          <w:marBottom w:val="0"/>
          <w:divBdr>
            <w:top w:val="none" w:sz="0" w:space="0" w:color="auto"/>
            <w:left w:val="none" w:sz="0" w:space="0" w:color="auto"/>
            <w:bottom w:val="none" w:sz="0" w:space="0" w:color="auto"/>
            <w:right w:val="none" w:sz="0" w:space="0" w:color="auto"/>
          </w:divBdr>
        </w:div>
        <w:div w:id="1431900747">
          <w:marLeft w:val="480"/>
          <w:marRight w:val="0"/>
          <w:marTop w:val="0"/>
          <w:marBottom w:val="0"/>
          <w:divBdr>
            <w:top w:val="none" w:sz="0" w:space="0" w:color="auto"/>
            <w:left w:val="none" w:sz="0" w:space="0" w:color="auto"/>
            <w:bottom w:val="none" w:sz="0" w:space="0" w:color="auto"/>
            <w:right w:val="none" w:sz="0" w:space="0" w:color="auto"/>
          </w:divBdr>
        </w:div>
        <w:div w:id="1472358606">
          <w:marLeft w:val="480"/>
          <w:marRight w:val="0"/>
          <w:marTop w:val="0"/>
          <w:marBottom w:val="0"/>
          <w:divBdr>
            <w:top w:val="none" w:sz="0" w:space="0" w:color="auto"/>
            <w:left w:val="none" w:sz="0" w:space="0" w:color="auto"/>
            <w:bottom w:val="none" w:sz="0" w:space="0" w:color="auto"/>
            <w:right w:val="none" w:sz="0" w:space="0" w:color="auto"/>
          </w:divBdr>
        </w:div>
        <w:div w:id="245968121">
          <w:marLeft w:val="480"/>
          <w:marRight w:val="0"/>
          <w:marTop w:val="0"/>
          <w:marBottom w:val="0"/>
          <w:divBdr>
            <w:top w:val="none" w:sz="0" w:space="0" w:color="auto"/>
            <w:left w:val="none" w:sz="0" w:space="0" w:color="auto"/>
            <w:bottom w:val="none" w:sz="0" w:space="0" w:color="auto"/>
            <w:right w:val="none" w:sz="0" w:space="0" w:color="auto"/>
          </w:divBdr>
        </w:div>
        <w:div w:id="2041740711">
          <w:marLeft w:val="480"/>
          <w:marRight w:val="0"/>
          <w:marTop w:val="0"/>
          <w:marBottom w:val="0"/>
          <w:divBdr>
            <w:top w:val="none" w:sz="0" w:space="0" w:color="auto"/>
            <w:left w:val="none" w:sz="0" w:space="0" w:color="auto"/>
            <w:bottom w:val="none" w:sz="0" w:space="0" w:color="auto"/>
            <w:right w:val="none" w:sz="0" w:space="0" w:color="auto"/>
          </w:divBdr>
        </w:div>
        <w:div w:id="1350792015">
          <w:marLeft w:val="480"/>
          <w:marRight w:val="0"/>
          <w:marTop w:val="0"/>
          <w:marBottom w:val="0"/>
          <w:divBdr>
            <w:top w:val="none" w:sz="0" w:space="0" w:color="auto"/>
            <w:left w:val="none" w:sz="0" w:space="0" w:color="auto"/>
            <w:bottom w:val="none" w:sz="0" w:space="0" w:color="auto"/>
            <w:right w:val="none" w:sz="0" w:space="0" w:color="auto"/>
          </w:divBdr>
        </w:div>
        <w:div w:id="450171021">
          <w:marLeft w:val="480"/>
          <w:marRight w:val="0"/>
          <w:marTop w:val="0"/>
          <w:marBottom w:val="0"/>
          <w:divBdr>
            <w:top w:val="none" w:sz="0" w:space="0" w:color="auto"/>
            <w:left w:val="none" w:sz="0" w:space="0" w:color="auto"/>
            <w:bottom w:val="none" w:sz="0" w:space="0" w:color="auto"/>
            <w:right w:val="none" w:sz="0" w:space="0" w:color="auto"/>
          </w:divBdr>
        </w:div>
        <w:div w:id="633949684">
          <w:marLeft w:val="480"/>
          <w:marRight w:val="0"/>
          <w:marTop w:val="0"/>
          <w:marBottom w:val="0"/>
          <w:divBdr>
            <w:top w:val="none" w:sz="0" w:space="0" w:color="auto"/>
            <w:left w:val="none" w:sz="0" w:space="0" w:color="auto"/>
            <w:bottom w:val="none" w:sz="0" w:space="0" w:color="auto"/>
            <w:right w:val="none" w:sz="0" w:space="0" w:color="auto"/>
          </w:divBdr>
        </w:div>
        <w:div w:id="570583790">
          <w:marLeft w:val="480"/>
          <w:marRight w:val="0"/>
          <w:marTop w:val="0"/>
          <w:marBottom w:val="0"/>
          <w:divBdr>
            <w:top w:val="none" w:sz="0" w:space="0" w:color="auto"/>
            <w:left w:val="none" w:sz="0" w:space="0" w:color="auto"/>
            <w:bottom w:val="none" w:sz="0" w:space="0" w:color="auto"/>
            <w:right w:val="none" w:sz="0" w:space="0" w:color="auto"/>
          </w:divBdr>
        </w:div>
        <w:div w:id="1404334855">
          <w:marLeft w:val="480"/>
          <w:marRight w:val="0"/>
          <w:marTop w:val="0"/>
          <w:marBottom w:val="0"/>
          <w:divBdr>
            <w:top w:val="none" w:sz="0" w:space="0" w:color="auto"/>
            <w:left w:val="none" w:sz="0" w:space="0" w:color="auto"/>
            <w:bottom w:val="none" w:sz="0" w:space="0" w:color="auto"/>
            <w:right w:val="none" w:sz="0" w:space="0" w:color="auto"/>
          </w:divBdr>
        </w:div>
        <w:div w:id="564878572">
          <w:marLeft w:val="480"/>
          <w:marRight w:val="0"/>
          <w:marTop w:val="0"/>
          <w:marBottom w:val="0"/>
          <w:divBdr>
            <w:top w:val="none" w:sz="0" w:space="0" w:color="auto"/>
            <w:left w:val="none" w:sz="0" w:space="0" w:color="auto"/>
            <w:bottom w:val="none" w:sz="0" w:space="0" w:color="auto"/>
            <w:right w:val="none" w:sz="0" w:space="0" w:color="auto"/>
          </w:divBdr>
        </w:div>
        <w:div w:id="979456512">
          <w:marLeft w:val="480"/>
          <w:marRight w:val="0"/>
          <w:marTop w:val="0"/>
          <w:marBottom w:val="0"/>
          <w:divBdr>
            <w:top w:val="none" w:sz="0" w:space="0" w:color="auto"/>
            <w:left w:val="none" w:sz="0" w:space="0" w:color="auto"/>
            <w:bottom w:val="none" w:sz="0" w:space="0" w:color="auto"/>
            <w:right w:val="none" w:sz="0" w:space="0" w:color="auto"/>
          </w:divBdr>
        </w:div>
        <w:div w:id="1962221662">
          <w:marLeft w:val="480"/>
          <w:marRight w:val="0"/>
          <w:marTop w:val="0"/>
          <w:marBottom w:val="0"/>
          <w:divBdr>
            <w:top w:val="none" w:sz="0" w:space="0" w:color="auto"/>
            <w:left w:val="none" w:sz="0" w:space="0" w:color="auto"/>
            <w:bottom w:val="none" w:sz="0" w:space="0" w:color="auto"/>
            <w:right w:val="none" w:sz="0" w:space="0" w:color="auto"/>
          </w:divBdr>
        </w:div>
        <w:div w:id="1195194087">
          <w:marLeft w:val="480"/>
          <w:marRight w:val="0"/>
          <w:marTop w:val="0"/>
          <w:marBottom w:val="0"/>
          <w:divBdr>
            <w:top w:val="none" w:sz="0" w:space="0" w:color="auto"/>
            <w:left w:val="none" w:sz="0" w:space="0" w:color="auto"/>
            <w:bottom w:val="none" w:sz="0" w:space="0" w:color="auto"/>
            <w:right w:val="none" w:sz="0" w:space="0" w:color="auto"/>
          </w:divBdr>
        </w:div>
        <w:div w:id="1854032706">
          <w:marLeft w:val="480"/>
          <w:marRight w:val="0"/>
          <w:marTop w:val="0"/>
          <w:marBottom w:val="0"/>
          <w:divBdr>
            <w:top w:val="none" w:sz="0" w:space="0" w:color="auto"/>
            <w:left w:val="none" w:sz="0" w:space="0" w:color="auto"/>
            <w:bottom w:val="none" w:sz="0" w:space="0" w:color="auto"/>
            <w:right w:val="none" w:sz="0" w:space="0" w:color="auto"/>
          </w:divBdr>
        </w:div>
        <w:div w:id="495845774">
          <w:marLeft w:val="480"/>
          <w:marRight w:val="0"/>
          <w:marTop w:val="0"/>
          <w:marBottom w:val="0"/>
          <w:divBdr>
            <w:top w:val="none" w:sz="0" w:space="0" w:color="auto"/>
            <w:left w:val="none" w:sz="0" w:space="0" w:color="auto"/>
            <w:bottom w:val="none" w:sz="0" w:space="0" w:color="auto"/>
            <w:right w:val="none" w:sz="0" w:space="0" w:color="auto"/>
          </w:divBdr>
        </w:div>
        <w:div w:id="1435898150">
          <w:marLeft w:val="480"/>
          <w:marRight w:val="0"/>
          <w:marTop w:val="0"/>
          <w:marBottom w:val="0"/>
          <w:divBdr>
            <w:top w:val="none" w:sz="0" w:space="0" w:color="auto"/>
            <w:left w:val="none" w:sz="0" w:space="0" w:color="auto"/>
            <w:bottom w:val="none" w:sz="0" w:space="0" w:color="auto"/>
            <w:right w:val="none" w:sz="0" w:space="0" w:color="auto"/>
          </w:divBdr>
        </w:div>
        <w:div w:id="1193104839">
          <w:marLeft w:val="480"/>
          <w:marRight w:val="0"/>
          <w:marTop w:val="0"/>
          <w:marBottom w:val="0"/>
          <w:divBdr>
            <w:top w:val="none" w:sz="0" w:space="0" w:color="auto"/>
            <w:left w:val="none" w:sz="0" w:space="0" w:color="auto"/>
            <w:bottom w:val="none" w:sz="0" w:space="0" w:color="auto"/>
            <w:right w:val="none" w:sz="0" w:space="0" w:color="auto"/>
          </w:divBdr>
        </w:div>
        <w:div w:id="1732464025">
          <w:marLeft w:val="480"/>
          <w:marRight w:val="0"/>
          <w:marTop w:val="0"/>
          <w:marBottom w:val="0"/>
          <w:divBdr>
            <w:top w:val="none" w:sz="0" w:space="0" w:color="auto"/>
            <w:left w:val="none" w:sz="0" w:space="0" w:color="auto"/>
            <w:bottom w:val="none" w:sz="0" w:space="0" w:color="auto"/>
            <w:right w:val="none" w:sz="0" w:space="0" w:color="auto"/>
          </w:divBdr>
        </w:div>
        <w:div w:id="1119640480">
          <w:marLeft w:val="480"/>
          <w:marRight w:val="0"/>
          <w:marTop w:val="0"/>
          <w:marBottom w:val="0"/>
          <w:divBdr>
            <w:top w:val="none" w:sz="0" w:space="0" w:color="auto"/>
            <w:left w:val="none" w:sz="0" w:space="0" w:color="auto"/>
            <w:bottom w:val="none" w:sz="0" w:space="0" w:color="auto"/>
            <w:right w:val="none" w:sz="0" w:space="0" w:color="auto"/>
          </w:divBdr>
        </w:div>
        <w:div w:id="370108162">
          <w:marLeft w:val="480"/>
          <w:marRight w:val="0"/>
          <w:marTop w:val="0"/>
          <w:marBottom w:val="0"/>
          <w:divBdr>
            <w:top w:val="none" w:sz="0" w:space="0" w:color="auto"/>
            <w:left w:val="none" w:sz="0" w:space="0" w:color="auto"/>
            <w:bottom w:val="none" w:sz="0" w:space="0" w:color="auto"/>
            <w:right w:val="none" w:sz="0" w:space="0" w:color="auto"/>
          </w:divBdr>
        </w:div>
        <w:div w:id="1158424866">
          <w:marLeft w:val="480"/>
          <w:marRight w:val="0"/>
          <w:marTop w:val="0"/>
          <w:marBottom w:val="0"/>
          <w:divBdr>
            <w:top w:val="none" w:sz="0" w:space="0" w:color="auto"/>
            <w:left w:val="none" w:sz="0" w:space="0" w:color="auto"/>
            <w:bottom w:val="none" w:sz="0" w:space="0" w:color="auto"/>
            <w:right w:val="none" w:sz="0" w:space="0" w:color="auto"/>
          </w:divBdr>
        </w:div>
        <w:div w:id="1516000826">
          <w:marLeft w:val="480"/>
          <w:marRight w:val="0"/>
          <w:marTop w:val="0"/>
          <w:marBottom w:val="0"/>
          <w:divBdr>
            <w:top w:val="none" w:sz="0" w:space="0" w:color="auto"/>
            <w:left w:val="none" w:sz="0" w:space="0" w:color="auto"/>
            <w:bottom w:val="none" w:sz="0" w:space="0" w:color="auto"/>
            <w:right w:val="none" w:sz="0" w:space="0" w:color="auto"/>
          </w:divBdr>
        </w:div>
        <w:div w:id="1001464998">
          <w:marLeft w:val="480"/>
          <w:marRight w:val="0"/>
          <w:marTop w:val="0"/>
          <w:marBottom w:val="0"/>
          <w:divBdr>
            <w:top w:val="none" w:sz="0" w:space="0" w:color="auto"/>
            <w:left w:val="none" w:sz="0" w:space="0" w:color="auto"/>
            <w:bottom w:val="none" w:sz="0" w:space="0" w:color="auto"/>
            <w:right w:val="none" w:sz="0" w:space="0" w:color="auto"/>
          </w:divBdr>
        </w:div>
        <w:div w:id="2133404852">
          <w:marLeft w:val="480"/>
          <w:marRight w:val="0"/>
          <w:marTop w:val="0"/>
          <w:marBottom w:val="0"/>
          <w:divBdr>
            <w:top w:val="none" w:sz="0" w:space="0" w:color="auto"/>
            <w:left w:val="none" w:sz="0" w:space="0" w:color="auto"/>
            <w:bottom w:val="none" w:sz="0" w:space="0" w:color="auto"/>
            <w:right w:val="none" w:sz="0" w:space="0" w:color="auto"/>
          </w:divBdr>
        </w:div>
        <w:div w:id="165176578">
          <w:marLeft w:val="480"/>
          <w:marRight w:val="0"/>
          <w:marTop w:val="0"/>
          <w:marBottom w:val="0"/>
          <w:divBdr>
            <w:top w:val="none" w:sz="0" w:space="0" w:color="auto"/>
            <w:left w:val="none" w:sz="0" w:space="0" w:color="auto"/>
            <w:bottom w:val="none" w:sz="0" w:space="0" w:color="auto"/>
            <w:right w:val="none" w:sz="0" w:space="0" w:color="auto"/>
          </w:divBdr>
        </w:div>
        <w:div w:id="43405656">
          <w:marLeft w:val="480"/>
          <w:marRight w:val="0"/>
          <w:marTop w:val="0"/>
          <w:marBottom w:val="0"/>
          <w:divBdr>
            <w:top w:val="none" w:sz="0" w:space="0" w:color="auto"/>
            <w:left w:val="none" w:sz="0" w:space="0" w:color="auto"/>
            <w:bottom w:val="none" w:sz="0" w:space="0" w:color="auto"/>
            <w:right w:val="none" w:sz="0" w:space="0" w:color="auto"/>
          </w:divBdr>
        </w:div>
        <w:div w:id="75438630">
          <w:marLeft w:val="480"/>
          <w:marRight w:val="0"/>
          <w:marTop w:val="0"/>
          <w:marBottom w:val="0"/>
          <w:divBdr>
            <w:top w:val="none" w:sz="0" w:space="0" w:color="auto"/>
            <w:left w:val="none" w:sz="0" w:space="0" w:color="auto"/>
            <w:bottom w:val="none" w:sz="0" w:space="0" w:color="auto"/>
            <w:right w:val="none" w:sz="0" w:space="0" w:color="auto"/>
          </w:divBdr>
        </w:div>
        <w:div w:id="278416855">
          <w:marLeft w:val="480"/>
          <w:marRight w:val="0"/>
          <w:marTop w:val="0"/>
          <w:marBottom w:val="0"/>
          <w:divBdr>
            <w:top w:val="none" w:sz="0" w:space="0" w:color="auto"/>
            <w:left w:val="none" w:sz="0" w:space="0" w:color="auto"/>
            <w:bottom w:val="none" w:sz="0" w:space="0" w:color="auto"/>
            <w:right w:val="none" w:sz="0" w:space="0" w:color="auto"/>
          </w:divBdr>
        </w:div>
        <w:div w:id="1571429089">
          <w:marLeft w:val="480"/>
          <w:marRight w:val="0"/>
          <w:marTop w:val="0"/>
          <w:marBottom w:val="0"/>
          <w:divBdr>
            <w:top w:val="none" w:sz="0" w:space="0" w:color="auto"/>
            <w:left w:val="none" w:sz="0" w:space="0" w:color="auto"/>
            <w:bottom w:val="none" w:sz="0" w:space="0" w:color="auto"/>
            <w:right w:val="none" w:sz="0" w:space="0" w:color="auto"/>
          </w:divBdr>
        </w:div>
        <w:div w:id="1227959849">
          <w:marLeft w:val="480"/>
          <w:marRight w:val="0"/>
          <w:marTop w:val="0"/>
          <w:marBottom w:val="0"/>
          <w:divBdr>
            <w:top w:val="none" w:sz="0" w:space="0" w:color="auto"/>
            <w:left w:val="none" w:sz="0" w:space="0" w:color="auto"/>
            <w:bottom w:val="none" w:sz="0" w:space="0" w:color="auto"/>
            <w:right w:val="none" w:sz="0" w:space="0" w:color="auto"/>
          </w:divBdr>
        </w:div>
        <w:div w:id="347024813">
          <w:marLeft w:val="480"/>
          <w:marRight w:val="0"/>
          <w:marTop w:val="0"/>
          <w:marBottom w:val="0"/>
          <w:divBdr>
            <w:top w:val="none" w:sz="0" w:space="0" w:color="auto"/>
            <w:left w:val="none" w:sz="0" w:space="0" w:color="auto"/>
            <w:bottom w:val="none" w:sz="0" w:space="0" w:color="auto"/>
            <w:right w:val="none" w:sz="0" w:space="0" w:color="auto"/>
          </w:divBdr>
        </w:div>
        <w:div w:id="2037533546">
          <w:marLeft w:val="480"/>
          <w:marRight w:val="0"/>
          <w:marTop w:val="0"/>
          <w:marBottom w:val="0"/>
          <w:divBdr>
            <w:top w:val="none" w:sz="0" w:space="0" w:color="auto"/>
            <w:left w:val="none" w:sz="0" w:space="0" w:color="auto"/>
            <w:bottom w:val="none" w:sz="0" w:space="0" w:color="auto"/>
            <w:right w:val="none" w:sz="0" w:space="0" w:color="auto"/>
          </w:divBdr>
        </w:div>
        <w:div w:id="1840465208">
          <w:marLeft w:val="480"/>
          <w:marRight w:val="0"/>
          <w:marTop w:val="0"/>
          <w:marBottom w:val="0"/>
          <w:divBdr>
            <w:top w:val="none" w:sz="0" w:space="0" w:color="auto"/>
            <w:left w:val="none" w:sz="0" w:space="0" w:color="auto"/>
            <w:bottom w:val="none" w:sz="0" w:space="0" w:color="auto"/>
            <w:right w:val="none" w:sz="0" w:space="0" w:color="auto"/>
          </w:divBdr>
        </w:div>
        <w:div w:id="13575248">
          <w:marLeft w:val="480"/>
          <w:marRight w:val="0"/>
          <w:marTop w:val="0"/>
          <w:marBottom w:val="0"/>
          <w:divBdr>
            <w:top w:val="none" w:sz="0" w:space="0" w:color="auto"/>
            <w:left w:val="none" w:sz="0" w:space="0" w:color="auto"/>
            <w:bottom w:val="none" w:sz="0" w:space="0" w:color="auto"/>
            <w:right w:val="none" w:sz="0" w:space="0" w:color="auto"/>
          </w:divBdr>
        </w:div>
        <w:div w:id="1464227105">
          <w:marLeft w:val="480"/>
          <w:marRight w:val="0"/>
          <w:marTop w:val="0"/>
          <w:marBottom w:val="0"/>
          <w:divBdr>
            <w:top w:val="none" w:sz="0" w:space="0" w:color="auto"/>
            <w:left w:val="none" w:sz="0" w:space="0" w:color="auto"/>
            <w:bottom w:val="none" w:sz="0" w:space="0" w:color="auto"/>
            <w:right w:val="none" w:sz="0" w:space="0" w:color="auto"/>
          </w:divBdr>
        </w:div>
        <w:div w:id="205224046">
          <w:marLeft w:val="480"/>
          <w:marRight w:val="0"/>
          <w:marTop w:val="0"/>
          <w:marBottom w:val="0"/>
          <w:divBdr>
            <w:top w:val="none" w:sz="0" w:space="0" w:color="auto"/>
            <w:left w:val="none" w:sz="0" w:space="0" w:color="auto"/>
            <w:bottom w:val="none" w:sz="0" w:space="0" w:color="auto"/>
            <w:right w:val="none" w:sz="0" w:space="0" w:color="auto"/>
          </w:divBdr>
        </w:div>
        <w:div w:id="1884632353">
          <w:marLeft w:val="480"/>
          <w:marRight w:val="0"/>
          <w:marTop w:val="0"/>
          <w:marBottom w:val="0"/>
          <w:divBdr>
            <w:top w:val="none" w:sz="0" w:space="0" w:color="auto"/>
            <w:left w:val="none" w:sz="0" w:space="0" w:color="auto"/>
            <w:bottom w:val="none" w:sz="0" w:space="0" w:color="auto"/>
            <w:right w:val="none" w:sz="0" w:space="0" w:color="auto"/>
          </w:divBdr>
        </w:div>
        <w:div w:id="153255386">
          <w:marLeft w:val="480"/>
          <w:marRight w:val="0"/>
          <w:marTop w:val="0"/>
          <w:marBottom w:val="0"/>
          <w:divBdr>
            <w:top w:val="none" w:sz="0" w:space="0" w:color="auto"/>
            <w:left w:val="none" w:sz="0" w:space="0" w:color="auto"/>
            <w:bottom w:val="none" w:sz="0" w:space="0" w:color="auto"/>
            <w:right w:val="none" w:sz="0" w:space="0" w:color="auto"/>
          </w:divBdr>
        </w:div>
        <w:div w:id="2047559758">
          <w:marLeft w:val="480"/>
          <w:marRight w:val="0"/>
          <w:marTop w:val="0"/>
          <w:marBottom w:val="0"/>
          <w:divBdr>
            <w:top w:val="none" w:sz="0" w:space="0" w:color="auto"/>
            <w:left w:val="none" w:sz="0" w:space="0" w:color="auto"/>
            <w:bottom w:val="none" w:sz="0" w:space="0" w:color="auto"/>
            <w:right w:val="none" w:sz="0" w:space="0" w:color="auto"/>
          </w:divBdr>
        </w:div>
        <w:div w:id="798307794">
          <w:marLeft w:val="480"/>
          <w:marRight w:val="0"/>
          <w:marTop w:val="0"/>
          <w:marBottom w:val="0"/>
          <w:divBdr>
            <w:top w:val="none" w:sz="0" w:space="0" w:color="auto"/>
            <w:left w:val="none" w:sz="0" w:space="0" w:color="auto"/>
            <w:bottom w:val="none" w:sz="0" w:space="0" w:color="auto"/>
            <w:right w:val="none" w:sz="0" w:space="0" w:color="auto"/>
          </w:divBdr>
        </w:div>
      </w:divsChild>
    </w:div>
    <w:div w:id="1940797116">
      <w:bodyDiv w:val="1"/>
      <w:marLeft w:val="0"/>
      <w:marRight w:val="0"/>
      <w:marTop w:val="0"/>
      <w:marBottom w:val="0"/>
      <w:divBdr>
        <w:top w:val="none" w:sz="0" w:space="0" w:color="auto"/>
        <w:left w:val="none" w:sz="0" w:space="0" w:color="auto"/>
        <w:bottom w:val="none" w:sz="0" w:space="0" w:color="auto"/>
        <w:right w:val="none" w:sz="0" w:space="0" w:color="auto"/>
      </w:divBdr>
    </w:div>
    <w:div w:id="1983340324">
      <w:bodyDiv w:val="1"/>
      <w:marLeft w:val="0"/>
      <w:marRight w:val="0"/>
      <w:marTop w:val="0"/>
      <w:marBottom w:val="0"/>
      <w:divBdr>
        <w:top w:val="none" w:sz="0" w:space="0" w:color="auto"/>
        <w:left w:val="none" w:sz="0" w:space="0" w:color="auto"/>
        <w:bottom w:val="none" w:sz="0" w:space="0" w:color="auto"/>
        <w:right w:val="none" w:sz="0" w:space="0" w:color="auto"/>
      </w:divBdr>
    </w:div>
    <w:div w:id="1996955447">
      <w:bodyDiv w:val="1"/>
      <w:marLeft w:val="0"/>
      <w:marRight w:val="0"/>
      <w:marTop w:val="0"/>
      <w:marBottom w:val="0"/>
      <w:divBdr>
        <w:top w:val="none" w:sz="0" w:space="0" w:color="auto"/>
        <w:left w:val="none" w:sz="0" w:space="0" w:color="auto"/>
        <w:bottom w:val="none" w:sz="0" w:space="0" w:color="auto"/>
        <w:right w:val="none" w:sz="0" w:space="0" w:color="auto"/>
      </w:divBdr>
    </w:div>
    <w:div w:id="2098597580">
      <w:bodyDiv w:val="1"/>
      <w:marLeft w:val="0"/>
      <w:marRight w:val="0"/>
      <w:marTop w:val="0"/>
      <w:marBottom w:val="0"/>
      <w:divBdr>
        <w:top w:val="none" w:sz="0" w:space="0" w:color="auto"/>
        <w:left w:val="none" w:sz="0" w:space="0" w:color="auto"/>
        <w:bottom w:val="none" w:sz="0" w:space="0" w:color="auto"/>
        <w:right w:val="none" w:sz="0" w:space="0" w:color="auto"/>
      </w:divBdr>
    </w:div>
    <w:div w:id="2110617084">
      <w:bodyDiv w:val="1"/>
      <w:marLeft w:val="0"/>
      <w:marRight w:val="0"/>
      <w:marTop w:val="0"/>
      <w:marBottom w:val="0"/>
      <w:divBdr>
        <w:top w:val="none" w:sz="0" w:space="0" w:color="auto"/>
        <w:left w:val="none" w:sz="0" w:space="0" w:color="auto"/>
        <w:bottom w:val="none" w:sz="0" w:space="0" w:color="auto"/>
        <w:right w:val="none" w:sz="0" w:space="0" w:color="auto"/>
      </w:divBdr>
    </w:div>
    <w:div w:id="2123376955">
      <w:bodyDiv w:val="1"/>
      <w:marLeft w:val="0"/>
      <w:marRight w:val="0"/>
      <w:marTop w:val="0"/>
      <w:marBottom w:val="0"/>
      <w:divBdr>
        <w:top w:val="none" w:sz="0" w:space="0" w:color="auto"/>
        <w:left w:val="none" w:sz="0" w:space="0" w:color="auto"/>
        <w:bottom w:val="none" w:sz="0" w:space="0" w:color="auto"/>
        <w:right w:val="none" w:sz="0" w:space="0" w:color="auto"/>
      </w:divBdr>
    </w:div>
    <w:div w:id="2126998497">
      <w:bodyDiv w:val="1"/>
      <w:marLeft w:val="0"/>
      <w:marRight w:val="0"/>
      <w:marTop w:val="0"/>
      <w:marBottom w:val="0"/>
      <w:divBdr>
        <w:top w:val="none" w:sz="0" w:space="0" w:color="auto"/>
        <w:left w:val="none" w:sz="0" w:space="0" w:color="auto"/>
        <w:bottom w:val="none" w:sz="0" w:space="0" w:color="auto"/>
        <w:right w:val="none" w:sz="0" w:space="0" w:color="auto"/>
      </w:divBdr>
    </w:div>
    <w:div w:id="2139565435">
      <w:bodyDiv w:val="1"/>
      <w:marLeft w:val="0"/>
      <w:marRight w:val="0"/>
      <w:marTop w:val="0"/>
      <w:marBottom w:val="0"/>
      <w:divBdr>
        <w:top w:val="none" w:sz="0" w:space="0" w:color="auto"/>
        <w:left w:val="none" w:sz="0" w:space="0" w:color="auto"/>
        <w:bottom w:val="none" w:sz="0" w:space="0" w:color="auto"/>
        <w:right w:val="none" w:sz="0" w:space="0" w:color="auto"/>
      </w:divBdr>
    </w:div>
    <w:div w:id="2140801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F8B40FC-0696-8E4F-9325-96606C5EA9C6}"/>
      </w:docPartPr>
      <w:docPartBody>
        <w:p w:rsidR="00F56A75" w:rsidRDefault="00ED7038">
          <w:r w:rsidRPr="0013579A">
            <w:rPr>
              <w:rStyle w:val="PlaceholderText"/>
            </w:rPr>
            <w:t>Click or tap here to enter text.</w:t>
          </w:r>
        </w:p>
      </w:docPartBody>
    </w:docPart>
    <w:docPart>
      <w:docPartPr>
        <w:name w:val="3D4D727188E91141B6FC8B510AE56654"/>
        <w:category>
          <w:name w:val="General"/>
          <w:gallery w:val="placeholder"/>
        </w:category>
        <w:types>
          <w:type w:val="bbPlcHdr"/>
        </w:types>
        <w:behaviors>
          <w:behavior w:val="content"/>
        </w:behaviors>
        <w:guid w:val="{907428C6-2F60-3E46-B264-714DDD94F549}"/>
      </w:docPartPr>
      <w:docPartBody>
        <w:p w:rsidR="00694337" w:rsidRDefault="00982F66" w:rsidP="00982F66">
          <w:pPr>
            <w:pStyle w:val="3D4D727188E91141B6FC8B510AE56654"/>
          </w:pPr>
          <w:r w:rsidRPr="0013579A">
            <w:rPr>
              <w:rStyle w:val="PlaceholderText"/>
            </w:rPr>
            <w:t>Click or tap here to enter text.</w:t>
          </w:r>
        </w:p>
      </w:docPartBody>
    </w:docPart>
    <w:docPart>
      <w:docPartPr>
        <w:name w:val="40AADA240278FE4D8B413B093B9448A4"/>
        <w:category>
          <w:name w:val="General"/>
          <w:gallery w:val="placeholder"/>
        </w:category>
        <w:types>
          <w:type w:val="bbPlcHdr"/>
        </w:types>
        <w:behaviors>
          <w:behavior w:val="content"/>
        </w:behaviors>
        <w:guid w:val="{0D926725-E328-5442-BB52-B9DC6671D9E1}"/>
      </w:docPartPr>
      <w:docPartBody>
        <w:p w:rsidR="00694337" w:rsidRDefault="00982F66" w:rsidP="00982F66">
          <w:pPr>
            <w:pStyle w:val="40AADA240278FE4D8B413B093B9448A4"/>
          </w:pPr>
          <w:r w:rsidRPr="0013579A">
            <w:rPr>
              <w:rStyle w:val="PlaceholderText"/>
            </w:rPr>
            <w:t>Click or tap here to enter text.</w:t>
          </w:r>
        </w:p>
      </w:docPartBody>
    </w:docPart>
    <w:docPart>
      <w:docPartPr>
        <w:name w:val="EC1C19A67276904E8DACD9E6EEEA4667"/>
        <w:category>
          <w:name w:val="General"/>
          <w:gallery w:val="placeholder"/>
        </w:category>
        <w:types>
          <w:type w:val="bbPlcHdr"/>
        </w:types>
        <w:behaviors>
          <w:behavior w:val="content"/>
        </w:behaviors>
        <w:guid w:val="{421BFEA2-50E9-B148-9792-B236571B58D4}"/>
      </w:docPartPr>
      <w:docPartBody>
        <w:p w:rsidR="00E64A72" w:rsidRDefault="00694337" w:rsidP="00694337">
          <w:pPr>
            <w:pStyle w:val="EC1C19A67276904E8DACD9E6EEEA4667"/>
          </w:pPr>
          <w:r w:rsidRPr="0013579A">
            <w:rPr>
              <w:rStyle w:val="PlaceholderText"/>
            </w:rPr>
            <w:t>Click or tap here to enter text.</w:t>
          </w:r>
        </w:p>
      </w:docPartBody>
    </w:docPart>
    <w:docPart>
      <w:docPartPr>
        <w:name w:val="B55540714EB3EE4F9AF7E42BCDD64475"/>
        <w:category>
          <w:name w:val="General"/>
          <w:gallery w:val="placeholder"/>
        </w:category>
        <w:types>
          <w:type w:val="bbPlcHdr"/>
        </w:types>
        <w:behaviors>
          <w:behavior w:val="content"/>
        </w:behaviors>
        <w:guid w:val="{1346FEC3-B6B0-2146-A175-9258692565C6}"/>
      </w:docPartPr>
      <w:docPartBody>
        <w:p w:rsidR="00303416" w:rsidRDefault="00303416" w:rsidP="00303416">
          <w:pPr>
            <w:pStyle w:val="B55540714EB3EE4F9AF7E42BCDD64475"/>
          </w:pPr>
          <w:r w:rsidRPr="0013579A">
            <w:rPr>
              <w:rStyle w:val="PlaceholderText"/>
            </w:rPr>
            <w:t>Click or tap here to enter text.</w:t>
          </w:r>
        </w:p>
      </w:docPartBody>
    </w:docPart>
    <w:docPart>
      <w:docPartPr>
        <w:name w:val="65E1FDA627BFD140972B17F81D0C7AF6"/>
        <w:category>
          <w:name w:val="General"/>
          <w:gallery w:val="placeholder"/>
        </w:category>
        <w:types>
          <w:type w:val="bbPlcHdr"/>
        </w:types>
        <w:behaviors>
          <w:behavior w:val="content"/>
        </w:behaviors>
        <w:guid w:val="{CB6365A8-D184-1849-BEDC-AD37A1279239}"/>
      </w:docPartPr>
      <w:docPartBody>
        <w:p w:rsidR="00303416" w:rsidRDefault="00303416" w:rsidP="00303416">
          <w:pPr>
            <w:pStyle w:val="65E1FDA627BFD140972B17F81D0C7AF6"/>
          </w:pPr>
          <w:r w:rsidRPr="0013579A">
            <w:rPr>
              <w:rStyle w:val="PlaceholderText"/>
            </w:rPr>
            <w:t>Click or tap here to enter text.</w:t>
          </w:r>
        </w:p>
      </w:docPartBody>
    </w:docPart>
    <w:docPart>
      <w:docPartPr>
        <w:name w:val="87A11772BA73B744B83A0F3ADC223F29"/>
        <w:category>
          <w:name w:val="General"/>
          <w:gallery w:val="placeholder"/>
        </w:category>
        <w:types>
          <w:type w:val="bbPlcHdr"/>
        </w:types>
        <w:behaviors>
          <w:behavior w:val="content"/>
        </w:behaviors>
        <w:guid w:val="{9FA4903F-803A-954E-9BC4-90AC1C10DDF8}"/>
      </w:docPartPr>
      <w:docPartBody>
        <w:p w:rsidR="00303416" w:rsidRDefault="00303416" w:rsidP="00303416">
          <w:pPr>
            <w:pStyle w:val="87A11772BA73B744B83A0F3ADC223F29"/>
          </w:pPr>
          <w:r w:rsidRPr="001357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038"/>
    <w:rsid w:val="000A7E52"/>
    <w:rsid w:val="00100806"/>
    <w:rsid w:val="00303416"/>
    <w:rsid w:val="003B622F"/>
    <w:rsid w:val="004E31C6"/>
    <w:rsid w:val="00500382"/>
    <w:rsid w:val="005142B7"/>
    <w:rsid w:val="00694337"/>
    <w:rsid w:val="00760580"/>
    <w:rsid w:val="007A52B3"/>
    <w:rsid w:val="0085465C"/>
    <w:rsid w:val="008E203B"/>
    <w:rsid w:val="008F0DE4"/>
    <w:rsid w:val="00901FC6"/>
    <w:rsid w:val="0092372F"/>
    <w:rsid w:val="00982F66"/>
    <w:rsid w:val="00AD0B48"/>
    <w:rsid w:val="00B3386E"/>
    <w:rsid w:val="00B55A46"/>
    <w:rsid w:val="00B56603"/>
    <w:rsid w:val="00B8662E"/>
    <w:rsid w:val="00BA2E48"/>
    <w:rsid w:val="00CA3751"/>
    <w:rsid w:val="00D109F8"/>
    <w:rsid w:val="00D54D89"/>
    <w:rsid w:val="00DD1663"/>
    <w:rsid w:val="00DE0BE3"/>
    <w:rsid w:val="00E64A72"/>
    <w:rsid w:val="00E77927"/>
    <w:rsid w:val="00ED7038"/>
    <w:rsid w:val="00EF2E7C"/>
    <w:rsid w:val="00F56A75"/>
    <w:rsid w:val="00FB730D"/>
    <w:rsid w:val="00FD7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3416"/>
    <w:rPr>
      <w:color w:val="666666"/>
    </w:rPr>
  </w:style>
  <w:style w:type="paragraph" w:customStyle="1" w:styleId="3D4D727188E91141B6FC8B510AE56654">
    <w:name w:val="3D4D727188E91141B6FC8B510AE56654"/>
    <w:rsid w:val="00982F66"/>
    <w:pPr>
      <w:spacing w:after="0" w:line="240" w:lineRule="auto"/>
    </w:pPr>
    <w:rPr>
      <w:kern w:val="0"/>
      <w14:ligatures w14:val="none"/>
    </w:rPr>
  </w:style>
  <w:style w:type="paragraph" w:customStyle="1" w:styleId="40AADA240278FE4D8B413B093B9448A4">
    <w:name w:val="40AADA240278FE4D8B413B093B9448A4"/>
    <w:rsid w:val="00982F66"/>
    <w:pPr>
      <w:spacing w:after="0" w:line="240" w:lineRule="auto"/>
    </w:pPr>
    <w:rPr>
      <w:kern w:val="0"/>
      <w14:ligatures w14:val="none"/>
    </w:rPr>
  </w:style>
  <w:style w:type="paragraph" w:customStyle="1" w:styleId="EC1C19A67276904E8DACD9E6EEEA4667">
    <w:name w:val="EC1C19A67276904E8DACD9E6EEEA4667"/>
    <w:rsid w:val="00694337"/>
  </w:style>
  <w:style w:type="paragraph" w:customStyle="1" w:styleId="B55540714EB3EE4F9AF7E42BCDD64475">
    <w:name w:val="B55540714EB3EE4F9AF7E42BCDD64475"/>
    <w:rsid w:val="00303416"/>
  </w:style>
  <w:style w:type="paragraph" w:customStyle="1" w:styleId="65E1FDA627BFD140972B17F81D0C7AF6">
    <w:name w:val="65E1FDA627BFD140972B17F81D0C7AF6"/>
    <w:rsid w:val="00303416"/>
  </w:style>
  <w:style w:type="paragraph" w:customStyle="1" w:styleId="87A11772BA73B744B83A0F3ADC223F29">
    <w:name w:val="87A11772BA73B744B83A0F3ADC223F29"/>
    <w:rsid w:val="003034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85BA86-9E02-AC46-93A9-BA74AD68A4A4}">
  <we:reference id="wa104382081" version="1.55.1.0" store="en-US" storeType="OMEX"/>
  <we:alternateReferences>
    <we:reference id="wa104382081" version="1.55.1.0" store="wa104382081" storeType="OMEX"/>
  </we:alternateReferences>
  <we:properties>
    <we:property name="MENDELEY_CITATIONS" value="[{&quot;citationID&quot;:&quot;MENDELEY_CITATION_82b4dc8f-cbab-4402-80ab-9a772eb0f89e&quot;,&quot;properties&quot;:{&quot;noteIndex&quot;:0},&quot;isEdited&quot;:false,&quot;manualOverride&quot;:{&quot;isManuallyOverridden&quot;:false,&quot;citeprocText&quot;:&quot;(D. Rice et al., 1984)&quot;,&quot;manualOverrideText&quot;:&quot;&quot;},&quot;citationTag&quot;:&quot;MENDELEY_CITATION_v3_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&quot;,&quot;citationItems&quot;:[{&quot;id&quot;:&quot;49a6a2d0-4d40-33a8-b01c-43984100f9c9&quot;,&quot;itemData&quot;:{&quot;type&quot;:&quot;article-journal&quot;,&quot;id&quot;:&quot;49a6a2d0-4d40-33a8-b01c-43984100f9c9&quot;,&quot;title&quot;:&quot;The gray whale, Eschrichtius robustus.&quot;,&quot;author&quot;:[{&quot;family&quot;:&quot;Rice&quot;,&quot;given&quot;:&quot;Dale&quot;,&quot;parse-names&quot;:false,&quot;dropping-particle&quot;:&quot;&quot;,&quot;non-dropping-particle&quot;:&quot;&quot;},{&quot;family&quot;:&quot;Wolman&quot;,&quot;given&quot;:&quot;Allen&quot;,&quot;parse-names&quot;:false,&quot;dropping-particle&quot;:&quot;&quot;,&quot;non-dropping-particle&quot;:&quot;&quot;},{&quot;family&quot;:&quot;Braham&quot;,&quot;given&quot;:&quot;Howard&quot;,&quot;parse-names&quot;:false,&quot;dropping-particle&quot;:&quot;&quot;,&quot;non-dropping-particle&quot;:&quot;&quot;}],&quot;container-title&quot;:&quot;Marine Fisheries Review&quot;,&quot;ISBN&quot;:&quot;9780080923727&quot;,&quot;ISSN&quot;:&quot;0824-0469&quot;,&quot;issued&quot;:{&quot;date-parts&quot;:[[1984]]},&quot;page&quot;:&quot;7-14&quot;,&quot;abstract&quot;:&quot;The Gray Whale: Eschrichtius Robustus&quot;,&quot;issue&quot;:&quot;4&quot;,&quot;volume&quot;:&quot;46&quot;,&quot;container-title-short&quot;:&quot;&quot;},&quot;isTemporary&quot;:false}]},{&quot;citationID&quot;:&quot;MENDELEY_CITATION_4063c108-d3e1-448a-85b5-6067c57d2a98&quot;,&quot;properties&quot;:{&quot;noteIndex&quot;:0},&quot;isEdited&quot;:false,&quot;manualOverride&quot;:{&quot;isManuallyOverridden&quot;:false,&quot;citeprocText&quot;:&quot;(Mate et al., 2011)&quot;,&quot;manualOverrideText&quot;:&quot;&quot;},&quot;citationTag&quot;:&quot;MENDELEY_CITATION_v3_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&quot;,&quot;citationItems&quot;:[{&quot;id&quot;:&quot;a970d6b7-6d70-3911-b840-9a3b572e563f&quot;,&quot;itemData&quot;:{&quot;type&quot;:&quot;article-journal&quot;,&quot;id&quot;:&quot;a970d6b7-6d70-3911-b840-9a3b572e563f&quot;,&quot;title&quot;:&quot;Late-feeding season movements of a western North Pacific gray whale off Sakhalin Island, Russia and subsequent migration into the Eastern North Pacific&quot;,&quot;author&quot;:[{&quot;family&quot;:&quot;Mate&quot;,&quot;given&quot;:&quot;B&quot;,&quot;parse-names&quot;:false,&quot;dropping-particle&quot;:&quot;&quot;,&quot;non-dropping-particle&quot;:&quot;&quot;},{&quot;family&quot;:&quot;Bradford&quot;,&quot;given&quot;:&quot;A&quot;,&quot;parse-names&quot;:false,&quot;dropping-particle&quot;:&quot;&quot;,&quot;non-dropping-particle&quot;:&quot;&quot;},{&quot;family&quot;:&quot;Tsidulko&quot;,&quot;given&quot;:&quot;G&quot;,&quot;parse-names&quot;:false,&quot;dropping-particle&quot;:&quot;&quot;,&quot;non-dropping-particle&quot;:&quot;&quot;}],&quot;container-title&quot;:&quot;Paper SC/63/BRG23 presented to the Scientific Committee of the International Whaling Commission&quot;,&quot;URL&quot;:&quot;http://archive.iwcoffice.org/_documents/sci_com/SC63docs/SC-63-BRG23.pdf%5Cnpapers2://publication/uuid/43C1FB70-1DB8-47CD-838C-1C2A5140BE5A&quot;,&quot;issued&quot;:{&quot;date-parts&quot;:[[2011]]},&quot;page&quot;:&quot;1-7&quot;,&quot;abstract&quot;:&quot;ABSTRACT The western population of North Pacific gray whales (WGW), once thought extinct, is now estimated at 130 individuals and feeds primarily off northeastern Sakhalin Island, Russia, during summer. The population is critically endangered, facing ... \\n&quot;,&quot;container-title-short&quot;:&quot;&quot;},&quot;isTemporary&quot;:false}]},{&quot;citationID&quot;:&quot;MENDELEY_CITATION_f8ef0452-a65d-4bd2-be22-b807809d2dae&quot;,&quot;properties&quot;:{&quot;noteIndex&quot;:0},&quot;isEdited&quot;:false,&quot;manualOverride&quot;:{&quot;isManuallyOverridden&quot;:false,&quot;citeprocText&quot;:&quot;(Swartz, 2018)&quot;,&quot;manualOverrideText&quot;:&quot;&quot;},&quot;citationTag&quot;:&quot;MENDELEY_CITATION_v3_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&quot;,&quot;citationItems&quot;:[{&quot;id&quot;:&quot;b63c0cc0-4f91-3a54-afe9-bdcea82a81e4&quot;,&quot;itemData&quot;:{&quot;type&quot;:&quot;chapter&quot;,&quot;id&quot;:&quot;b63c0cc0-4f91-3a54-afe9-bdcea82a81e4&quot;,&quot;title&quot;:&quot;Gray Whale&quot;,&quot;author&quot;:[{&quot;family&quot;:&quot;Swartz&quot;,&quot;given&quot;:&quot;Steven L.&quot;,&quot;parse-names&quot;:false,&quot;dropping-particle&quot;:&quot;&quot;,&quot;non-dropping-particle&quot;:&quot;&quot;}],&quot;container-title&quot;:&quot;Encyclopedia of Marine Mammals&quot;,&quot;editor&quot;:[{&quot;family&quot;:&quot;Würsig&quot;,&quot;given&quot;:&quot;Bernd&quot;,&quot;parse-names&quot;:false,&quot;dropping-particle&quot;:&quot;&quot;,&quot;non-dropping-particle&quot;:&quot;&quot;},{&quot;family&quot;:&quot;Thewissen&quot;,&quot;given&quot;:&quot;J G M&quot;,&quot;parse-names&quot;:false,&quot;dropping-particle&quot;:&quot;&quot;,&quot;non-dropping-particle&quot;:&quot;&quot;},{&quot;family&quot;:&quot;Kovacs&quot;,&quot;given&quot;:&quot;Kit M&quot;,&quot;parse-names&quot;:false,&quot;dropping-particle&quot;:&quot;&quot;,&quot;non-dropping-particle&quot;:&quot;&quot;}],&quot;DOI&quot;:&quot;10.1016/B978-0-12-804327-1.00140-0&quot;,&quot;ISBN&quot;:&quot;978-0-12-804327-1&quot;,&quot;URL&quot;:&quot;http://acsonline.org/fact-sheets/gray-whale/&quot;,&quot;issued&quot;:{&quot;date-parts&quot;:[[2018]]},&quot;page&quot;:&quot;422-428&quot;,&quot;edition&quot;:&quot;Third Edit&quot;,&quot;publisher&quot;:&quot;Elsevier&quot;,&quot;container-title-short&quot;:&quot;&quot;},&quot;isTemporary&quot;:false}]},{&quot;citationID&quot;:&quot;MENDELEY_CITATION_fe2c3dc2-36bd-4413-8eaa-e0731f777ee4&quot;,&quot;properties&quot;:{&quot;noteIndex&quot;:0},&quot;isEdited&quot;:false,&quot;manualOverride&quot;:{&quot;isManuallyOverridden&quot;:false,&quot;citeprocText&quot;:&quot;(Durban et al., 2017)&quot;,&quot;manualOverrideText&quot;:&quot;&quot;},&quot;citationTag&quot;:&quot;MENDELEY_CITATION_v3_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&quot;,&quot;citationItems&quot;:[{&quot;id&quot;:&quot;9aa451b3-550a-3968-8241-0b5549e91c77&quot;,&quot;itemData&quot;:{&quot;type&quot;:&quot;article-journal&quot;,&quot;id&quot;:&quot;9aa451b3-550a-3968-8241-0b5549e91c77&quot;,&quot;title&quot;:&quot;Gray whale abundance estimates from shore-based counts off California in 2014/15 and 2015/16&quot;,&quot;author&quot;:[{&quot;family&quot;:&quot;Durban&quot;,&quot;given&quot;:&quot;J W&quot;,&quot;parse-names&quot;:false,&quot;dropping-particle&quot;:&quot;&quot;,&quot;non-dropping-particle&quot;:&quot;&quot;},{&quot;family&quot;:&quot;Weller&quot;,&quot;given&quot;:&quot;D W&quot;,&quot;parse-names&quot;:false,&quot;dropping-particle&quot;:&quot;&quot;,&quot;non-dropping-particle&quot;:&quot;&quot;},{&quot;family&quot;:&quot;Perryman&quot;,&quot;given&quot;:&quot;W L&quot;,&quot;parse-names&quot;:false,&quot;dropping-particle&quot;:&quot;&quot;,&quot;non-dropping-particle&quot;:&quot;&quot;}],&quot;container-title&quot;:&quot;Paper SC/A17/GW/06 Presented to Sci. Comm. Int. Whal. Comm&quot;,&quot;issued&quot;:{&quot;date-parts&quot;:[[2017]]},&quot;container-title-short&quot;:&quot;&quot;},&quot;isTemporary&quot;:false}]},{&quot;citationID&quot;:&quot;MENDELEY_CITATION_66b68721-6d8f-4a7b-9a81-8d3341d833dd&quot;,&quot;properties&quot;:{&quot;noteIndex&quot;:0},&quot;isEdited&quot;:false,&quot;manualOverride&quot;:{&quot;isManuallyOverridden&quot;:false,&quot;citeprocText&quot;:&quot;(Calambokidis et al., 2012)&quot;,&quot;manualOverrideText&quot;:&quot;&quot;},&quot;citationTag&quot;:&quot;MENDELEY_CITATION_v3_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&quot;,&quot;citationItems&quot;:[{&quot;id&quot;:&quot;ed9dfb82-3db3-324f-9bca-fe7191d8974e&quot;,&quot;itemData&quot;:{&quot;type&quot;:&quot;report&quot;,&quot;id&quot;:&quot;ed9dfb82-3db3-324f-9bca-fe7191d8974e&quot;,&quot;title&quot;:&quot;Updated analysis of abundance and population structure of seasonal gray whales in the Pacific Northwest , 1998-2010&quot;,&quot;author&quot;:[{&quot;family&quot;:&quot;Calambokidis&quot;,&quot;given&quot;:&quot;J.&quot;,&quot;parse-names&quot;:false,&quot;dropping-particle&quot;:&quot;&quot;,&quot;non-dropping-particle&quot;:&quot;&quot;},{&quot;family&quot;:&quot;Laake&quot;,&quot;given&quot;:&quot;Jeffrey L&quot;,&quot;parse-names&quot;:false,&quot;dropping-particle&quot;:&quot;&quot;,&quot;non-dropping-particle&quot;:&quot;&quot;},{&quot;family&quot;:&quot;Klimek&quot;,&quot;given&quot;:&quot;Amber&quot;,&quot;parse-names&quot;:false,&quot;dropping-particle&quot;:&quot;&quot;,&quot;non-dropping-particle&quot;:&quot;&quot;}],&quot;ISBN&quot;:&quot;0000000000000&quot;,&quot;issued&quot;:{&quot;date-parts&quot;:[[2012]]},&quot;abstract&quot;:&quot;The existence of a small number of eastern North Pacific gray whales that spend the spring, summer and fall feeding in coastal waters of the Pacific Northwest has been known for some time and localized and short-term studies have examined as-pects of the natural history of these animals. We report the results of an 11-year (1998-2008) collaborative study examining the abundance and the population struc-ture of these animals conducted over a number of regions from Northern California to British Columbia using photographic identification. Some 12,679 identifications representing 872 unique gray whales were obtained. Gray whales seen after 1 June (after the northward migration) were more likely to be seen repeatedly and in mul-tiple regions and years and 1 June was used as the seasonal start date for the data included in the abundance estimates. Gray whales using the Pacific Northwest in summer and fall include two groups: 1) whales that return frequently and account for the majority of the sightings and 2) apparent stragglers from the migration seen in only one year, generally for shorter periods and in more limited areas. Abundance estimates for whales present in summer and fall using three different methods and different geographic scales revealed the abundance of animals to be at most a few hundred individuals. The proportion of calves documented was generally low but varied dramatically among years and may have been biased downward by weaning of calves prior to much of the seasonal effort. Observations of calves returning to the Pacific Northwest in subsequent years documents one possible mechanism for recruit-ment. The results we present will be valuable in assessing the impacts of potential resumption of a gray whale hunt by the Makah Tribe, currently proposed to target migrating whales by hunting prior to 1 June.&quot;,&quot;issue&quot;:&quot;Paper SC/M12/AWMP2-Rev submitted to the International Whaling Commission Scientific Committee&quot;,&quot;container-title-short&quot;:&quot;&quot;},&quot;isTemporary&quot;:false}]},{&quot;citationID&quot;:&quot;MENDELEY_CITATION_2449eed9-6b47-4cf3-b165-4758aad90ec5&quot;,&quot;properties&quot;:{&quot;noteIndex&quot;:0},&quot;isEdited&quot;:false,&quot;manualOverride&quot;:{&quot;isManuallyOverridden&quot;:false,&quot;citeprocText&quot;:&quot;(D. W. Rice &amp;#38; Wolman, 1971; Swartz, 2018)&quot;,&quot;manualOverrideText&quot;:&quot;&quot;},&quot;citationTag&quot;:&quot;MENDELEY_CITATION_v3_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&quot;,&quot;citationItems&quot;:[{&quot;id&quot;:&quot;9cda11f1-6fcf-39fb-9668-b62e461c7576&quot;,&quot;itemData&quot;:{&quot;type&quot;:&quot;book&quot;,&quot;id&quot;:&quot;9cda11f1-6fcf-39fb-9668-b62e461c7576&quot;,&quot;title&quot;:&quot;The life history and ecology of the gray whale (Eschrichtius robustus)&quot;,&quot;author&quot;:[{&quot;family&quot;:&quot;Rice&quot;,&quot;given&quot;:&quot;Dale W&quot;,&quot;parse-names&quot;:false,&quot;dropping-particle&quot;:&quot;&quot;,&quot;non-dropping-particle&quot;:&quot;&quot;},{&quot;family&quot;:&quot;Wolman&quot;,&quot;given&quot;:&quot;Allen A&quot;,&quot;parse-names&quot;:false,&quot;dropping-particle&quot;:&quot;&quot;,&quot;non-dropping-particle&quot;:&quot;&quot;}],&quot;DOI&quot;:&quot;https://doi.org/10.5962/bhl.title.39537&quot;,&quot;issued&quot;:{&quot;date-parts&quot;:[[1971]]},&quot;number-of-pages&quot;:&quot;1-142&quot;,&quot;publisher&quot;:&quot;American society of mammalogists&quot;,&quot;container-title-short&quot;:&quot;&quot;},&quot;isTemporary&quot;:false},{&quot;id&quot;:&quot;b63c0cc0-4f91-3a54-afe9-bdcea82a81e4&quot;,&quot;itemData&quot;:{&quot;type&quot;:&quot;chapter&quot;,&quot;id&quot;:&quot;b63c0cc0-4f91-3a54-afe9-bdcea82a81e4&quot;,&quot;title&quot;:&quot;Gray Whale&quot;,&quot;author&quot;:[{&quot;family&quot;:&quot;Swartz&quot;,&quot;given&quot;:&quot;Steven L.&quot;,&quot;parse-names&quot;:false,&quot;dropping-particle&quot;:&quot;&quot;,&quot;non-dropping-particle&quot;:&quot;&quot;}],&quot;container-title&quot;:&quot;Encyclopedia of Marine Mammals&quot;,&quot;editor&quot;:[{&quot;family&quot;:&quot;Würsig&quot;,&quot;given&quot;:&quot;Bernd&quot;,&quot;parse-names&quot;:false,&quot;dropping-particle&quot;:&quot;&quot;,&quot;non-dropping-particle&quot;:&quot;&quot;},{&quot;family&quot;:&quot;Thewissen&quot;,&quot;given&quot;:&quot;J G M&quot;,&quot;parse-names&quot;:false,&quot;dropping-particle&quot;:&quot;&quot;,&quot;non-dropping-particle&quot;:&quot;&quot;},{&quot;family&quot;:&quot;Kovacs&quot;,&quot;given&quot;:&quot;Kit M&quot;,&quot;parse-names&quot;:false,&quot;dropping-particle&quot;:&quot;&quot;,&quot;non-dropping-particle&quot;:&quot;&quot;}],&quot;DOI&quot;:&quot;10.1016/B978-0-12-804327-1.00140-0&quot;,&quot;ISBN&quot;:&quot;978-0-12-804327-1&quot;,&quot;URL&quot;:&quot;http://acsonline.org/fact-sheets/gray-whale/&quot;,&quot;issued&quot;:{&quot;date-parts&quot;:[[2018]]},&quot;page&quot;:&quot;422-428&quot;,&quot;edition&quot;:&quot;Third Edit&quot;,&quot;publisher&quot;:&quot;Elsevier&quot;,&quot;container-title-short&quot;:&quot;&quot;},&quot;isTemporary&quot;:false}]},{&quot;citationID&quot;:&quot;MENDELEY_CITATION_150796d7-2f2d-4977-88d3-ab01aa8be4c2&quot;,&quot;properties&quot;:{&quot;noteIndex&quot;:0},&quot;isEdited&quot;:false,&quot;manualOverride&quot;:{&quot;isManuallyOverridden&quot;:false,&quot;citeprocText&quot;:&quot;(Moore, 2008)&quot;,&quot;manualOverrideText&quot;:&quot;&quot;},&quot;citationTag&quot;:&quot;MENDELEY_CITATION_v3_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&quot;,&quot;citationItems&quot;:[{&quot;id&quot;:&quot;6df45e79-b85c-3ad8-a25c-253af0023584&quot;,&quot;itemData&quot;:{&quot;type&quot;:&quot;article-journal&quot;,&quot;id&quot;:&quot;6df45e79-b85c-3ad8-a25c-253af0023584&quot;,&quot;title&quot;:&quot;Marine mammals as ecosystem sentinels&quot;,&quot;author&quot;:[{&quot;family&quot;:&quot;Moore&quot;,&quot;given&quot;:&quot;S. E.&quot;,&quot;parse-names&quot;:false,&quot;dropping-particle&quot;:&quot;&quot;,&quot;non-dropping-particle&quot;:&quot;&quot;}],&quot;container-title&quot;:&quot;Journal of Mammalogy&quot;,&quot;container-title-short&quot;:&quot;J Mammal&quot;,&quot;DOI&quot;:&quot;10.1644/07-MAMM-S-312R1.1&quot;,&quot;ISBN&quot;:&quot;0022-2372&quot;,&quot;ISSN&quot;:&quot;0022-2372&quot;,&quot;PMID&quot;:&quot;56&quot;,&quot;URL&quot;:&quot;https://academic.oup.com/jmammal/article-lookup/doi/10.1644/07-MAMM-S-312R1.1&quot;,&quot;issued&quot;:{&quot;date-parts&quot;:[[2008]]},&quot;page&quot;:&quot;534-540&quot;,&quot;abstract&quot;:&quot;The earth’s climate is changing, possibly at an unprecedented rate. Overall, the planet is warming, sea ice and glaciers are in retreat, sea level is rising, and pollutants are accumulating in the environment and within organisms. These clear physical changes undoubtedly affect marine ecosystems. Species dependent on sea ice, such as the polar bear (Ursus maritimus) and the ringed seal (Phoca hispida), provide the clearest examples of sensitivity to climate change. Responses of cetaceans to climate change are more difficult to discern, but in the eastern North Pacific evidence is emerging that gray whales (Eschrichtius robustus) are delaying their southbound migration, expanding their feeding range along the migration route and northward to Arctic waters, and even remaining in polar waters over winter—all indications that North Pacific and Arctic ecosystems are in transition. To use marine mammals as sentinels of ecosystem change, we must expand our existing research strategies to encompass the decadal and ocean-basin temporal and spatial scales consistent with their natural histories.&quot;,&quot;issue&quot;:&quot;3&quot;,&quot;volume&quot;:&quot;89&quot;},&quot;isTemporary&quot;:false}]},{&quot;citationID&quot;:&quot;MENDELEY_CITATION_c59a886f-c1a1-4240-b0f2-02f388ddd3dd&quot;,&quot;properties&quot;:{&quot;noteIndex&quot;:0},&quot;isEdited&quot;:false,&quot;manualOverride&quot;:{&quot;isManuallyOverridden&quot;:false,&quot;citeprocText&quot;:&quot;(Moore et al., 2003, 2007; Perryman &amp;#38; Lynn, 2002; Urbán et al., 2003)&quot;,&quot;manualOverrideText&quot;:&quot;&quot;},&quot;citationTag&quot;:&quot;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&quot;,&quot;citationItems&quot;:[{&quot;id&quot;:&quot;b94d0ddf-2527-395d-89d0-00eceff895f4&quot;,&quot;itemData&quot;:{&quot;type&quot;:&quot;article-journal&quot;,&quot;id&quot;:&quot;b94d0ddf-2527-395d-89d0-00eceff895f4&quot;,&quot;title&quot;:&quot;Gray whale occurrence and forage southeast of Kodiak, Island, Alaska&quot;,&quot;author&quot;:[{&quot;family&quot;:&quot;Moore&quot;,&quot;given&quot;:&quot;S.E.&quot;,&quot;parse-names&quot;:false,&quot;dropping-particle&quot;:&quot;&quot;,&quot;non-dropping-particle&quot;:&quot;&quot;},{&quot;family&quot;:&quot;Wynne&quot;,&quot;given&quot;:&quot;Kate M.&quot;,&quot;parse-names&quot;:false,&quot;dropping-particle&quot;:&quot;&quot;,&quot;non-dropping-particle&quot;:&quot;&quot;},{&quot;family&quot;:&quot;Kinney&quot;,&quot;given&quot;:&quot;Jaclyn Clement&quot;,&quot;parse-names&quot;:false,&quot;dropping-particle&quot;:&quot;&quot;,&quot;non-dropping-particle&quot;:&quot;&quot;},{&quot;family&quot;:&quot;Grebmeier&quot;,&quot;given&quot;:&quot;Jacqueline M.&quot;,&quot;parse-names&quot;:false,&quot;dropping-particle&quot;:&quot;&quot;,&quot;non-dropping-particle&quot;:&quot;&quot;}],&quot;container-title&quot;:&quot;Marine Mammal Science&quot;,&quot;container-title-short&quot;:&quot;Mar Mamm Sci&quot;,&quot;DOI&quot;:&quot;10.1111/j.1748-7692.2007.00102.x&quot;,&quot;ISBN&quot;:&quot;0824-0469&quot;,&quot;ISSN&quot;:&quot;08240469&quot;,&quot;issued&quot;:{&quot;date-parts&quot;:[[2007]]},&quot;page&quot;:&quot;419-428&quot;,&quot;abstract&quot;:&quot;Although the Bering and Chukchi seas are commonly cited as the principal summer feeding grounds of Eastern North Pacific (ENP) gray whales (eg, Highsmith et al. in press, Swartz et al. 2006), records indicate that this population actually feeds opportunistically throughout ...&quot;,&quot;issue&quot;:&quot;2&quot;,&quot;volume&quot;:&quot;23&quot;},&quot;isTemporary&quot;:false},{&quot;id&quot;:&quot;bb67ccc4-32b0-3fa7-8276-ce04d1206d43&quot;,&quot;itemData&quot;:{&quot;type&quot;:&quot;article-journal&quot;,&quot;id&quot;:&quot;bb67ccc4-32b0-3fa7-8276-ce04d1206d43&quot;,&quot;title&quot;:&quot;Gray whale distribution relative to forage habitat in the northern Bering Sea: current conditions and retrospective summary&quot;,&quot;author&quot;:[{&quot;family&quot;:&quot;Moore&quot;,&quot;given&quot;:&quot;S.E.&quot;,&quot;parse-names&quot;:false,&quot;dropping-particle&quot;:&quot;&quot;,&quot;non-dropping-particle&quot;:&quot;&quot;},{&quot;family&quot;:&quot;Grebmeier&quot;,&quot;given&quot;:&quot;Jacqueline M&quot;,&quot;parse-names&quot;:false,&quot;dropping-particle&quot;:&quot;&quot;,&quot;non-dropping-particle&quot;:&quot;&quot;},{&quot;family&quot;:&quot;Davies&quot;,&quot;given&quot;:&quot;Jeremy R&quot;,&quot;parse-names&quot;:false,&quot;dropping-particle&quot;:&quot;&quot;,&quot;non-dropping-particle&quot;:&quot;&quot;}],&quot;container-title&quot;:&quot;Canadian Journal of Zoology&quot;,&quot;container-title-short&quot;:&quot;Can J Zool&quot;,&quot;DOI&quot;:&quot;10.1139/z03-043&quot;,&quot;ISBN&quot;:&quot;0008-4301&quot;,&quot;ISSN&quot;:&quot;0008-4301&quot;,&quot;URL&quot;:&quot;http://www.nrcresearchpress.com/doi/abs/10.1139/z03-043&quot;,&quot;issued&quot;:{&quot;date-parts&quot;:[[2003]]},&quot;page&quot;:&quot;734-742&quot;,&quot;abstract&quot;:&quot;Hundreds of gray whales (Eschrichtius robustus) stranded dead along beaches from Mexico to Alaska in 1999 and 2000. The cause of the mortalities remains unknown, but starvation resulting from a reduction in prey, especially in the Chirikov Basin, was suggested as the cause. In the 1980s, the Chirikov Basin was considered a prime gray whale feeding area, but there has been no recent comprehensive assessment of whale or prey distribution and abundance. In 2002, a 5-day survey for gray whales revealed restricted distribution in the basin and a 3- to 17-fold decline in sighting rates. To put these data in context, a retrospective summary of gray whale and benthic fauna distribution and abundance was undertaken. During the 1980s, gray whale sighting rates in the Chirikov Basin were highly variable. Ampeliscid amphipods dominated the benthos where gray whale sighting rates were highest. Available measures of biomass suggest a downturn in amphipod productivity from 1983 to 2000, when estimates of gray whale population size were increasing, suggesting that the whales simply expanded their foraging range. We encourage long-term study of the Chirikov Basin as a location where predatorprey responses to changing ocean climate can be researched, because decadal time series data are available&quot;,&quot;issue&quot;:&quot;4&quot;,&quot;volume&quot;:&quot;81&quot;},&quot;isTemporary&quot;:false},{&quot;id&quot;:&quot;d0fbc43a-da7d-3ec5-9c8d-579fe9629574&quot;,&quot;itemData&quot;:{&quot;type&quot;:&quot;paper-conference&quot;,&quot;id&quot;:&quot;d0fbc43a-da7d-3ec5-9c8d-579fe9629574&quot;,&quot;title&quot;:&quot;Evaluation of nutritive condition and reproductive status of migrating gray whales (Eschrichtius robustus) based on analysis of photogrammetric data&quot;,&quot;author&quot;:[{&quot;family&quot;:&quot;Perryman&quot;,&quot;given&quot;:&quot;Wayne L&quot;,&quot;parse-names&quot;:false,&quot;dropping-particle&quot;:&quot;&quot;,&quot;non-dropping-particle&quot;:&quot;&quot;},{&quot;family&quot;:&quot;Lynn&quot;,&quot;given&quot;:&quot;Morgan S&quot;,&quot;parse-names&quot;:false,&quot;dropping-particle&quot;:&quot;&quot;,&quot;non-dropping-particle&quot;:&quot;&quot;}],&quot;container-title&quot;:&quot;Journal of Cetacean Research and Management&quot;,&quot;issued&quot;:{&quot;date-parts&quot;:[[2002]]},&quot;page&quot;:&quot;155-164&quot;,&quot;abstract&quot;:&quot;Vertical aerial photographs were collected of gray whales migrating along the California Coast between 1994 and 1998 to readdress some published findings on the biology and life history of this population based on examination of specimens. For each whale, an attempt was made to measure standard total length, the width of the whale at its widest point, the distance from the tip of the rostrum to the widest point, and the width of the flukes. For southbound gray whales, early migrants were longer on average and more likely to be parturient than those migrating later. Near-term pregnant females were wider relative to their length than other southbound gray whales. This difference was easily detected by visual inspection of the images and through statistical evaluation of length and width data. There was 100% agreement between identification of parturient females based on linear regression analysis of length and width and discriminate analysis of all measurements. Based on the proportion of parturient females to those with calves during sampling of southbound whales, the median calving date was estimated to be 13 January. Southbound calves averaged 4.6m in length; those photographed northbound in late April, at an age of about three months, averaged 7.1m. Average length for yearlings, based on combined southbound and northbound data, was 8.5m. Residuals from a regression of width on length were compared, and significant changes in the relationship were detected which were consistent with changes in nutritive condition or fatness described from examination of whales taken along the California Coast between 1959 and 1969 (Rice and Wolman, 1971). Parturient females were the widest relative to their length and northbound cows with calves were the narrowest in the sample. The relationship between length and width for migrating gray whales that were not parturient or associated with a calf, showed that southbound gray whales were significantly wider than northbound whales photographed approximately 60 days later. These results indicate that the predictable but relatively small changes in condition or fatness of gray whales associated with fasting during their winter migration can be reliably detected in measurements from vertical aerial photographs.&quot;,&quot;issue&quot;:&quot;2&quot;,&quot;volume&quot;:&quot;4&quot;,&quot;container-title-short&quot;:&quot;&quot;},&quot;isTemporary&quot;:false},{&quot;id&quot;:&quot;2a7de9a4-c677-39d1-a692-4ac98a83b45c&quot;,&quot;itemData&quot;:{&quot;type&quot;:&quot;article-journal&quot;,&quot;id&quot;:&quot;2a7de9a4-c677-39d1-a692-4ac98a83b45c&quot;,&quot;title&quot;:&quot;Abundance and mortality of gray whales at Laguna San Ignacio, México, during the 1997-98 El Niño and the 1998-99 La Niña&quot;,&quot;author&quot;:[{&quot;family&quot;:&quot;Urbán&quot;,&quot;given&quot;:&quot;Jorge&quot;,&quot;parse-names&quot;:false,&quot;dropping-particle&quot;:&quot;&quot;,&quot;non-dropping-particle&quot;:&quot;&quot;},{&quot;family&quot;:&quot;Gallardo&quot;,&quot;given&quot;:&quot;Alejandro Gómez&quot;,&quot;parse-names&quot;:false,&quot;dropping-particle&quot;:&quot;&quot;,&quot;non-dropping-particle&quot;:&quot;&quot;},{&quot;family&quot;:&quot;Ludwig&quot;,&quot;given&quot;:&quot;Stefan&quot;,&quot;parse-names&quot;:false,&quot;dropping-particle&quot;:&quot;&quot;,&quot;non-dropping-particle&quot;:&quot;&quot;}],&quot;container-title&quot;:&quot;Geofisica Internacional&quot;,&quot;ISSN&quot;:&quot;0016-7169&quot;,&quot;issued&quot;:{&quot;date-parts&quot;:[[2003]]},&quot;page&quot;:&quot;439-446&quot;,&quot;publisher&quot;:&quot;Universidad Nacional Autónoma de México&quot;,&quot;issue&quot;:&quot;3&quot;,&quot;volume&quot;:&quot;42&quot;,&quot;container-title-short&quot;:&quot;&quot;},&quot;isTemporary&quot;:false}]},{&quot;citationID&quot;:&quot;MENDELEY_CITATION_c4d5ed5b-8ab1-47ec-b470-0b6f79d3a776&quot;,&quot;properties&quot;:{&quot;noteIndex&quot;:0},&quot;isEdited&quot;:false,&quot;manualOverride&quot;:{&quot;isManuallyOverridden&quot;:false,&quot;citeprocText&quot;:&quot;(Gulland et al., 2005; Krahn et al., 2001; Tilbury et al., 2002)&quot;,&quot;manualOverrideText&quot;:&quot;&quot;},&quot;citationTag&quot;:&quot;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&quot;,&quot;citationItems&quot;:[{&quot;id&quot;:&quot;0879f64f-82be-344f-bfb7-f2f0dadd2c29&quot;,&quot;itemData&quot;:{&quot;type&quot;:&quot;article-journal&quot;,&quot;id&quot;:&quot;0879f64f-82be-344f-bfb7-f2f0dadd2c29&quot;,&quot;title&quot;:&quot;Eastern North Pacific gray whale (Eschrichtius robustus) unusual mortality event, 1999-2000&quot;,&quot;author&quot;:[{&quot;family&quot;:&quot;Gulland&quot;,&quot;given&quot;:&quot;Fmd&quot;,&quot;parse-names&quot;:false,&quot;dropping-particle&quot;:&quot;&quot;,&quot;non-dropping-particle&quot;:&quot;&quot;},{&quot;family&quot;:&quot;Pérez-Cortés&quot;,&quot;given&quot;:&quot;H&quot;,&quot;parse-names&quot;:false,&quot;dropping-particle&quot;:&quot;&quot;,&quot;non-dropping-particle&quot;:&quot;&quot;},{&quot;family&quot;:&quot;Urbán&quot;,&quot;given&quot;:&quot;Jorge R&quot;,&quot;parse-names&quot;:false,&quot;dropping-particle&quot;:&quot;&quot;,&quot;non-dropping-particle&quot;:&quot;&quot;},{&quot;family&quot;:&quot;Rojas-Bracho&quot;,&quot;given&quot;:&quot;Lorenzo&quot;,&quot;parse-names&quot;:false,&quot;dropping-particle&quot;:&quot;&quot;,&quot;non-dropping-particle&quot;:&quot;&quot;},{&quot;family&quot;:&quot;Ylitalo&quot;,&quot;given&quot;:&quot;G&quot;,&quot;parse-names&quot;:false,&quot;dropping-particle&quot;:&quot;&quot;,&quot;non-dropping-particle&quot;:&quot;&quot;},{&quot;family&quot;:&quot;Weir&quot;,&quot;given&quot;:&quot;J&quot;,&quot;parse-names&quot;:false,&quot;dropping-particle&quot;:&quot;&quot;,&quot;non-dropping-particle&quot;:&quot;&quot;},{&quot;family&quot;:&quot;Norman&quot;,&quot;given&quot;:&quot;Sa&quot;,&quot;parse-names&quot;:false,&quot;dropping-particle&quot;:&quot;&quot;,&quot;non-dropping-particle&quot;:&quot;&quot;},{&quot;family&quot;:&quot;Muto&quot;,&quot;given&quot;:&quot;Mm&quot;,&quot;parse-names&quot;:false,&quot;dropping-particle&quot;:&quot;&quot;,&quot;non-dropping-particle&quot;:&quot;&quot;},{&quot;family&quot;:&quot;Rugh&quot;,&quot;given&quot;:&quot;Dj&quot;,&quot;parse-names&quot;:false,&quot;dropping-particle&quot;:&quot;&quot;,&quot;non-dropping-particle&quot;:&quot;&quot;},{&quot;family&quot;:&quot;Kreuder&quot;,&quot;given&quot;:&quot;C&quot;,&quot;parse-names&quot;:false,&quot;dropping-particle&quot;:&quot;&quot;,&quot;non-dropping-particle&quot;:&quot;&quot;},{&quot;family&quot;:&quot;Rowles&quot;,&quot;given&quot;:&quot;T&quot;,&quot;parse-names&quot;:false,&quot;dropping-particle&quot;:&quot;&quot;,&quot;non-dropping-particle&quot;:&quot;&quot;}],&quot;container-title&quot;:&quot;U.S. Department of Commerce. NOAA Technical Memorandum. NMFS-AFSC-150.&quot;,&quot;ISBN&quot;:&quot;U.S. Dep. Commer., NOAA Tech. Memo. NMFS-AFSC-150&quot;,&quot;URL&quot;:&quot;http://www.afsc.noaa.gov/publications/AFSC-TM/NOAA-TM-AFSC-150.pdf&quot;,&quot;issued&quot;:{&quot;date-parts&quot;:[[2005]]},&quot;page&quot;:&quot;33 pp&quot;,&quot;abstract&quot;:&quot;The National Marine Fisheries Service's Alaska Fisheries Science Center uses the NOAA Technical Memorandum series to issue informal scientific and technical publications when complete formal review and editorial processing are not appropriate or feasible. Documents within this ...&quot;,&quot;issue&quot;:&quot;March&quot;,&quot;container-title-short&quot;:&quot;&quot;},&quot;isTemporary&quot;:false},{&quot;id&quot;:&quot;f5453825-4966-3272-ab38-744ee36928e1&quot;,&quot;itemData&quot;:{&quot;type&quot;:&quot;article-journal&quot;,&quot;id&quot;:&quot;f5453825-4966-3272-ab38-744ee36928e1&quot;,&quot;title&quot;:&quot;Organochlorine contaminant concentrations and lipid profiles in eastern North Pacific gray whales (Eschrichtius robustus)&quot;,&quot;author&quot;:[{&quot;family&quot;:&quot;Krahn&quot;,&quot;given&quot;:&quot;Margaret M&quot;,&quot;parse-names&quot;:false,&quot;dropping-particle&quot;:&quot;&quot;,&quot;non-dropping-particle&quot;:&quot;&quot;},{&quot;family&quot;:&quot;Ylitalo&quot;,&quot;given&quot;:&quot;Gina M&quot;,&quot;parse-names&quot;:false,&quot;dropping-particle&quot;:&quot;&quot;,&quot;non-dropping-particle&quot;:&quot;&quot;},{&quot;family&quot;:&quot;Burrows&quot;,&quot;given&quot;:&quot;Douglas G&quot;,&quot;parse-names&quot;:false,&quot;dropping-particle&quot;:&quot;&quot;,&quot;non-dropping-particle&quot;:&quot;&quot;},{&quot;family&quot;:&quot;Calambokidis&quot;,&quot;given&quot;:&quot;John&quot;,&quot;parse-names&quot;:false,&quot;dropping-particle&quot;:&quot;&quot;,&quot;non-dropping-particle&quot;:&quot;&quot;},{&quot;family&quot;:&quot;Moore&quot;,&quot;given&quot;:&quot;Sue E&quot;,&quot;parse-names&quot;:false,&quot;dropping-particle&quot;:&quot;&quot;,&quot;non-dropping-particle&quot;:&quot;&quot;},{&quot;family&quot;:&quot;Gearin&quot;,&quot;given&quot;:&quot;Patrick&quot;,&quot;parse-names&quot;:false,&quot;dropping-particle&quot;:&quot;&quot;,&quot;non-dropping-particle&quot;:&quot;&quot;},{&quot;family&quot;:&quot;Plesha&quot;,&quot;given&quot;:&quot;Paul D&quot;,&quot;parse-names&quot;:false,&quot;dropping-particle&quot;:&quot;&quot;,&quot;non-dropping-particle&quot;:&quot;&quot;},{&quot;family&quot;:&quot;Jr&quot;,&quot;given&quot;:&quot;Robert L Brownell&quot;,&quot;parse-names&quot;:false,&quot;dropping-particle&quot;:&quot;&quot;,&quot;non-dropping-particle&quot;:&quot;&quot;},{&quot;family&quot;:&quot;Blokhin&quot;,&quot;given&quot;:&quot;S A&quot;,&quot;parse-names&quot;:false,&quot;dropping-particle&quot;:&quot;&quot;,&quot;non-dropping-particle&quot;:&quot;&quot;},{&quot;family&quot;:&quot;Tilbury&quot;,&quot;given&quot;:&quot;Karen L&quot;,&quot;parse-names&quot;:false,&quot;dropping-particle&quot;:&quot;&quot;,&quot;non-dropping-particle&quot;:&quot;&quot;},{&quot;family&quot;:&quot;Stein&quot;,&quot;given&quot;:&quot;John E&quot;,&quot;parse-names&quot;:false,&quot;dropping-particle&quot;:&quot;&quot;,&quot;non-dropping-particle&quot;:&quot;&quot;}],&quot;container-title&quot;:&quot;Journal of Cetacean Research and Management&quot;,&quot;issued&quot;:{&quot;date-parts&quot;:[[2001]]},&quot;page&quot;:&quot;19-29&quot;,&quot;abstract&quot;:&quot;Organochlorine (OC) contaminant concentrations in tissues and lipid profiles in blubber are summarised for 101 gray whales (Eschrichtius robustus) from the eastern North Pacific stock. Samples were obtained from presumably healthy gray whales during a 1994 subsistence hunt in the Russian Arctic (n=17) and also from biopsy sampling of live animals from the Washington coast (n=38). In addition, tissues were collected from two groups of animals (1988-1991, n=22; and 1999, n=24) that stranded along the west coast of the USA. These whales represent a diverse group of animals with respect to lipid stores, age, gender, health and reproductive status. Information about these biological factors is necessary before contaminant concentration data can be properly interpreted. Differences in blubber lipid levels and profiles were examined among these groups of whales. Significantly higher lipid levels were found in the blubber of subsistence animals that were sampled following summer feeding in the Bering and Chukchi Seas, compared to lipid levels in the biopsied and stranded animals. Lipid class profiles from blubber of presumably healthy gray whales (i.e. from subsistence and biopsy sampling) contained primarily triglycerides and were very different from those of stranded animals that showed lipid decomposition (increased proportions of free fatty acids, cholesterol and phospholipids). Furthermore, lipid class profiles were found to be a means of estimating the quality of a blubber sample from stranded cetaceans. An examination of how biological factors (e.g. gender, reproductive status, age) contribute to interpreting the differences found in contaminant concentrations among the gray whales was also undertaken. Although not statistically significant, higher (OC) concentrations were found in males compared to females, thus suggesting the tendency of the mother to shift her contaminant burden to her calf during gestation and lactation. Results also indicated that there was no significant increase in concentrations of contaminants in the blubber with increase in length (surrogate for age). Higher concentrations of OC contaminants were found in stranded juvenile gray whales, compared to juvenile subsistence whales, and were thought to result from retention of OCs in blubber of the stranded animals as lipid stores are mobilised for energy and total lipid levels decrease, rather than from a difference in diet or feeding areas. OC concentrations in various tissues (blubber, liver, kidney, muscle, brain) were similar on a lipid weight basis, except for brain, which had lower lipid-adjusted OCs because the blood-brain barrier limits contaminant transfer. KEYWORDS:&quot;,&quot;issue&quot;:&quot;1&quot;,&quot;volume&quot;:&quot;3&quot;,&quot;container-title-short&quot;:&quot;&quot;},&quot;isTemporary&quot;:false},{&quot;id&quot;:&quot;488db748-e11a-359c-9f36-56c2a32e335f&quot;,&quot;itemData&quot;:{&quot;type&quot;:&quot;article-journal&quot;,&quot;id&quot;:&quot;488db748-e11a-359c-9f36-56c2a32e335f&quot;,&quot;title&quot;:&quot;Chemical contaminants in juvenile gray whales (Eschrichtius robustus) from a subsistence harvest in Arctic feeding grounds&quot;,&quot;author&quot;:[{&quot;family&quot;:&quot;Tilbury&quot;,&quot;given&quot;:&quot;K L&quot;,&quot;parse-names&quot;:false,&quot;dropping-particle&quot;:&quot;&quot;,&quot;non-dropping-particle&quot;:&quot;&quot;},{&quot;family&quot;:&quot;Stein&quot;,&quot;given&quot;:&quot;J E&quot;,&quot;parse-names&quot;:false,&quot;dropping-particle&quot;:&quot;&quot;,&quot;non-dropping-particle&quot;:&quot;&quot;},{&quot;family&quot;:&quot;Krone&quot;,&quot;given&quot;:&quot;C A&quot;,&quot;parse-names&quot;:false,&quot;dropping-particle&quot;:&quot;&quot;,&quot;non-dropping-particle&quot;:&quot;&quot;},{&quot;family&quot;:&quot;Brownell&quot;,&quot;given&quot;:&quot;R L&quot;,&quot;parse-names&quot;:false,&quot;dropping-particle&quot;:&quot;&quot;,&quot;non-dropping-particle&quot;:&quot;&quot;},{&quot;family&quot;:&quot;Blokhin&quot;,&quot;given&quot;:&quot;S A&quot;,&quot;parse-names&quot;:false,&quot;dropping-particle&quot;:&quot;&quot;,&quot;non-dropping-particle&quot;:&quot;&quot;},{&quot;family&quot;:&quot;Bolton&quot;,&quot;given&quot;:&quot;J L&quot;,&quot;parse-names&quot;:false,&quot;dropping-particle&quot;:&quot;&quot;,&quot;non-dropping-particle&quot;:&quot;&quot;},{&quot;family&quot;:&quot;Ernest&quot;,&quot;given&quot;:&quot;D W&quot;,&quot;parse-names&quot;:false,&quot;dropping-particle&quot;:&quot;&quot;,&quot;non-dropping-particle&quot;:&quot;&quot;}],&quot;container-title&quot;:&quot;Chemosphere&quot;,&quot;container-title-short&quot;:&quot;Chemosphere&quot;,&quot;issued&quot;:{&quot;date-parts&quot;:[[2002]]},&quot;page&quot;:&quot;555-665&quot;,&quot;issue&quot;:&quot;6&quot;,&quot;volume&quot;:&quot;47&quot;},&quot;isTemporary&quot;:false}]},{&quot;citationID&quot;:&quot;MENDELEY_CITATION_555d3406-4273-45af-b0fa-44086101c3de&quot;,&quot;properties&quot;:{&quot;noteIndex&quot;:0},&quot;isEdited&quot;:false,&quot;manualOverride&quot;:{&quot;isManuallyOverridden&quot;:false,&quot;citeprocText&quot;:&quot;(Moore &amp;#38; Clarke, 2002)&quot;,&quot;manualOverrideText&quot;:&quot;&quot;},&quot;citationTag&quot;:&quot;MENDELEY_CITATION_v3_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&quot;,&quot;citationItems&quot;:[{&quot;id&quot;:&quot;a4e2a199-f461-3744-b77e-74043f58ae18&quot;,&quot;itemData&quot;:{&quot;type&quot;:&quot;article-journal&quot;,&quot;id&quot;:&quot;a4e2a199-f461-3744-b77e-74043f58ae18&quot;,&quot;title&quot;:&quot;Potential impact of offshore human activities on gray whales(Eschrichtius robustus&quot;,&quot;author&quot;:[{&quot;family&quot;:&quot;Moore&quot;,&quot;given&quot;:&quot;S.E.&quot;,&quot;parse-names&quot;:false,&quot;dropping-particle&quot;:&quot;&quot;,&quot;non-dropping-particle&quot;:&quot;&quot;},{&quot;family&quot;:&quot;Clarke&quot;,&quot;given&quot;:&quot;Janet T&quot;,&quot;parse-names&quot;:false,&quot;dropping-particle&quot;:&quot;&quot;,&quot;non-dropping-particle&quot;:&quot;&quot;}],&quot;container-title&quot;:&quot;Journal of cetacean research and management&quot;,&quot;ISSN&quot;:&quot;1561-0713&quot;,&quot;issued&quot;:{&quot;date-parts&quot;:[[2002]]},&quot;page&quot;:&quot;19-25&quot;,&quot;issue&quot;:&quot;1&quot;,&quot;volume&quot;:&quot;4&quot;,&quot;container-title-short&quot;:&quot;&quot;},&quot;isTemporary&quot;:false}]},{&quot;citationID&quot;:&quot;MENDELEY_CITATION_a95a154a-00e0-4ed5-9870-34b33814dd52&quot;,&quot;properties&quot;:{&quot;noteIndex&quot;:0},&quot;isEdited&quot;:false,&quot;manualOverride&quot;:{&quot;isManuallyOverridden&quot;:false,&quot;citeprocText&quot;:&quot;(Baird et al., 2002; Douglas et al., 2008)&quot;,&quot;manualOverrideText&quot;:&quot;&quot;},&quot;citationTag&quot;:&quot;MENDELEY_CITATION_v3_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&quot;,&quot;citationItems&quot;:[{&quot;id&quot;:&quot;76da3242-70e1-3d83-b274-d3537b7fd440&quot;,&quot;itemData&quot;:{&quot;type&quot;:&quot;article-journal&quot;,&quot;id&quot;:&quot;76da3242-70e1-3d83-b274-d3537b7fd440&quot;,&quot;title&quot;:&quot;An evaluation of gray whale (Eschrichtius robustus) mortality incidental to fishing operations in British Columbia, Canada&quot;,&quot;author&quot;:[{&quot;family&quot;:&quot;Baird&quot;,&quot;given&quot;:&quot;Robin W&quot;,&quot;parse-names&quot;:false,&quot;dropping-particle&quot;:&quot;&quot;,&quot;non-dropping-particle&quot;:&quot;&quot;},{&quot;family&quot;:&quot;Stacey&quot;,&quot;given&quot;:&quot;Pam J&quot;,&quot;parse-names&quot;:false,&quot;dropping-particle&quot;:&quot;&quot;,&quot;non-dropping-particle&quot;:&quot;&quot;},{&quot;family&quot;:&quot;Duffus&quot;,&quot;given&quot;:&quot;David A&quot;,&quot;parse-names&quot;:false,&quot;dropping-particle&quot;:&quot;&quot;,&quot;non-dropping-particle&quot;:&quot;&quot;},{&quot;family&quot;:&quot;Langelier&quot;,&quot;given&quot;:&quot;Ken M&quot;,&quot;parse-names&quot;:false,&quot;dropping-particle&quot;:&quot;&quot;,&quot;non-dropping-particle&quot;:&quot;&quot;}],&quot;container-title&quot;:&quot;J. Cetacean Res. Manage&quot;,&quot;issued&quot;:{&quot;date-parts&quot;:[[2002]]},&quot;page&quot;:&quot;289-296&quot;,&quot;abstract&quot;:&quot;Gray whale (Eschrichtius robustus) mortality incidental to commercial fishing operations in British Columbia (BC), Canada was evaluated by two methods: a mailed questionnaire survey of all commercial fishing licence holders in the province; and a review of records of incidental catches, strandings and dead floating animals from published and unpublished sources. Of 5,375 surveys sent out, 848 were returned of which 729 could be used (15.8%). Forty-two incidents with gray whales were reported, including three mortalities. From sources other than the questionnaire for the period up to 1989, 41 records of stranded and dead floating gray whales were obtained, of which four were judged to have been killed incidentally in fishing operations. Twenty-six of these animals had not been examined closely, but extrapolation from the 15 detailed records suggests that 27% of the dead gray whales reported in BC die incidentally in fisheries. Collisions with fishing gear are estimated to occur approximately 20 times per year. Mortality occurs in salmon drift gillnet, salmon seine, longline and trap fisheries. There is also one record of an individual entangled and drowned in a herring net pen, as well as an individual entangled in a herring set gillnet. Estimates of annual mortality are approximately two individuals using data obtained from the questionnaire and 2.4 individuals using stranding data. Biases are present for both sampling methods, but the estimated mortality levels are small relative to population size. Subsequent records (n = 40) for the period 1990–95 were also examined for comparison.&quot;,&quot;issue&quot;:&quot;3&quot;,&quot;volume&quot;:&quot;4&quot;,&quot;container-title-short&quot;:&quot;&quot;},&quot;isTemporary&quot;:false},{&quot;id&quot;:&quot;e3732931-e134-3620-a809-ca2575bb345a&quot;,&quot;itemData&quot;:{&quot;type&quot;:&quot;article-journal&quot;,&quot;id&quot;:&quot;e3732931-e134-3620-a809-ca2575bb345a&quot;,&quot;title&quot;:&quot;Incidence of ship strikes of large whales in Washington State&quot;,&quot;author&quot;:[{&quot;family&quot;:&quot;Douglas&quot;,&quot;given&quot;:&quot;Annie B.&quot;,&quot;parse-names&quot;:false,&quot;dropping-particle&quot;:&quot;&quot;,&quot;non-dropping-particle&quot;:&quot;&quot;},{&quot;family&quot;:&quot;Calambokidis&quot;,&quot;given&quot;:&quot;John&quot;,&quot;parse-names&quot;:false,&quot;dropping-particle&quot;:&quot;&quot;,&quot;non-dropping-particle&quot;:&quot;&quot;},{&quot;family&quot;:&quot;Raverty&quot;,&quot;given&quot;:&quot;Stephen&quot;,&quot;parse-names&quot;:false,&quot;dropping-particle&quot;:&quot;&quot;,&quot;non-dropping-particle&quot;:&quot;&quot;},{&quot;family&quot;:&quot;Jeffries&quot;,&quot;given&quot;:&quot;Steven J.&quot;,&quot;parse-names&quot;:false,&quot;dropping-particle&quot;:&quot;&quot;,&quot;non-dropping-particle&quot;:&quot;&quot;},{&quot;family&quot;:&quot;Lambourn&quot;,&quot;given&quot;:&quot;Dyanna M.&quot;,&quot;parse-names&quot;:false,&quot;dropping-particle&quot;:&quot;&quot;,&quot;non-dropping-particle&quot;:&quot;&quot;},{&quot;family&quot;:&quot;Norman&quot;,&quot;given&quot;:&quot;Stephanie A.&quot;,&quot;parse-names&quot;:false,&quot;dropping-particle&quot;:&quot;&quot;,&quot;non-dropping-particle&quot;:&quot;&quot;}],&quot;container-title&quot;:&quot;Journal of the Marine Biological Association of the United Kingdom&quot;,&quot;DOI&quot;:&quot;10.1017/S0025315408000295&quot;,&quot;ISBN&quot;:&quot;0025-3154&quot;,&quot;ISSN&quot;:&quot;0025-3154&quot;,&quot;URL&quot;:&quot;http://www.journals.cambridge.org/abstract_S0025315408000295&quot;,&quot;issued&quot;:{&quot;date-parts&quot;:[[2008]]},&quot;page&quot;:&quot;1121-1132&quot;,&quot;abstract&quot;:&quot;Ship strikes of large whales cause mortalities worldwide, but there is uncertainty regarding the frequency and species involved. We examined 130 records (front 1980-2006) of large whale strandings in Washington State. Nineteen strandings (seven species) had evidence of ship-strikes. Fin whales (Balaenoptera physalus) had the highest incidence of ante-mortem ship strike (five of seven, with the remaining two possibly post-mortem) and all but one occurring since 2002. Six grey whales (Eschrichtius robustus) suffered 'possible ship strike' injuries, likely the result of their large numbers in the area, rather than high levels of ship strikes. Only one possible ship-struck humpback whale was recorded, despite concentrations of humpbacks feeding within shipping lanes in this region. This study shows dramatic differences in occurrences of ship-struck large whales by species, which we believe results from a combination of species' vulnerability to ship strikes, and how likely a struck whale is to be caught up on the bow of a ship and brought to waters where it can be examined.&quot;,&quot;issue&quot;:&quot;06&quot;,&quot;volume&quot;:&quot;88&quot;,&quot;container-title-short&quot;:&quot;&quot;},&quot;isTemporary&quot;:false}]},{&quot;citationID&quot;:&quot;MENDELEY_CITATION_1ed5a97b-56b5-43d0-b9c5-10a19232c352&quot;,&quot;properties&quot;:{&quot;noteIndex&quot;:0},&quot;isEdited&quot;:false,&quot;manualOverride&quot;:{&quot;isManuallyOverridden&quot;:false,&quot;citeprocText&quot;:&quot;(Malme et al., 1988; Moore &amp;#38; Clarke, 2002)&quot;,&quot;manualOverrideText&quot;:&quot;&quot;},&quot;citationTag&quot;:&quot;MENDELEY_CITATION_v3_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&quot;,&quot;citationItems&quot;:[{&quot;id&quot;:&quot;bd235efd-e45a-30ce-a97d-c47844a72a7b&quot;,&quot;itemData&quot;:{&quot;type&quot;:&quot;article-journal&quot;,&quot;id&quot;:&quot;bd235efd-e45a-30ce-a97d-c47844a72a7b&quot;,&quot;title&quot;:&quot;Observations of feeding gray whale responses to controlled industrial noise exposure&quot;,&quot;author&quot;:[{&quot;family&quot;:&quot;Malme&quot;,&quot;given&quot;:&quot;Charles I.&quot;,&quot;parse-names&quot;:false,&quot;dropping-particle&quot;:&quot;&quot;,&quot;non-dropping-particle&quot;:&quot;&quot;},{&quot;family&quot;:&quot;Wursig&quot;,&quot;given&quot;:&quot;Bernd&quot;,&quot;parse-names&quot;:false,&quot;dropping-particle&quot;:&quot;&quot;,&quot;non-dropping-particle&quot;:&quot;&quot;},{&quot;family&quot;:&quot;Bird&quot;,&quot;given&quot;:&quot;James E.&quot;,&quot;parse-names&quot;:false,&quot;dropping-particle&quot;:&quot;&quot;,&quot;non-dropping-particle&quot;:&quot;&quot;},{&quot;family&quot;:&quot;Tyack&quot;,&quot;given&quot;:&quot;Peter L.&quot;,&quot;parse-names&quot;:false,&quot;dropping-particle&quot;:&quot;&quot;,&quot;non-dropping-particle&quot;:&quot;&quot;}],&quot;container-title&quot;:&quot;Proceedings of the Ninth International Conference on Port and Ocean Engineering under Arctic Conditions&quot;,&quot;DOI&quot;:&quot;10.1016/0029-8018(87)90076-X&quot;,&quot;ISSN&quot;:&quot;00298018&quot;,&quot;issued&quot;:{&quot;date-parts&quot;:[[1988]]},&quot;page&quot;:&quot;55-74&quot;,&quot;volume&quot;:&quot;11&quot;,&quot;container-title-short&quot;:&quot;&quot;},&quot;isTemporary&quot;:false},{&quot;id&quot;:&quot;a4e2a199-f461-3744-b77e-74043f58ae18&quot;,&quot;itemData&quot;:{&quot;type&quot;:&quot;article-journal&quot;,&quot;id&quot;:&quot;a4e2a199-f461-3744-b77e-74043f58ae18&quot;,&quot;title&quot;:&quot;Potential impact of offshore human activities on gray whales(Eschrichtius robustus&quot;,&quot;author&quot;:[{&quot;family&quot;:&quot;Moore&quot;,&quot;given&quot;:&quot;S.E.&quot;,&quot;parse-names&quot;:false,&quot;dropping-particle&quot;:&quot;&quot;,&quot;non-dropping-particle&quot;:&quot;&quot;},{&quot;family&quot;:&quot;Clarke&quot;,&quot;given&quot;:&quot;Janet T&quot;,&quot;parse-names&quot;:false,&quot;dropping-particle&quot;:&quot;&quot;,&quot;non-dropping-particle&quot;:&quot;&quot;}],&quot;container-title&quot;:&quot;Journal of cetacean research and management&quot;,&quot;ISSN&quot;:&quot;1561-0713&quot;,&quot;issued&quot;:{&quot;date-parts&quot;:[[2002]]},&quot;page&quot;:&quot;19-25&quot;,&quot;issue&quot;:&quot;1&quot;,&quot;volume&quot;:&quot;4&quot;,&quot;container-title-short&quot;:&quot;&quot;},&quot;isTemporary&quot;:false}]},{&quot;citationID&quot;:&quot;MENDELEY_CITATION_e34e5c46-7416-4127-a5ea-10f3eb096624&quot;,&quot;properties&quot;:{&quot;noteIndex&quot;:0},&quot;isEdited&quot;:false,&quot;manualOverride&quot;:{&quot;isManuallyOverridden&quot;:false,&quot;citeprocText&quot;:&quot;(Hayes, 2018; Krahn et al., 2001; Varanasi et al., 1994)&quot;,&quot;manualOverrideText&quot;:&quot;&quot;},&quot;citationTag&quot;:&quot;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&quot;,&quot;citationItems&quot;:[{&quot;id&quot;:&quot;f5453825-4966-3272-ab38-744ee36928e1&quot;,&quot;itemData&quot;:{&quot;type&quot;:&quot;article-journal&quot;,&quot;id&quot;:&quot;f5453825-4966-3272-ab38-744ee36928e1&quot;,&quot;title&quot;:&quot;Organochlorine contaminant concentrations and lipid profiles in eastern North Pacific gray whales (Eschrichtius robustus)&quot;,&quot;author&quot;:[{&quot;family&quot;:&quot;Krahn&quot;,&quot;given&quot;:&quot;Margaret M&quot;,&quot;parse-names&quot;:false,&quot;dropping-particle&quot;:&quot;&quot;,&quot;non-dropping-particle&quot;:&quot;&quot;},{&quot;family&quot;:&quot;Ylitalo&quot;,&quot;given&quot;:&quot;Gina M&quot;,&quot;parse-names&quot;:false,&quot;dropping-particle&quot;:&quot;&quot;,&quot;non-dropping-particle&quot;:&quot;&quot;},{&quot;family&quot;:&quot;Burrows&quot;,&quot;given&quot;:&quot;Douglas G&quot;,&quot;parse-names&quot;:false,&quot;dropping-particle&quot;:&quot;&quot;,&quot;non-dropping-particle&quot;:&quot;&quot;},{&quot;family&quot;:&quot;Calambokidis&quot;,&quot;given&quot;:&quot;John&quot;,&quot;parse-names&quot;:false,&quot;dropping-particle&quot;:&quot;&quot;,&quot;non-dropping-particle&quot;:&quot;&quot;},{&quot;family&quot;:&quot;Moore&quot;,&quot;given&quot;:&quot;Sue E&quot;,&quot;parse-names&quot;:false,&quot;dropping-particle&quot;:&quot;&quot;,&quot;non-dropping-particle&quot;:&quot;&quot;},{&quot;family&quot;:&quot;Gearin&quot;,&quot;given&quot;:&quot;Patrick&quot;,&quot;parse-names&quot;:false,&quot;dropping-particle&quot;:&quot;&quot;,&quot;non-dropping-particle&quot;:&quot;&quot;},{&quot;family&quot;:&quot;Plesha&quot;,&quot;given&quot;:&quot;Paul D&quot;,&quot;parse-names&quot;:false,&quot;dropping-particle&quot;:&quot;&quot;,&quot;non-dropping-particle&quot;:&quot;&quot;},{&quot;family&quot;:&quot;Jr&quot;,&quot;given&quot;:&quot;Robert L Brownell&quot;,&quot;parse-names&quot;:false,&quot;dropping-particle&quot;:&quot;&quot;,&quot;non-dropping-particle&quot;:&quot;&quot;},{&quot;family&quot;:&quot;Blokhin&quot;,&quot;given&quot;:&quot;S A&quot;,&quot;parse-names&quot;:false,&quot;dropping-particle&quot;:&quot;&quot;,&quot;non-dropping-particle&quot;:&quot;&quot;},{&quot;family&quot;:&quot;Tilbury&quot;,&quot;given&quot;:&quot;Karen L&quot;,&quot;parse-names&quot;:false,&quot;dropping-particle&quot;:&quot;&quot;,&quot;non-dropping-particle&quot;:&quot;&quot;},{&quot;family&quot;:&quot;Stein&quot;,&quot;given&quot;:&quot;John E&quot;,&quot;parse-names&quot;:false,&quot;dropping-particle&quot;:&quot;&quot;,&quot;non-dropping-particle&quot;:&quot;&quot;}],&quot;container-title&quot;:&quot;Journal of Cetacean Research and Management&quot;,&quot;issued&quot;:{&quot;date-parts&quot;:[[2001]]},&quot;page&quot;:&quot;19-29&quot;,&quot;abstract&quot;:&quot;Organochlorine (OC) contaminant concentrations in tissues and lipid profiles in blubber are summarised for 101 gray whales (Eschrichtius robustus) from the eastern North Pacific stock. Samples were obtained from presumably healthy gray whales during a 1994 subsistence hunt in the Russian Arctic (n=17) and also from biopsy sampling of live animals from the Washington coast (n=38). In addition, tissues were collected from two groups of animals (1988-1991, n=22; and 1999, n=24) that stranded along the west coast of the USA. These whales represent a diverse group of animals with respect to lipid stores, age, gender, health and reproductive status. Information about these biological factors is necessary before contaminant concentration data can be properly interpreted. Differences in blubber lipid levels and profiles were examined among these groups of whales. Significantly higher lipid levels were found in the blubber of subsistence animals that were sampled following summer feeding in the Bering and Chukchi Seas, compared to lipid levels in the biopsied and stranded animals. Lipid class profiles from blubber of presumably healthy gray whales (i.e. from subsistence and biopsy sampling) contained primarily triglycerides and were very different from those of stranded animals that showed lipid decomposition (increased proportions of free fatty acids, cholesterol and phospholipids). Furthermore, lipid class profiles were found to be a means of estimating the quality of a blubber sample from stranded cetaceans. An examination of how biological factors (e.g. gender, reproductive status, age) contribute to interpreting the differences found in contaminant concentrations among the gray whales was also undertaken. Although not statistically significant, higher (OC) concentrations were found in males compared to females, thus suggesting the tendency of the mother to shift her contaminant burden to her calf during gestation and lactation. Results also indicated that there was no significant increase in concentrations of contaminants in the blubber with increase in length (surrogate for age). Higher concentrations of OC contaminants were found in stranded juvenile gray whales, compared to juvenile subsistence whales, and were thought to result from retention of OCs in blubber of the stranded animals as lipid stores are mobilised for energy and total lipid levels decrease, rather than from a difference in diet or feeding areas. OC concentrations in various tissues (blubber, liver, kidney, muscle, brain) were similar on a lipid weight basis, except for brain, which had lower lipid-adjusted OCs because the blood-brain barrier limits contaminant transfer. KEYWORDS:&quot;,&quot;issue&quot;:&quot;1&quot;,&quot;volume&quot;:&quot;3&quot;,&quot;container-title-short&quot;:&quot;&quot;},&quot;isTemporary&quot;:false},{&quot;id&quot;:&quot;f7ba8bd8-6696-3f16-95d8-e27b2799b399&quot;,&quot;itemData&quot;:{&quot;type&quot;:&quot;article-journal&quot;,&quot;id&quot;:&quot;f7ba8bd8-6696-3f16-95d8-e27b2799b399&quot;,&quot;title&quot;:&quot;Chemical contaminants in gray whales (Eschrichtius robustus) stranded along the west coast of North America&quot;,&quot;author&quot;:[{&quot;family&quot;:&quot;Varanasi&quot;,&quot;given&quot;:&quot;Usha&quot;,&quot;parse-names&quot;:false,&quot;dropping-particle&quot;:&quot;&quot;,&quot;non-dropping-particle&quot;:&quot;&quot;},{&quot;family&quot;:&quot;Stein&quot;,&quot;given&quot;:&quot;John E.&quot;,&quot;parse-names&quot;:false,&quot;dropping-particle&quot;:&quot;&quot;,&quot;non-dropping-particle&quot;:&quot;&quot;},{&quot;family&quot;:&quot;Tilbury&quot;,&quot;given&quot;:&quot;Karen L.&quot;,&quot;parse-names&quot;:false,&quot;dropping-particle&quot;:&quot;&quot;,&quot;non-dropping-particle&quot;:&quot;&quot;},{&quot;family&quot;:&quot;Meador&quot;,&quot;given&quot;:&quot;James P.&quot;,&quot;parse-names&quot;:false,&quot;dropping-particle&quot;:&quot;&quot;,&quot;non-dropping-particle&quot;:&quot;&quot;},{&quot;family&quot;:&quot;Sloan&quot;,&quot;given&quot;:&quot;Catherine A.&quot;,&quot;parse-names&quot;:false,&quot;dropping-particle&quot;:&quot;&quot;,&quot;non-dropping-particle&quot;:&quot;&quot;},{&quot;family&quot;:&quot;Clark&quot;,&quot;given&quot;:&quot;Robert C.&quot;,&quot;parse-names&quot;:false,&quot;dropping-particle&quot;:&quot;&quot;,&quot;non-dropping-particle&quot;:&quot;&quot;},{&quot;family&quot;:&quot;Chan&quot;,&quot;given&quot;:&quot;Sin Lam&quot;,&quot;parse-names&quot;:false,&quot;dropping-particle&quot;:&quot;&quot;,&quot;non-dropping-particle&quot;:&quot;&quot;}],&quot;container-title&quot;:&quot;Science of the Total Environment, The&quot;,&quot;DOI&quot;:&quot;10.1016/0048-9697(94)90296-8&quot;,&quot;ISSN&quot;:&quot;00489697&quot;,&quot;issued&quot;:{&quot;date-parts&quot;:[[1994]]},&quot;page&quot;:&quot;29-53&quot;,&quot;abstract&quot;:&quot;The concentrations of selected chlorinated hydrocarbons (e.g. PCBs, DDTs, DDEs, chlordanes) and essential (e.g. zinc, selenium, copper) and toxic (e.g. mercury, lead, arsenic) elements were measured in tissues and stomach contents from 22 gray whales (Eschrichtius robustus) stranded between 1988 and 1991 at sites from the relatively pristine areas of Kodiak Island, AK, to more urbanized areas in Puget Sound, WA, and San Francisco Bay, CA. The majority of animals were stranded at sites on the Washington outer coast and in Puget Sound. The gray whale has the unique feeding strategy among Mysticeti of filtering sediments to feed on benthic (bottom dwelling) invertebrates. Thus, the wide geographical distribution of the stranded whales allowed (1) an initial assessment of whether concentrations of chemical contaminants in these whales exhibited region specific differences and (2) whether toxic chemicals that accumulate in sediments may have contributed to the mortality and stranding of gray whales near the more polluted urban areas. Analyses for chlorinated hydrocarbons in blubber from 22 animals showed no apparent significant differences among stranding sites. The concentrations of ΣPCBs and ΣDDEs in blubber, for example, ranged from 120 to 10000 and 9 to 2100 p.p.b. (ng/g) wet weight, respectively. Additionally, analyses of chlorinated hydrocarbons and selected elements in liver (n = 10) also showed no apparent significant differences between whales stranded in Puget Sound and whales stranded at more pristine sites (Alaska, Washington outer coast and Strait of Juan de Fuca and Strait of Georgia). For example, the concentrations of ΣPCBs and ΣDDEs in liver ranged from 79 to 1600 and 7 to 280 p.p.b., respectively, and the concentrations of the toxic elements, mercury and lead ranged from 9 to 120 and 20 to 270 p.p.b., respectively. Analyses of stomach contents revealed low concentrations of chlorinated hydrocarbons, but high concentrations (wet weight) of aluminum (1700 000 ± 450 000 p.p.b.), iron (320000 ± 250 000 p.p.b.), manganese (23 000 ± 15 000 p.p.b.), and chromium (3400 ± 1300 p.p.b.), but no significant differences were observed between whales stranded in Puget Sound compared to whales stranded at the more pristine sites. The relative proportions of these elements in stomach contents of stranded whales were similar to the relative proportions in sediments, which is consistent with a geological source of these elements from the ingestion of sediment during feeding. Thus, overall, the concentrations of anthropogenic chemicals in stranded gray whales showed little relation to the levels of chemical contaminants at the stranding sites. Further, the results showed that the concentrations of potentially toxic chemicals in tissues were relatively low when compared with the concentrations in tissues of marine mammals feeding on higher trophic level species, such as fish. The lack of data from apparently healthy gray whales, however, limits the assessment of whether the levels of anthropogenic contaminants found in tissues may have deleterious effects on the health of gray whales. © 1994.&quot;,&quot;issue&quot;:&quot;1-2&quot;,&quot;volume&quot;:&quot;145&quot;,&quot;container-title-short&quot;:&quot;&quot;},&quot;isTemporary&quot;:false},{&quot;id&quot;:&quot;3ea30e16-cdd7-36f9-a4e0-fa46e86d6428&quot;,&quot;itemData&quot;:{&quot;type&quot;:&quot;thesis&quot;,&quot;id&quot;:&quot;3ea30e16-cdd7-36f9-a4e0-fa46e86d6428&quot;,&quot;title&quot;:&quot;Influence of life history parameters on patterns of persistent organic pollutants in cetaceans with an emphasis on the gray whale (Eschrichtius robustus)&quot;,&quot;author&quot;:[{&quot;family&quot;:&quot;Hayes&quot;,&quot;given&quot;:&quot;Kia Rose Renwick&quot;,&quot;parse-names&quot;:false,&quot;dropping-particle&quot;:&quot;&quot;,&quot;non-dropping-particle&quot;:&quot;&quot;}],&quot;URL&quot;:&quot;http://hdl.handle.net/2346/74500&quot;,&quot;issued&quot;:{&quot;date-parts&quot;:[[2018]]},&quot;abstract&quot;:&quot;The presence of persistent organic pollutants (POPs) in the marine environment is of global concern for the health of marine wildlife. These lipophilic contaminants are known to bioaccumulate in lipid-rich tissues such as marine mammal blubber and have been associated with developmental dysfunction, reproductive failure, and immunosuppression in terrestrial and marine mammals. Contaminant concentrations in marine mammals have been shown to vary across life history parameters such as sex, age, and reproductive status. Enhanced understanding of the influence of life history parameters on contaminant loads in species of cetaceans is critical for interpretation of contaminant burden monitoring. Here we provide a review of the influence of sex, age, reproductive status and other life history parameters on cetacean POP burdens and then go on to investigate these trends specifically in the eastern North Pacific gray whale (Eschrichtius robustus). This study on gray whales provides current POP concentration data and POP trends across various biological parameters to aid in the interpretation of contaminant burdens in this protected species and to inform development of future contaminant monitoring efforts. Blubber biopsies (n=121) were collected from free-swimming whales between 2003 and 2017 along the pacific coast of Canada, United States of America and Baja California, Mexico. Individuals sampled include males and females of various age-groups. To investigate maternal offloading, 19 mother and calf pairs plus 13 unpaired calves and 4 mothers were sampled. POPs and lipids were extracted from the blubber samples using dichloromethane with accelerated solvent extraction. Sample cleanup was conducted using silica/alumina column chromatography and size-exclusion high-performance liquid chromatography. POPs including polychlorinated biphenyls (PCBs), dichlorodiphenyltrichloroethanes (DDTs), chlordanes (CHLDs), hexachlorocyclohexanes (HCHs), and polybrominated diphenyl ethers (PBDEs) were determined in blubber extracts using gas chromatography-mass spectrometry. Blubber lipid content was determined gravimetrically. A subset of 96 samples and 18 analytes were used for statistical modeling and revealed significant life history-related POP trends using linear regression of log-transformed congeners with multiple imputation and robust standard errors. Adult males had significantly higher POP concentrations than adult females while young whales in this study had similar concentrations across sexes. Resting mature females had slightly higher contaminant concentrations than females with calves and calves also had slightly higher contaminant concentrations than mothers. All life history related POP trends were conclusive of maternal contaminant offloading in gray whales.&quot;,&quot;publisher&quot;:&quot;Texas Tech University&quot;,&quot;container-title-short&quot;:&quot;&quot;},&quot;isTemporary&quot;:false}]},{&quot;citationID&quot;:&quot;MENDELEY_CITATION_1988100c-08af-4716-9849-572eded030d4&quot;,&quot;properties&quot;:{&quot;noteIndex&quot;:0},&quot;isEdited&quot;:false,&quot;manualOverride&quot;:{&quot;isManuallyOverridden&quot;:false,&quot;citeprocText&quot;:&quot;(Fossi &amp;#38; Marsili, 2003)&quot;,&quot;manualOverrideText&quot;:&quot;&quot;},&quot;citationTag&quot;:&quot;MENDELEY_CITATION_v3_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&quot;,&quot;citationItems&quot;:[{&quot;id&quot;:&quot;5f040238-c9cc-3d4f-b641-18dd935e809d&quot;,&quot;itemData&quot;:{&quot;type&quot;:&quot;article-journal&quot;,&quot;id&quot;:&quot;5f040238-c9cc-3d4f-b641-18dd935e809d&quot;,&quot;title&quot;:&quot;Effects of endocrine disruptors in aquatic mammals&quot;,&quot;author&quot;:[{&quot;family&quot;:&quot;Fossi&quot;,&quot;given&quot;:&quot;M. C.&quot;,&quot;parse-names&quot;:false,&quot;dropping-particle&quot;:&quot;&quot;,&quot;non-dropping-particle&quot;:&quot;&quot;},{&quot;family&quot;:&quot;Marsili&quot;,&quot;given&quot;:&quot;Letizia&quot;,&quot;parse-names&quot;:false,&quot;dropping-particle&quot;:&quot;&quot;,&quot;non-dropping-particle&quot;:&quot;&quot;}],&quot;container-title&quot;:&quot;Pure and Applied Chemistry&quot;,&quot;accessed&quot;:{&quot;date-parts&quot;:[[2015,10,20]]},&quot;DOI&quot;:&quot;10.1351/pac200375112235&quot;,&quot;ISSN&quot;:&quot;1365-3075&quot;,&quot;URL&quot;:&quot;http://www.degruyter.com/view/j/pac.2003.75.issue-11-12/pac200375112235/pac200375112235.xml&quot;,&quot;issued&quot;:{&quot;date-parts&quot;:[[2003,1,1]]},&quot;issue&quot;:&quot;11-12&quot;,&quot;volume&quot;:&quot;75&quot;,&quot;container-title-short&quot;:&quot;&quot;},&quot;isTemporary&quot;:false}]},{&quot;citationID&quot;:&quot;MENDELEY_CITATION_9d5a4359-0736-498b-ae2d-ce6a216e06be&quot;,&quot;properties&quot;:{&quot;noteIndex&quot;:0},&quot;isEdited&quot;:false,&quot;manualOverride&quot;:{&quot;isManuallyOverridden&quot;:false,&quot;citeprocText&quot;:&quot;(Godard-Codding &amp;#38; Collier, 2018)&quot;,&quot;manualOverrideText&quot;:&quot;&quot;},&quot;citationTag&quot;:&quot;MENDELEY_CITATION_v3_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&quot;,&quot;citationItems&quot;:[{&quot;id&quot;:&quot;6b8c4604-88b0-3c2c-8606-54acc0fc0444&quot;,&quot;itemData&quot;:{&quot;type&quot;:&quot;chapter&quot;,&quot;id&quot;:&quot;6b8c4604-88b0-3c2c-8606-54acc0fc0444&quot;,&quot;title&quot;:&quot;The Effects of Oil Exposure on Cetaceans&quot;,&quot;author&quot;:[{&quot;family&quot;:&quot;Godard-Codding&quot;,&quot;given&quot;:&quot;Céline A.J.&quot;,&quot;parse-names&quot;:false,&quot;dropping-particle&quot;:&quot;&quot;,&quot;non-dropping-particle&quot;:&quot;&quot;},{&quot;family&quot;:&quot;Collier&quot;,&quot;given&quot;:&quot;Tracy K&quot;,&quot;parse-names&quot;:false,&quot;dropping-particle&quot;:&quot;&quot;,&quot;non-dropping-particle&quot;:&quot;&quot;}],&quot;container-title&quot;:&quot;Marine Mammal Ecotoxicology&quot;,&quot;editor&quot;:[{&quot;family&quot;:&quot;Fossi&quot;,&quot;given&quot;:&quot;Maria Cristina&quot;,&quot;parse-names&quot;:false,&quot;dropping-particle&quot;:&quot;&quot;,&quot;non-dropping-particle&quot;:&quot;&quot;},{&quot;family&quot;:&quot;Panti&quot;,&quot;given&quot;:&quot;Cristina B T - Marine Mammal Ecotoxicology&quot;,&quot;parse-names&quot;:false,&quot;dropping-particle&quot;:&quot;&quot;,&quot;non-dropping-particle&quot;:&quot;&quot;}],&quot;DOI&quot;:&quot;10.1016/B978-0-12-812144-3.00003-6&quot;,&quot;ISBN&quot;:&quot;978-0-12-812144-3&quot;,&quot;URL&quot;:&quot;http://www.sciencedirect.com/science/article/pii/B9780128121443000036&quot;,&quot;issued&quot;:{&quot;date-parts&quot;:[[2018]]},&quot;page&quot;:&quot;75-93&quot;,&quot;publisher&quot;:&quot;Elsevier&quot;,&quot;container-title-short&quot;:&quot;&quot;},&quot;isTemporary&quot;:false}]},{&quot;citationID&quot;:&quot;MENDELEY_CITATION_3fc3a9ef-16c3-4754-a8ce-b38b59f2176e&quot;,&quot;properties&quot;:{&quot;noteIndex&quot;:0},&quot;isEdited&quot;:false,&quot;manualOverride&quot;:{&quot;isManuallyOverridden&quot;:false,&quot;citeprocText&quot;:&quot;(Gulland et al., 2005)&quot;,&quot;manualOverrideText&quot;:&quot;&quot;},&quot;citationTag&quot;:&quot;MENDELEY_CITATION_v3_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&quot;,&quot;citationItems&quot;:[{&quot;id&quot;:&quot;0879f64f-82be-344f-bfb7-f2f0dadd2c29&quot;,&quot;itemData&quot;:{&quot;type&quot;:&quot;article-journal&quot;,&quot;id&quot;:&quot;0879f64f-82be-344f-bfb7-f2f0dadd2c29&quot;,&quot;title&quot;:&quot;Eastern North Pacific gray whale (Eschrichtius robustus) unusual mortality event, 1999-2000&quot;,&quot;author&quot;:[{&quot;family&quot;:&quot;Gulland&quot;,&quot;given&quot;:&quot;Fmd&quot;,&quot;parse-names&quot;:false,&quot;dropping-particle&quot;:&quot;&quot;,&quot;non-dropping-particle&quot;:&quot;&quot;},{&quot;family&quot;:&quot;Pérez-Cortés&quot;,&quot;given&quot;:&quot;H&quot;,&quot;parse-names&quot;:false,&quot;dropping-particle&quot;:&quot;&quot;,&quot;non-dropping-particle&quot;:&quot;&quot;},{&quot;family&quot;:&quot;Urbán&quot;,&quot;given&quot;:&quot;Jorge R&quot;,&quot;parse-names&quot;:false,&quot;dropping-particle&quot;:&quot;&quot;,&quot;non-dropping-particle&quot;:&quot;&quot;},{&quot;family&quot;:&quot;Rojas-Bracho&quot;,&quot;given&quot;:&quot;Lorenzo&quot;,&quot;parse-names&quot;:false,&quot;dropping-particle&quot;:&quot;&quot;,&quot;non-dropping-particle&quot;:&quot;&quot;},{&quot;family&quot;:&quot;Ylitalo&quot;,&quot;given&quot;:&quot;G&quot;,&quot;parse-names&quot;:false,&quot;dropping-particle&quot;:&quot;&quot;,&quot;non-dropping-particle&quot;:&quot;&quot;},{&quot;family&quot;:&quot;Weir&quot;,&quot;given&quot;:&quot;J&quot;,&quot;parse-names&quot;:false,&quot;dropping-particle&quot;:&quot;&quot;,&quot;non-dropping-particle&quot;:&quot;&quot;},{&quot;family&quot;:&quot;Norman&quot;,&quot;given&quot;:&quot;Sa&quot;,&quot;parse-names&quot;:false,&quot;dropping-particle&quot;:&quot;&quot;,&quot;non-dropping-particle&quot;:&quot;&quot;},{&quot;family&quot;:&quot;Muto&quot;,&quot;given&quot;:&quot;Mm&quot;,&quot;parse-names&quot;:false,&quot;dropping-particle&quot;:&quot;&quot;,&quot;non-dropping-particle&quot;:&quot;&quot;},{&quot;family&quot;:&quot;Rugh&quot;,&quot;given&quot;:&quot;Dj&quot;,&quot;parse-names&quot;:false,&quot;dropping-particle&quot;:&quot;&quot;,&quot;non-dropping-particle&quot;:&quot;&quot;},{&quot;family&quot;:&quot;Kreuder&quot;,&quot;given&quot;:&quot;C&quot;,&quot;parse-names&quot;:false,&quot;dropping-particle&quot;:&quot;&quot;,&quot;non-dropping-particle&quot;:&quot;&quot;},{&quot;family&quot;:&quot;Rowles&quot;,&quot;given&quot;:&quot;T&quot;,&quot;parse-names&quot;:false,&quot;dropping-particle&quot;:&quot;&quot;,&quot;non-dropping-particle&quot;:&quot;&quot;}],&quot;container-title&quot;:&quot;U.S. Department of Commerce. NOAA Technical Memorandum. NMFS-AFSC-150.&quot;,&quot;ISBN&quot;:&quot;U.S. Dep. Commer., NOAA Tech. Memo. NMFS-AFSC-150&quot;,&quot;URL&quot;:&quot;http://www.afsc.noaa.gov/publications/AFSC-TM/NOAA-TM-AFSC-150.pdf&quot;,&quot;issued&quot;:{&quot;date-parts&quot;:[[2005]]},&quot;page&quot;:&quot;33 pp&quot;,&quot;abstract&quot;:&quot;The National Marine Fisheries Service's Alaska Fisheries Science Center uses the NOAA Technical Memorandum series to issue informal scientific and technical publications when complete formal review and editorial processing are not appropriate or feasible. Documents within this ...&quot;,&quot;issue&quot;:&quot;March&quot;,&quot;container-title-short&quot;:&quot;&quot;},&quot;isTemporary&quot;:false}]},{&quot;citationID&quot;:&quot;MENDELEY_CITATION_911be26b-d83a-493e-bbf6-3780e3358e92&quot;,&quot;properties&quot;:{&quot;noteIndex&quot;:0},&quot;isEdited&quot;:false,&quot;manualOverride&quot;:{&quot;isManuallyOverridden&quot;:false,&quot;citeprocText&quot;:&quot;(NOAA, 2020)&quot;,&quot;manualOverrideText&quot;:&quot;&quot;},&quot;citationTag&quot;:&quot;MENDELEY_CITATION_v3_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&quot;,&quot;citationItems&quot;:[{&quot;id&quot;:&quot;2150f1d3-a3c3-3961-87db-0e781da1c63e&quot;,&quot;itemData&quot;:{&quot;type&quot;:&quot;webpage&quot;,&quot;id&quot;:&quot;2150f1d3-a3c3-3961-87db-0e781da1c63e&quot;,&quot;title&quot;:&quot;2019-2020 Gray Whale Unusual Mortality Event along the West Coast&quot;,&quot;author&quot;:[{&quot;family&quot;:&quot;NOAA&quot;,&quot;given&quot;:&quot;&quot;,&quot;parse-names&quot;:false,&quot;dropping-particle&quot;:&quot;&quot;,&quot;non-dropping-particle&quot;:&quot;&quot;}],&quot;URL&quot;:&quot;https://www.fisheries.noaa.gov/national/marine-life-distress/2019-gray-whale-unusual-mortality-event-along-west-coast%0D%0A%0D%0A&quot;,&quot;issued&quot;:{&quot;date-parts&quot;:[[2020]]},&quot;container-title-short&quot;:&quot;&quot;},&quot;isTemporary&quot;:false}]},{&quot;citationID&quot;:&quot;MENDELEY_CITATION_2e1f5a01-8dd9-4b50-9d30-a16aecc41dde&quot;,&quot;properties&quot;:{&quot;noteIndex&quot;:0},&quot;isEdited&quot;:false,&quot;manualOverride&quot;:{&quot;isManuallyOverridden&quot;:false,&quot;citeprocText&quot;:&quot;(Atkinson et al., 2015; Tilbrook et al., 2000; Wasser et al., 2017)&quot;,&quot;manualOverrideText&quot;:&quot;&quot;},&quot;citationTag&quot;:&quot;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&quot;,&quot;citationItems&quot;:[{&quot;id&quot;:&quot;811dacc2-355a-34cd-8156-7256ef1d3677&quot;,&quot;itemData&quot;:{&quot;type&quot;:&quot;article-journal&quot;,&quot;id&quot;:&quot;811dacc2-355a-34cd-8156-7256ef1d3677&quot;,&quot;title&quot;:&quot;Stress physiology in marine mammals: how well do they fit the terrestrial model?&quot;,&quot;author&quot;:[{&quot;family&quot;:&quot;Atkinson&quot;,&quot;given&quot;:&quot;Shannon&quot;,&quot;parse-names&quot;:false,&quot;dropping-particle&quot;:&quot;&quot;,&quot;non-dropping-particle&quot;:&quot;&quot;},{&quot;family&quot;:&quot;Crocker&quot;,&quot;given&quot;:&quot;Daniel&quot;,&quot;parse-names&quot;:false,&quot;dropping-particle&quot;:&quot;&quot;,&quot;non-dropping-particle&quot;:&quot;&quot;},{&quot;family&quot;:&quot;Houser&quot;,&quot;given&quot;:&quot;Dorian&quot;,&quot;parse-names&quot;:false,&quot;dropping-particle&quot;:&quot;&quot;,&quot;non-dropping-particle&quot;:&quot;&quot;},{&quot;family&quot;:&quot;Mashburn&quot;,&quot;given&quot;:&quot;Kendall&quot;,&quot;parse-names&quot;:false,&quot;dropping-particle&quot;:&quot;&quot;,&quot;non-dropping-particle&quot;:&quot;&quot;}],&quot;container-title&quot;:&quot;Journal of Comparative Physiology B&quot;,&quot;accessed&quot;:{&quot;date-parts&quot;:[[2016,2,11]]},&quot;DOI&quot;:&quot;10.1007/s00360-015-0901-0&quot;,&quot;ISSN&quot;:&quot;0174-1578&quot;,&quot;PMID&quot;:&quot;25913694&quot;,&quot;URL&quot;:&quot;http://www.ncbi.nlm.nih.gov/pubmed/25913694&quot;,&quot;issued&quot;:{&quot;date-parts&quot;:[[2015,7,26]]},&quot;page&quot;:&quot;463-486&quot;,&quot;abstract&quot;:&quot;Stressors are commonly accepted as the causal factors, either internal or external, that evoke physiological responses to mediate the impact of the stressor. The majority of research on the physiological stress response, and costs incurred to an animal, has focused on terrestrial species. This review presents current knowledge on the physiology of the stress response in a lesser studied group of mammals, the marine mammals. Marine mammals are an artificial or pseudo grouping from a taxonomical perspective, as this group represents several distinct and diverse orders of mammals. However, they all are fully or semi-aquatic animals and have experienced selective pressures that have shaped their physiology in a manner that differs from terrestrial relatives. What these differences are and how they relate to the stress response is an efflorescent topic of study. The identification of the many facets of the stress response is critical to marine mammal management and conservation efforts. Anthropogenic stressors in marine ecosystems, including ocean noise, pollution, and fisheries interactions, are increasing and the dramatic responses of some marine mammals to these stressors have elevated concerns over the impact of human-related activities on a diverse group of animals that are difficult to monitor. This review covers the physiology of the stress response in marine mammals and places it in context of what is known from research on terrestrial mammals, particularly with respect to mediator activity that diverges from generalized terrestrial models. Challenges in conducting research on stress physiology in marine mammals are discussed and ways to overcome these challenges in the future are suggested.&quot;,&quot;publisher&quot;:&quot;Springer Berlin Heidelberg&quot;,&quot;issue&quot;:&quot;5&quot;,&quot;volume&quot;:&quot;185&quot;,&quot;container-title-short&quot;:&quot;&quot;},&quot;isTemporary&quot;:false},{&quot;id&quot;:&quot;8bb44e9e-b87e-30ea-8b63-2f736006b40a&quot;,&quot;itemData&quot;:{&quot;type&quot;:&quot;article-journal&quot;,&quot;id&quot;:&quot;8bb44e9e-b87e-30ea-8b63-2f736006b40a&quot;,&quot;title&quot;:&quot;Effects of stress on reproduction in non-rodent mammals: the role of glucocorticoids and sex differences.&quot;,&quot;author&quot;:[{&quot;family&quot;:&quot;Tilbrook&quot;,&quot;given&quot;:&quot;a J&quot;,&quot;parse-names&quot;:false,&quot;dropping-particle&quot;:&quot;&quot;,&quot;non-dropping-particle&quot;:&quot;&quot;},{&quot;family&quot;:&quot;Turner&quot;,&quot;given&quot;:&quot;a I&quot;,&quot;parse-names&quot;:false,&quot;dropping-particle&quot;:&quot;&quot;,&quot;non-dropping-particle&quot;:&quot;&quot;},{&quot;family&quot;:&quot;Clarke&quot;,&quot;given&quot;:&quot;I J&quot;,&quot;parse-names&quot;:false,&quot;dropping-particle&quot;:&quot;&quot;,&quot;non-dropping-particle&quot;:&quot;&quot;}],&quot;container-title&quot;:&quot;Reviews of reproduction&quot;,&quot;container-title-short&quot;:&quot;Rev Reprod&quot;,&quot;DOI&quot;:&quot;10.1530/ror.0.0050105&quot;,&quot;ISBN&quot;:&quot;1359-6004 (Print)\\n1359-6004 (Linking)&quot;,&quot;ISSN&quot;:&quot;1359-6004&quot;,&quot;PMID&quot;:&quot;10864855&quot;,&quot;issued&quot;:{&quot;date-parts&quot;:[[2000]]},&quot;page&quot;:&quot;105-113&quot;,&quot;abstract&quot;:&quot;The means by which stress influences reproduction is not clearly understood, but may involve a number of endocrine, paracrine and neural systems. Stress impacts on the reproductive axis at the hypothalamus (to affect GnRH secretion) and the pituitary gland (to affect gonadotrophin secretion), with direct effects on the gonads being of less importance. Different stressors have different effects and there are differences in response to short- and long-term stress. Many short-term stresses fail to affect reproduction and there are reports of stimulatory effects of some 'stressors'. There are species differences in the way that specific stressors affect reproduction. Sex differences in the effects of a particular stressor have been delineated and these may relate to effects of stress at different levels of the hypothalamo-pituitary axis. The significance of stress-induced secretion of cortisol varies with species. In some instances, there appears to be little impact of short-term increases in cortisol concentrations and protracted increases in plasma concentration seem to be required before any deleterious effect on reproduction is apparent. Issues of sex, sex steroid status, type of stressor and duration of stress need to be considered to improve understanding of this issue.&quot;,&quot;issue&quot;:&quot;2&quot;,&quot;volume&quot;:&quot;5&quot;},&quot;isTemporary&quot;:false},{&quot;id&quot;:&quot;bb1210c7-37c6-31c3-bf8a-a440298c8684&quot;,&quot;itemData&quot;:{&quot;type&quot;:&quot;article-journal&quot;,&quot;id&quot;:&quot;bb1210c7-37c6-31c3-bf8a-a440298c8684&quot;,&quot;title&quot;:&quot;Population growth is limited by nutritional impacts on pregnancy success in endangered Southern Resident killer whales (Orcinus orca)&quot;,&quot;author&quot;:[{&quot;family&quot;:&quot;Wasser&quot;,&quot;given&quot;:&quot;Samuel K.&quot;,&quot;parse-names&quot;:false,&quot;dropping-particle&quot;:&quot;&quot;,&quot;non-dropping-particle&quot;:&quot;&quot;},{&quot;family&quot;:&quot;Lundin&quot;,&quot;given&quot;:&quot;Jessica I.&quot;,&quot;parse-names&quot;:false,&quot;dropping-particle&quot;:&quot;&quot;,&quot;non-dropping-particle&quot;:&quot;&quot;},{&quot;family&quot;:&quot;Ayres&quot;,&quot;given&quot;:&quot;Katherine&quot;,&quot;parse-names&quot;:false,&quot;dropping-particle&quot;:&quot;&quot;,&quot;non-dropping-particle&quot;:&quot;&quot;},{&quot;family&quot;:&quot;Seely&quot;,&quot;given&quot;:&quot;Elizabeth&quot;,&quot;parse-names&quot;:false,&quot;dropping-particle&quot;:&quot;&quot;,&quot;non-dropping-particle&quot;:&quot;&quot;},{&quot;family&quot;:&quot;Giles&quot;,&quot;given&quot;:&quot;Deborah&quot;,&quot;parse-names&quot;:false,&quot;dropping-particle&quot;:&quot;&quot;,&quot;non-dropping-particle&quot;:&quot;&quot;},{&quot;family&quot;:&quot;Balcomb&quot;,&quot;given&quot;:&quot;Kenneth&quot;,&quot;parse-names&quot;:false,&quot;dropping-particle&quot;:&quot;&quot;,&quot;non-dropping-particle&quot;:&quot;&quot;},{&quot;family&quot;:&quot;Hempelmann&quot;,&quot;given&quot;:&quot;Jennifer&quot;,&quot;parse-names&quot;:false,&quot;dropping-particle&quot;:&quot;&quot;,&quot;non-dropping-particle&quot;:&quot;&quot;},{&quot;family&quot;:&quot;Parsons&quot;,&quot;given&quot;:&quot;Kim&quot;,&quot;parse-names&quot;:false,&quot;dropping-particle&quot;:&quot;&quot;,&quot;non-dropping-particle&quot;:&quot;&quot;},{&quot;family&quot;:&quot;Booth&quot;,&quot;given&quot;:&quot;Rebecca&quot;,&quot;parse-names&quot;:false,&quot;dropping-particle&quot;:&quot;&quot;,&quot;non-dropping-particle&quot;:&quot;&quot;}],&quot;container-title&quot;:&quot;PLoS ONE&quot;,&quot;container-title-short&quot;:&quot;PLoS One&quot;,&quot;DOI&quot;:&quot;10.1371/journal.pone.0179824&quot;,&quot;ISBN&quot;:&quot;1111111111&quot;,&quot;ISSN&quot;:&quot;19326203&quot;,&quot;issued&quot;:{&quot;date-parts&quot;:[[2017]]},&quot;abstract&quot;:&quot;The Southern Resident killer whale population (Orcinus orca) was listed as endangered in 2005 and shows little sign of recovery. These fish eating whales feed primarily on endan-gered Chinook salmon. Population growth is constrained by low offspring production for the number of reproductive females in the population. Lack of prey, increased toxins and vessel disturbance have been listed as potential causes of the whale's decline, but partitioning these pressures has been difficult. We validated and applied temporal measures of proges-terone and testosterone metabolites to assess occurrence, stage and health of pregnancy from genotyped killer whale feces collected using detection dogs. Thyroid and glucocorticoid hormone metabolites were measured from these same samples to assess physiological stress. These methods enabled us to assess pregnancy occurrence and failure as well as how pregnancy success was temporally impacted by nutritional and other stressors, between 2008 and 2014. Up to 69% of all detectable pregnancies were unsuccessful; of these, up to 33% failed relatively late in gestation or immediately post-partum, when the cost is especially high. Low availability of Chinook salmon appears to be an important stressor among these fish-eating whales as well as a significant cause of late pregnancy failure, including unobserved perinatal loss. However, release of lipophilic toxicants during fat metabolism in the nutritionally deprived animals may also provide a contributor to these cumulative effects. Results point to the importance of promoting Chinook salmon recovery to enhance population growth of Southern Resident killer whales. The physiological mea-sures used in this study can also be used to monitor the success of actions aimed at promot-ing adaptive management of this important apex predator to the Pacific Northwest.&quot;,&quot;issue&quot;:&quot;6&quot;,&quot;volume&quot;:&quot;12&quot;},&quot;isTemporary&quot;:false}]},{&quot;citationID&quot;:&quot;MENDELEY_CITATION_d192a234-d8cd-45dc-bbef-e3d9b76b8060&quot;,&quot;properties&quot;:{&quot;noteIndex&quot;:0},&quot;isEdited&quot;:false,&quot;manualOverride&quot;:{&quot;isManuallyOverridden&quot;:false,&quot;citeprocText&quot;:&quot;(Webster Marketon &amp;#38; Glaser, 2008)&quot;,&quot;manualOverrideText&quot;:&quot;&quot;},&quot;citationTag&quot;:&quot;MENDELEY_CITATION_v3_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&quot;,&quot;citationItems&quot;:[{&quot;id&quot;:&quot;81bfb3b3-ce34-33d7-8c20-18d7ad9df051&quot;,&quot;itemData&quot;:{&quot;type&quot;:&quot;article-journal&quot;,&quot;id&quot;:&quot;81bfb3b3-ce34-33d7-8c20-18d7ad9df051&quot;,&quot;title&quot;:&quot;Stress hormones and immune function&quot;,&quot;author&quot;:[{&quot;family&quot;:&quot;Webster Marketon&quot;,&quot;given&quot;:&quot;Jeanette I.&quot;,&quot;parse-names&quot;:false,&quot;dropping-particle&quot;:&quot;&quot;,&quot;non-dropping-particle&quot;:&quot;&quot;},{&quot;family&quot;:&quot;Glaser&quot;,&quot;given&quot;:&quot;Ronald&quot;,&quot;parse-names&quot;:false,&quot;dropping-particle&quot;:&quot;&quot;,&quot;non-dropping-particle&quot;:&quot;&quot;}],&quot;container-title&quot;:&quot;Cellular Immunology&quot;,&quot;container-title-short&quot;:&quot;Cell Immunol&quot;,&quot;DOI&quot;:&quot;10.1016/j.cellimm.2007.09.006&quot;,&quot;ISSN&quot;:&quot;00088749&quot;,&quot;PMID&quot;:&quot;18279846&quot;,&quot;issued&quot;:{&quot;date-parts&quot;:[[2008]]},&quot;page&quot;:&quot;16-26&quot;,&quot;abstract&quot;:&quot;Over the past 20 years we have demonstrated both in animal models and in human studies that stress increases neuroendocrine hormones, particularly glucocorticoids and catecholamines but to some extent also prolactin, growth hormone and nerve growth factor. We have also shown that stress, through the action of these stress hormones, has detrimental effects on immune function, including reduced NK cell activity, lymphocyte populations, lymphocyte proliferation, antibody production and reactivation of latent viral infections. Such effects on the immune system have severe consequences on health which include, but are not limited to, delayed wound healing, impaired responses to vaccination and development and progression of cancer. These data provide scientific evidence of the effects of stress on immune function and implications for health. © 2008 Elsevier Inc. All rights reserved.&quot;,&quot;issue&quot;:&quot;1-2&quot;,&quot;volume&quot;:&quot;252&quot;},&quot;isTemporary&quot;:false}]},{&quot;citationID&quot;:&quot;MENDELEY_CITATION_a983e7f7-8dc7-4085-9be4-79768bec5b75&quot;,&quot;properties&quot;:{&quot;noteIndex&quot;:0},&quot;isEdited&quot;:false,&quot;manualOverride&quot;:{&quot;isManuallyOverridden&quot;:false,&quot;citeprocText&quot;:&quot;(Wasser et al., 2017)&quot;,&quot;manualOverrideText&quot;:&quot;&quot;},&quot;citationTag&quot;:&quot;MENDELEY_CITATION_v3_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&quot;,&quot;citationItems&quot;:[{&quot;id&quot;:&quot;bb1210c7-37c6-31c3-bf8a-a440298c8684&quot;,&quot;itemData&quot;:{&quot;type&quot;:&quot;article-journal&quot;,&quot;id&quot;:&quot;bb1210c7-37c6-31c3-bf8a-a440298c8684&quot;,&quot;title&quot;:&quot;Population growth is limited by nutritional impacts on pregnancy success in endangered Southern Resident killer whales (Orcinus orca)&quot;,&quot;author&quot;:[{&quot;family&quot;:&quot;Wasser&quot;,&quot;given&quot;:&quot;Samuel K.&quot;,&quot;parse-names&quot;:false,&quot;dropping-particle&quot;:&quot;&quot;,&quot;non-dropping-particle&quot;:&quot;&quot;},{&quot;family&quot;:&quot;Lundin&quot;,&quot;given&quot;:&quot;Jessica I.&quot;,&quot;parse-names&quot;:false,&quot;dropping-particle&quot;:&quot;&quot;,&quot;non-dropping-particle&quot;:&quot;&quot;},{&quot;family&quot;:&quot;Ayres&quot;,&quot;given&quot;:&quot;Katherine&quot;,&quot;parse-names&quot;:false,&quot;dropping-particle&quot;:&quot;&quot;,&quot;non-dropping-particle&quot;:&quot;&quot;},{&quot;family&quot;:&quot;Seely&quot;,&quot;given&quot;:&quot;Elizabeth&quot;,&quot;parse-names&quot;:false,&quot;dropping-particle&quot;:&quot;&quot;,&quot;non-dropping-particle&quot;:&quot;&quot;},{&quot;family&quot;:&quot;Giles&quot;,&quot;given&quot;:&quot;Deborah&quot;,&quot;parse-names&quot;:false,&quot;dropping-particle&quot;:&quot;&quot;,&quot;non-dropping-particle&quot;:&quot;&quot;},{&quot;family&quot;:&quot;Balcomb&quot;,&quot;given&quot;:&quot;Kenneth&quot;,&quot;parse-names&quot;:false,&quot;dropping-particle&quot;:&quot;&quot;,&quot;non-dropping-particle&quot;:&quot;&quot;},{&quot;family&quot;:&quot;Hempelmann&quot;,&quot;given&quot;:&quot;Jennifer&quot;,&quot;parse-names&quot;:false,&quot;dropping-particle&quot;:&quot;&quot;,&quot;non-dropping-particle&quot;:&quot;&quot;},{&quot;family&quot;:&quot;Parsons&quot;,&quot;given&quot;:&quot;Kim&quot;,&quot;parse-names&quot;:false,&quot;dropping-particle&quot;:&quot;&quot;,&quot;non-dropping-particle&quot;:&quot;&quot;},{&quot;family&quot;:&quot;Booth&quot;,&quot;given&quot;:&quot;Rebecca&quot;,&quot;parse-names&quot;:false,&quot;dropping-particle&quot;:&quot;&quot;,&quot;non-dropping-particle&quot;:&quot;&quot;}],&quot;container-title&quot;:&quot;PLoS ONE&quot;,&quot;container-title-short&quot;:&quot;PLoS One&quot;,&quot;DOI&quot;:&quot;10.1371/journal.pone.0179824&quot;,&quot;ISBN&quot;:&quot;1111111111&quot;,&quot;ISSN&quot;:&quot;19326203&quot;,&quot;issued&quot;:{&quot;date-parts&quot;:[[2017]]},&quot;abstract&quot;:&quot;The Southern Resident killer whale population (Orcinus orca) was listed as endangered in 2005 and shows little sign of recovery. These fish eating whales feed primarily on endan-gered Chinook salmon. Population growth is constrained by low offspring production for the number of reproductive females in the population. Lack of prey, increased toxins and vessel disturbance have been listed as potential causes of the whale's decline, but partitioning these pressures has been difficult. We validated and applied temporal measures of proges-terone and testosterone metabolites to assess occurrence, stage and health of pregnancy from genotyped killer whale feces collected using detection dogs. Thyroid and glucocorticoid hormone metabolites were measured from these same samples to assess physiological stress. These methods enabled us to assess pregnancy occurrence and failure as well as how pregnancy success was temporally impacted by nutritional and other stressors, between 2008 and 2014. Up to 69% of all detectable pregnancies were unsuccessful; of these, up to 33% failed relatively late in gestation or immediately post-partum, when the cost is especially high. Low availability of Chinook salmon appears to be an important stressor among these fish-eating whales as well as a significant cause of late pregnancy failure, including unobserved perinatal loss. However, release of lipophilic toxicants during fat metabolism in the nutritionally deprived animals may also provide a contributor to these cumulative effects. Results point to the importance of promoting Chinook salmon recovery to enhance population growth of Southern Resident killer whales. The physiological mea-sures used in this study can also be used to monitor the success of actions aimed at promot-ing adaptive management of this important apex predator to the Pacific Northwest.&quot;,&quot;issue&quot;:&quot;6&quot;,&quot;volume&quot;:&quot;12&quot;},&quot;isTemporary&quot;:false}]},{&quot;citationID&quot;:&quot;MENDELEY_CITATION_cf5a879e-d6c5-4960-bcb4-7f27670712c5&quot;,&quot;properties&quot;:{&quot;noteIndex&quot;:0},&quot;isEdited&quot;:false,&quot;manualOverride&quot;:{&quot;isManuallyOverridden&quot;:false,&quot;citeprocText&quot;:&quot;(Atkinson et al., 2015)&quot;,&quot;manualOverrideText&quot;:&quot;&quot;},&quot;citationTag&quot;:&quot;MENDELEY_CITATION_v3_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&quot;,&quot;citationItems&quot;:[{&quot;id&quot;:&quot;811dacc2-355a-34cd-8156-7256ef1d3677&quot;,&quot;itemData&quot;:{&quot;type&quot;:&quot;article-journal&quot;,&quot;id&quot;:&quot;811dacc2-355a-34cd-8156-7256ef1d3677&quot;,&quot;title&quot;:&quot;Stress physiology in marine mammals: how well do they fit the terrestrial model?&quot;,&quot;author&quot;:[{&quot;family&quot;:&quot;Atkinson&quot;,&quot;given&quot;:&quot;Shannon&quot;,&quot;parse-names&quot;:false,&quot;dropping-particle&quot;:&quot;&quot;,&quot;non-dropping-particle&quot;:&quot;&quot;},{&quot;family&quot;:&quot;Crocker&quot;,&quot;given&quot;:&quot;Daniel&quot;,&quot;parse-names&quot;:false,&quot;dropping-particle&quot;:&quot;&quot;,&quot;non-dropping-particle&quot;:&quot;&quot;},{&quot;family&quot;:&quot;Houser&quot;,&quot;given&quot;:&quot;Dorian&quot;,&quot;parse-names&quot;:false,&quot;dropping-particle&quot;:&quot;&quot;,&quot;non-dropping-particle&quot;:&quot;&quot;},{&quot;family&quot;:&quot;Mashburn&quot;,&quot;given&quot;:&quot;Kendall&quot;,&quot;parse-names&quot;:false,&quot;dropping-particle&quot;:&quot;&quot;,&quot;non-dropping-particle&quot;:&quot;&quot;}],&quot;container-title&quot;:&quot;Journal of Comparative Physiology B&quot;,&quot;accessed&quot;:{&quot;date-parts&quot;:[[2016,2,11]]},&quot;DOI&quot;:&quot;10.1007/s00360-015-0901-0&quot;,&quot;ISSN&quot;:&quot;0174-1578&quot;,&quot;PMID&quot;:&quot;25913694&quot;,&quot;URL&quot;:&quot;http://www.ncbi.nlm.nih.gov/pubmed/25913694&quot;,&quot;issued&quot;:{&quot;date-parts&quot;:[[2015,7,26]]},&quot;page&quot;:&quot;463-486&quot;,&quot;abstract&quot;:&quot;Stressors are commonly accepted as the causal factors, either internal or external, that evoke physiological responses to mediate the impact of the stressor. The majority of research on the physiological stress response, and costs incurred to an animal, has focused on terrestrial species. This review presents current knowledge on the physiology of the stress response in a lesser studied group of mammals, the marine mammals. Marine mammals are an artificial or pseudo grouping from a taxonomical perspective, as this group represents several distinct and diverse orders of mammals. However, they all are fully or semi-aquatic animals and have experienced selective pressures that have shaped their physiology in a manner that differs from terrestrial relatives. What these differences are and how they relate to the stress response is an efflorescent topic of study. The identification of the many facets of the stress response is critical to marine mammal management and conservation efforts. Anthropogenic stressors in marine ecosystems, including ocean noise, pollution, and fisheries interactions, are increasing and the dramatic responses of some marine mammals to these stressors have elevated concerns over the impact of human-related activities on a diverse group of animals that are difficult to monitor. This review covers the physiology of the stress response in marine mammals and places it in context of what is known from research on terrestrial mammals, particularly with respect to mediator activity that diverges from generalized terrestrial models. Challenges in conducting research on stress physiology in marine mammals are discussed and ways to overcome these challenges in the future are suggested.&quot;,&quot;publisher&quot;:&quot;Springer Berlin Heidelberg&quot;,&quot;issue&quot;:&quot;5&quot;,&quot;volume&quot;:&quot;185&quot;,&quot;container-title-short&quot;:&quot;&quot;},&quot;isTemporary&quot;:false}]},{&quot;citationID&quot;:&quot;MENDELEY_CITATION_5bda0296-dd97-46e9-9dc7-dc8bf933ae01&quot;,&quot;properties&quot;:{&quot;noteIndex&quot;:0},&quot;isEdited&quot;:false,&quot;manualOverride&quot;:{&quot;isManuallyOverridden&quot;:false,&quot;citeprocText&quot;:&quot;(Atkinson et al., 2015; Peckett et al., 2011; Tanaka et al., 2017)&quot;,&quot;manualOverrideText&quot;:&quot;&quot;},&quot;citationTag&quot;:&quot;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&quot;,&quot;citationItems&quot;:[{&quot;id&quot;:&quot;811dacc2-355a-34cd-8156-7256ef1d3677&quot;,&quot;itemData&quot;:{&quot;type&quot;:&quot;article-journal&quot;,&quot;id&quot;:&quot;811dacc2-355a-34cd-8156-7256ef1d3677&quot;,&quot;title&quot;:&quot;Stress physiology in marine mammals: how well do they fit the terrestrial model?&quot;,&quot;author&quot;:[{&quot;family&quot;:&quot;Atkinson&quot;,&quot;given&quot;:&quot;Shannon&quot;,&quot;parse-names&quot;:false,&quot;dropping-particle&quot;:&quot;&quot;,&quot;non-dropping-particle&quot;:&quot;&quot;},{&quot;family&quot;:&quot;Crocker&quot;,&quot;given&quot;:&quot;Daniel&quot;,&quot;parse-names&quot;:false,&quot;dropping-particle&quot;:&quot;&quot;,&quot;non-dropping-particle&quot;:&quot;&quot;},{&quot;family&quot;:&quot;Houser&quot;,&quot;given&quot;:&quot;Dorian&quot;,&quot;parse-names&quot;:false,&quot;dropping-particle&quot;:&quot;&quot;,&quot;non-dropping-particle&quot;:&quot;&quot;},{&quot;family&quot;:&quot;Mashburn&quot;,&quot;given&quot;:&quot;Kendall&quot;,&quot;parse-names&quot;:false,&quot;dropping-particle&quot;:&quot;&quot;,&quot;non-dropping-particle&quot;:&quot;&quot;}],&quot;container-title&quot;:&quot;Journal of Comparative Physiology B&quot;,&quot;accessed&quot;:{&quot;date-parts&quot;:[[2016,2,11]]},&quot;DOI&quot;:&quot;10.1007/s00360-015-0901-0&quot;,&quot;ISSN&quot;:&quot;0174-1578&quot;,&quot;PMID&quot;:&quot;25913694&quot;,&quot;URL&quot;:&quot;http://www.ncbi.nlm.nih.gov/pubmed/25913694&quot;,&quot;issued&quot;:{&quot;date-parts&quot;:[[2015,7,26]]},&quot;page&quot;:&quot;463-486&quot;,&quot;abstract&quot;:&quot;Stressors are commonly accepted as the causal factors, either internal or external, that evoke physiological responses to mediate the impact of the stressor. The majority of research on the physiological stress response, and costs incurred to an animal, has focused on terrestrial species. This review presents current knowledge on the physiology of the stress response in a lesser studied group of mammals, the marine mammals. Marine mammals are an artificial or pseudo grouping from a taxonomical perspective, as this group represents several distinct and diverse orders of mammals. However, they all are fully or semi-aquatic animals and have experienced selective pressures that have shaped their physiology in a manner that differs from terrestrial relatives. What these differences are and how they relate to the stress response is an efflorescent topic of study. The identification of the many facets of the stress response is critical to marine mammal management and conservation efforts. Anthropogenic stressors in marine ecosystems, including ocean noise, pollution, and fisheries interactions, are increasing and the dramatic responses of some marine mammals to these stressors have elevated concerns over the impact of human-related activities on a diverse group of animals that are difficult to monitor. This review covers the physiology of the stress response in marine mammals and places it in context of what is known from research on terrestrial mammals, particularly with respect to mediator activity that diverges from generalized terrestrial models. Challenges in conducting research on stress physiology in marine mammals are discussed and ways to overcome these challenges in the future are suggested.&quot;,&quot;publisher&quot;:&quot;Springer Berlin Heidelberg&quot;,&quot;issue&quot;:&quot;5&quot;,&quot;volume&quot;:&quot;185&quot;,&quot;container-title-short&quot;:&quot;&quot;},&quot;isTemporary&quot;:false},{&quot;id&quot;:&quot;8ae6d4fd-5e3d-3f5c-8ad3-af46640e5fb6&quot;,&quot;itemData&quot;:{&quot;type&quot;:&quot;article-journal&quot;,&quot;id&quot;:&quot;8ae6d4fd-5e3d-3f5c-8ad3-af46640e5fb6&quot;,&quot;title&quot;:&quot;The effects of glucocorticoids on adipose tissue lipid metabolism&quot;,&quot;author&quot;:[{&quot;family&quot;:&quot;Peckett&quot;,&quot;given&quot;:&quot;Ashley J.&quot;,&quot;parse-names&quot;:false,&quot;dropping-particle&quot;:&quot;&quot;,&quot;non-dropping-particle&quot;:&quot;&quot;},{&quot;family&quot;:&quot;Wright&quot;,&quot;given&quot;:&quot;David C.&quot;,&quot;parse-names&quot;:false,&quot;dropping-particle&quot;:&quot;&quot;,&quot;non-dropping-particle&quot;:&quot;&quot;},{&quot;family&quot;:&quot;Riddell&quot;,&quot;given&quot;:&quot;Michael C.&quot;,&quot;parse-names&quot;:false,&quot;dropping-particle&quot;:&quot;&quot;,&quot;non-dropping-particle&quot;:&quot;&quot;}],&quot;container-title&quot;:&quot;Metabolism: Clinical and Experimental&quot;,&quot;container-title-short&quot;:&quot;Metabolism&quot;,&quot;DOI&quot;:&quot;10.1016/j.metabol.2011.06.012&quot;,&quot;ISBN&quot;:&quot;0026-0495&quot;,&quot;ISSN&quot;:&quot;00260495&quot;,&quot;PMID&quot;:&quot;21864867&quot;,&quot;issued&quot;:{&quot;date-parts&quot;:[[2011]]},&quot;page&quot;:&quot;1500-1510&quot;,&quot;abstract&quot;:&quot;Glucocorticoids (GCs) have long been accepted as being catabolic in nature, liberating energy substrates during times of stress to supply the increased metabolic demand of the body. The effects of GCs on adipose tissue metabolism are conflicting, however, because patients with elevated GCs present with central adiposity. We performed an extensive literature review of the effects of GCs on adipose tissue metabolism. The contradictory effects of GCs on lipid metabolism occur through a number of different mechanisms, some of which are well defined and others remain to be elucidated. Firstly, through increases in caloric and dietary fat intake, along with increased hydrolysis of circulating triglycerides (chylomicrons, very low-density lipoproteins) by lipoprotein lipase activity, GCs increase the amount of fatty acids in circulation, which are then available for ectopic fat distribution (liver, muscle, and central adipocytes). Glucocorticoids also increase de novo lipid production in hepatocytes through increased expression of fatty acid synthase. There is some controversy as to whether these same mechanisms occur in adipocytes, thereby contributing to adipose hypertrophy. Glucocorticoids promote preadipocyte conversion to mature adipocytes, causing hyperplasia of the adipose tissue. Glucocorticoids also have acute antilipolytic effect on adipocytes, whereas their genomic actions facilitate increased lipolysis after about 48 hours of exposure. The acute and long-term effects of GCs on adipose tissue lipolysis remain unclear. Although considerable evidence supports the notion that GCs increase lipolysis through glucocorticoid-induced increases of lipase expression, they clearly have antilipolytic effects within these same tissues and cell line models. © 2011 Elsevier Inc.&quot;,&quot;issue&quot;:&quot;11&quot;,&quot;volume&quot;:&quot;60&quot;},&quot;isTemporary&quot;:false},{&quot;id&quot;:&quot;69a82936-9d9c-3ecc-8ae6-de6340d93aa8&quot;,&quot;itemData&quot;:{&quot;type&quot;:&quot;article-journal&quot;,&quot;id&quot;:&quot;69a82936-9d9c-3ecc-8ae6-de6340d93aa8&quot;,&quot;title&quot;:&quot;Role of skeletal muscle glucocorticoid receptor in systemic energy homeostasis&quot;,&quot;author&quot;:[{&quot;family&quot;:&quot;Tanaka&quot;,&quot;given&quot;:&quot;Hirotoshi&quot;,&quot;parse-names&quot;:false,&quot;dropping-particle&quot;:&quot;&quot;,&quot;non-dropping-particle&quot;:&quot;&quot;},{&quot;family&quot;:&quot;Shimizu&quot;,&quot;given&quot;:&quot;Noriaki&quot;,&quot;parse-names&quot;:false,&quot;dropping-particle&quot;:&quot;&quot;,&quot;non-dropping-particle&quot;:&quot;&quot;},{&quot;family&quot;:&quot;Yoshikawa&quot;,&quot;given&quot;:&quot;Noritada&quot;,&quot;parse-names&quot;:false,&quot;dropping-particle&quot;:&quot;&quot;,&quot;non-dropping-particle&quot;:&quot;&quot;}],&quot;container-title&quot;:&quot;Experimental Cell Research&quot;,&quot;container-title-short&quot;:&quot;Exp Cell Res&quot;,&quot;DOI&quot;:&quot;10.1016/j.yexcr.2017.03.049&quot;,&quot;ISSN&quot;:&quot;10902422&quot;,&quot;PMID&quot;:&quot;28344055&quot;,&quot;URL&quot;:&quot;http://dx.doi.org/10.1016/j.yexcr.2017.03.049&quot;,&quot;issued&quot;:{&quot;date-parts&quot;:[[2017]]},&quot;page&quot;:&quot;24-26&quot;,&quot;abstract&quot;:&quot;Glucocorticoids (GCs) affect nearly every organ and tissue in the body, regulating diverse physiologic processes including energy homeostasis. The metabolic mission of GCs is to supply enough glucose into the circulation to fuel the brain and ensure survival of the organism under conditions of acute stress or starvation. Recent studies have revealed that GCs, via orchestration between multiple organs, physiologically elicit fine tuning of systemic energy metabolism.&quot;,&quot;publisher&quot;:&quot;Elsevier Inc.&quot;,&quot;issue&quot;:&quot;1&quot;,&quot;volume&quot;:&quot;360&quot;},&quot;isTemporary&quot;:false}]},{&quot;citationID&quot;:&quot;MENDELEY_CITATION_bf4eaae0-41be-4ac4-8445-46f18327078a&quot;,&quot;properties&quot;:{&quot;noteIndex&quot;:0},&quot;isEdited&quot;:false,&quot;manualOverride&quot;:{&quot;isManuallyOverridden&quot;:false,&quot;citeprocText&quot;:&quot;(Kubzansky &amp;#38; Adler, 2010)&quot;,&quot;manualOverrideText&quot;:&quot;&quot;},&quot;citationTag&quot;:&quot;MENDELEY_CITATION_v3_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&quot;,&quot;citationItems&quot;:[{&quot;id&quot;:&quot;33f698b9-bd50-312b-bd88-95099bc84944&quot;,&quot;itemData&quot;:{&quot;type&quot;:&quot;article-journal&quot;,&quot;id&quot;:&quot;33f698b9-bd50-312b-bd88-95099bc84944&quot;,&quot;title&quot;:&quot;Aldosterone: A forgotten mediator of the relationship between psychological stress and heart disease&quot;,&quot;author&quot;:[{&quot;family&quot;:&quot;Kubzansky&quot;,&quot;given&quot;:&quot;Laura D.&quot;,&quot;parse-names&quot;:false,&quot;dropping-particle&quot;:&quot;&quot;,&quot;non-dropping-particle&quot;:&quot;&quot;},{&quot;family&quot;:&quot;Adler&quot;,&quot;given&quot;:&quot;Gail K.&quot;,&quot;parse-names&quot;:false,&quot;dropping-particle&quot;:&quot;&quot;,&quot;non-dropping-particle&quot;:&quot;&quot;}],&quot;container-title&quot;:&quot;Neuroscience and Biobehavioral Reviews&quot;,&quot;container-title-short&quot;:&quot;Neurosci Biobehav Rev&quot;,&quot;DOI&quot;:&quot;10.1016/j.neubiorev.2009.07.005&quot;,&quot;ISSN&quot;:&quot;01497634&quot;,&quot;PMID&quot;:&quot;19631234&quot;,&quot;issued&quot;:{&quot;date-parts&quot;:[[2010]]},&quot;page&quot;:&quot;80-86&quot;,&quot;abstract&quot;:&quot;Numerous studies support the notion that cumulative exposure to chronic stress is a risk factor for cardiovascular disease (CVD). Various stress-related hormones have been proposed as potential mediators of the relationship between psychological stress and CVD, including catecholamines and more indirectly, cortisol. Somewhat surprisingly, although aldosterone is also released in response to hypothalamic-pituitary-adrenal (HPA) axis activation, it has not been considered as relevant for this relationship. In the present review we will consider aldosterone as a potentially important mediator of the relationship between negative affective states and CVD. First, we will briefly review the known functions and roles of aldosterone, and then consider its actions in both the brain and the periphery. We will then review the available literature on the role of aldosterone in CVD, and also consider links between aldosterone and various forms of chronic psychological stress. Finally we will present an integrated model of how aldosterone may mediate effects of chronic stress on CVD, recommend new directions for research, and identify important methodological and design issues for this work. © 2009 Elsevier Ltd. All rights reserved.&quot;,&quot;issue&quot;:&quot;1&quot;,&quot;volume&quot;:&quot;34&quot;},&quot;isTemporary&quot;:false}]},{&quot;citationID&quot;:&quot;MENDELEY_CITATION_842678c8-0a10-4556-8ac5-bbbd16519b58&quot;,&quot;properties&quot;:{&quot;noteIndex&quot;:0},&quot;isEdited&quot;:false,&quot;manualOverride&quot;:{&quot;isManuallyOverridden&quot;:false,&quot;citeprocText&quot;:&quot;(Atkinson et al., 2015; Burgess et al., 2017; Champagne et al., 2017; Rolland et al., 2005; Valenzuela-Molina et al., 2018)&quot;,&quot;manualOverrideText&quot;:&quot;&quot;},&quot;citationTag&quot;:&quot;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&quot;,&quot;citationItems&quot;:[{&quot;id&quot;:&quot;cc6facb5-ddb5-3add-80c7-28627480358b&quot;,&quot;itemData&quot;:{&quot;type&quot;:&quot;article-journal&quot;,&quot;id&quot;:&quot;cc6facb5-ddb5-3add-80c7-28627480358b&quot;,&quot;title&quot;:&quot;Fecal steroid hormones reveal reproductive state in female blue whales sampled in the Gulf of California, Mexico&quot;,&quot;author&quot;:[{&quot;family&quot;:&quot;Valenzuela-Molina&quot;,&quot;given&quot;:&quot;Marcia&quot;,&quot;parse-names&quot;:false,&quot;dropping-particle&quot;:&quot;&quot;,&quot;non-dropping-particle&quot;:&quot;&quot;},{&quot;family&quot;:&quot;Atkinson&quot;,&quot;given&quot;:&quot;Shannon&quot;,&quot;parse-names&quot;:false,&quot;dropping-particle&quot;:&quot;&quot;,&quot;non-dropping-particle&quot;:&quot;&quot;},{&quot;family&quot;:&quot;Mashburn&quot;,&quot;given&quot;:&quot;Kendall&quot;,&quot;parse-names&quot;:false,&quot;dropping-particle&quot;:&quot;&quot;,&quot;non-dropping-particle&quot;:&quot;&quot;},{&quot;family&quot;:&quot;Gendron&quot;,&quot;given&quot;:&quot;Diane&quot;,&quot;parse-names&quot;:false,&quot;dropping-particle&quot;:&quot;&quot;,&quot;non-dropping-particle&quot;:&quot;&quot;},{&quot;family&quot;:&quot;Brownell&quot;,&quot;given&quot;:&quot;Robert L.&quot;,&quot;parse-names&quot;:false,&quot;dropping-particle&quot;:&quot;&quot;,&quot;non-dropping-particle&quot;:&quot;&quot;}],&quot;container-title&quot;:&quot;General and Comparative Endocrinology&quot;,&quot;container-title-short&quot;:&quot;Gen Comp Endocrinol&quot;,&quot;DOI&quot;:&quot;10.1016/j.ygcen.2018.02.015&quot;,&quot;ISSN&quot;:&quot;10956840&quot;,&quot;URL&quot;:&quot;https://doi.org/10.1016/j.ygcen.2018.02.015&quot;,&quot;issued&quot;:{&quot;date-parts&quot;:[[2018]]},&quot;page&quot;:&quot;127-135&quot;,&quot;abstract&quot;:&quot;Steroid hormone assessment using non-invasive sample collection techniques can reveal the reproductive status of aquatic mammals and the physiological mechanisms by which they respond to changes in their environment. A portion of the eastern North Pacific blue whale (Balaenoptera musculus) population that seasonally visits the Gulf of California, Mexico has been monitored using photo-identified individuals for over 30 years. The whales use the area in winter-early spring for nursing their calves and feeding and it therefore is well suited for fecal sample collection. Using radioimmunoassays in 25 fecal samples collected between 2009 and 2012 to determine reproductive state and stress, we validated three steroid hormones (progesterone, corticosterone and cortisol) in adult female blue whales. Females that were categorized as pregnant had higher mean fecal progesterone metabolite concentrations (1292.6 ± 415.6 ng·g-1) than resting and lactating females (14.0 ± 3.7 ng·g-1; 23.0 ± 5.4 ng·g-1, respectively). Females classified as pregnant also had higher concentrations of corticosterone metabolites (37.5 ± 9.9 ng·g-1) than resting and lactating females (17.4 ± 2.0 ng·g-1; 16.8 ± 2.8 ng·g-1, respectively). In contrast, cortisol metabolite concentrations showed high variability between groups and no significant relationship to reproductive state. We successfully determined preliminary baseline parameters of key steroid hormones by reproductive state in adult female blue whales. The presence of pregnant or with luteal activity and known lactating females confirms that the Gulf of California is an important winter-spring area for the reproductive phase of these blue whales. The baseline corticosterone levels we are developing will be useful for assessing the impact of the increasing coastal development and whale-watching activities on the whales in the Gulf of California.&quot;,&quot;publisher&quot;:&quot;Elsevier Inc.&quot;,&quot;volume&quot;:&quot;261&quot;},&quot;isTemporary&quot;:false},{&quot;id&quot;:&quot;4c4a3619-ac77-3d17-9cb9-3d5e769268b5&quot;,&quot;itemData&quot;:{&quot;type&quot;:&quot;article-journal&quot;,&quot;id&quot;:&quot;4c4a3619-ac77-3d17-9cb9-3d5e769268b5&quot;,&quot;title&quot;:&quot;Assessing reproductive status of right whales (Eubalaena glacialis) using fecal hormone metabolites&quot;,&quot;author&quot;:[{&quot;family&quot;:&quot;Rolland&quot;,&quot;given&quot;:&quot;Rosalind M.&quot;,&quot;parse-names&quot;:false,&quot;dropping-particle&quot;:&quot;&quot;,&quot;non-dropping-particle&quot;:&quot;&quot;},{&quot;family&quot;:&quot;Hunt&quot;,&quot;given&quot;:&quot;Kathleen E.&quot;,&quot;parse-names&quot;:false,&quot;dropping-particle&quot;:&quot;&quot;,&quot;non-dropping-particle&quot;:&quot;&quot;},{&quot;family&quot;:&quot;Kraus&quot;,&quot;given&quot;:&quot;Scott D.&quot;,&quot;parse-names&quot;:false,&quot;dropping-particle&quot;:&quot;&quot;,&quot;non-dropping-particle&quot;:&quot;&quot;},{&quot;family&quot;:&quot;Wasser&quot;,&quot;given&quot;:&quot;Samuel K.&quot;,&quot;parse-names&quot;:false,&quot;dropping-particle&quot;:&quot;&quot;,&quot;non-dropping-particle&quot;:&quot;&quot;}],&quot;container-title&quot;:&quot;General and Comparative Endocrinology&quot;,&quot;container-title-short&quot;:&quot;Gen Comp Endocrinol&quot;,&quot;DOI&quot;:&quot;10.1016/j.ygcen.2005.02.002&quot;,&quot;ISBN&quot;:&quot;0016-6480&quot;,&quot;ISSN&quot;:&quot;00166480&quot;,&quot;PMID&quot;:&quot;15935157&quot;,&quot;URL&quot;:&quot;https://linkinghub.elsevier.com/retrieve/pii/S0016648005000365&quot;,&quot;issued&quot;:{&quot;date-parts&quot;:[[2005,7]]},&quot;page&quot;:&quot;308-317&quot;,&quot;abstract&quot;:&quot;Long-term studies of the endangered North Atlantic right whale, Eubalaena glacialis, have revealed declining reproductive parameters over the past two decades, threatening recovery of this small population if current trends continue. Little is known about right whale reproductive physiology, and investigating this reproductive decline has been limited by a lack of non-lethal methods for assessing reproductive status (e.g., sexual maturation, ovarian activity, pregnancy, lactation, and reproductive senescence) in free-swimming whales. This paper describes validation of existing radioimmunoassay techniques to study reproduction in right whales by measuring estrogens, progestins, androgens, and their related metabolites in fecal samples. Over the past decade fecal steroid hormone assays have been used to assess reproductive status and function in a wide range of terrestrial wildlife species, but this is the first application of this methodology in wild cetaceans. Analysis of fecal hormone metabolite levels in combination with life history data from photographically identified whales shows that this non-invasive method can be used to determine gender, detect pregnancy and lactation, and to assess age at sexual maturity in right whales and potentially other endangered whale populations. ?? 2005 Elsevier Inc. All rights reserved.&quot;,&quot;issue&quot;:&quot;3&quot;,&quot;volume&quot;:&quot;142&quot;},&quot;isTemporary&quot;:false},{&quot;id&quot;:&quot;ad3f2806-0e3e-3282-a157-2fdecbe953ae&quot;,&quot;itemData&quot;:{&quot;type&quot;:&quot;article-journal&quot;,&quot;id&quot;:&quot;ad3f2806-0e3e-3282-a157-2fdecbe953ae&quot;,&quot;title&quot;:&quot;Adrenal responses of large whales: Integrating fecal aldosterone as a complementary biomarker to glucocorticoids&quot;,&quot;author&quot;:[{&quot;family&quot;:&quot;Burgess&quot;,&quot;given&quot;:&quot;Elizabeth A.&quot;,&quot;parse-names&quot;:false,&quot;dropping-particle&quot;:&quot;&quot;,&quot;non-dropping-particle&quot;:&quot;&quot;},{&quot;family&quot;:&quot;Hunt&quot;,&quot;given&quot;:&quot;Kathleen E.&quot;,&quot;parse-names&quot;:false,&quot;dropping-particle&quot;:&quot;&quot;,&quot;non-dropping-particle&quot;:&quot;&quot;},{&quot;family&quot;:&quot;Kraus&quot;,&quot;given&quot;:&quot;Scott D.&quot;,&quot;parse-names&quot;:false,&quot;dropping-particle&quot;:&quot;&quot;,&quot;non-dropping-particle&quot;:&quot;&quot;},{&quot;family&quot;:&quot;Rolland&quot;,&quot;given&quot;:&quot;Rosalind M.&quot;,&quot;parse-names&quot;:false,&quot;dropping-particle&quot;:&quot;&quot;,&quot;non-dropping-particle&quot;:&quot;&quot;}],&quot;container-title&quot;:&quot;General and Comparative Endocrinology&quot;,&quot;container-title-short&quot;:&quot;Gen Comp Endocrinol&quot;,&quot;DOI&quot;:&quot;10.1016/j.ygcen.2017.07.026&quot;,&quot;ISSN&quot;:&quot;00166480&quot;,&quot;URL&quot;:&quot;http://www.sciencedirect.com/science/article/pii/S0016648016304488&quot;,&quot;issued&quot;:{&quot;date-parts&quot;:[[2017,10]]},&quot;page&quot;:&quot;103-110&quot;,&quot;abstract&quot;:&quot;Until now, physiological stress assessment of large whales has predominantly focused on adrenal glucocorticoid (GC) measures. Elevated GC concentrations in feces (fGC) are known to reflect stressful disturbances, such as fishing gear entanglement and human-generated underwater noise, in North Atlantic right whales (Eubalaena glacialis). However, there can be considerable variation in GC production as a function of sex and life history stage, which may confound the interpretation of fGC levels. Additionally, GC antibodies used in immunoassays can cross-react with other fecal metabolites (i.e., non-target steroids), potentially influencing fGC data. Here, aldosterone concentrations (fALD; aldosterone and related metabolites) were measured in fecal samples from right whales (total n = 315 samples), including samples from identified individuals of known life history (n = 82 individual whales), to evaluate its utility as a complementary biomarker to fGC for identifying adrenal activation. Concentrations of fALD were positively correlated with fGCs in right whales (r = 0.59, P &lt; 0.001), suggesting concurrent secretion of these hormones by the adrenal gland. However, fALD levels were less influenced by concentrations of reproductive steroids in feces, minimizing the potential confounder of assay cross-reactivity in samples with highly skewed hormone ratios. Across different life history states for right whales, fALD concentrations showed similar patterns to those reported for fGC, with higher levels in pregnant females (35.9 ± 7.6 ng/g) followed by reproductively mature males (9.5 ± 0.9 ng/g) (P &lt; 0.05), providing further evidence of elevated adrenal activation in these groups of whales. The addition of fALD measurement as a biomarker of adrenal activation may help distinguish between intrinsic and external causes of stress hormone elevations in large whales, as well as other free-living wildlife species, providing a more comprehensive approach for associating adrenal activation with specific natural and anthropogenic stressors.&quot;,&quot;publisher&quot;:&quot;Elsevier Inc.&quot;,&quot;issue&quot;:&quot;July&quot;,&quot;volume&quot;:&quot;252&quot;},&quot;isTemporary&quot;:false},{&quot;id&quot;:&quot;db747afe-5b3c-3cbf-b4bd-9409de76e5d4&quot;,&quot;itemData&quot;:{&quot;type&quot;:&quot;article-journal&quot;,&quot;id&quot;:&quot;db747afe-5b3c-3cbf-b4bd-9409de76e5d4&quot;,&quot;title&quot;:&quot;Blubber cortisol qualitatively reflects circulating cortisol concentrations in bottlenose dolphins&quot;,&quot;author&quot;:[{&quot;family&quot;:&quot;Champagne&quot;,&quot;given&quot;:&quot;Cory D.&quot;,&quot;parse-names&quot;:false,&quot;dropping-particle&quot;:&quot;&quot;,&quot;non-dropping-particle&quot;:&quot;&quot;},{&quot;family&quot;:&quot;Kellar&quot;,&quot;given&quot;:&quot;Nicholas M.&quot;,&quot;parse-names&quot;:false,&quot;dropping-particle&quot;:&quot;&quot;,&quot;non-dropping-particle&quot;:&quot;&quot;},{&quot;family&quot;:&quot;Crocker&quot;,&quot;given&quot;:&quot;Daniel E.&quot;,&quot;parse-names&quot;:false,&quot;dropping-particle&quot;:&quot;&quot;,&quot;non-dropping-particle&quot;:&quot;&quot;},{&quot;family&quot;:&quot;Wasser&quot;,&quot;given&quot;:&quot;Samuel K.&quot;,&quot;parse-names&quot;:false,&quot;dropping-particle&quot;:&quot;&quot;,&quot;non-dropping-particle&quot;:&quot;&quot;},{&quot;family&quot;:&quot;Booth&quot;,&quot;given&quot;:&quot;Rebecca K.&quot;,&quot;parse-names&quot;:false,&quot;dropping-particle&quot;:&quot;&quot;,&quot;non-dropping-particle&quot;:&quot;&quot;},{&quot;family&quot;:&quot;Trego&quot;,&quot;given&quot;:&quot;Marisa L.&quot;,&quot;parse-names&quot;:false,&quot;dropping-particle&quot;:&quot;&quot;,&quot;non-dropping-particle&quot;:&quot;&quot;},{&quot;family&quot;:&quot;Houser&quot;,&quot;given&quot;:&quot;Dorian S.&quot;,&quot;parse-names&quot;:false,&quot;dropping-particle&quot;:&quot;&quot;,&quot;non-dropping-particle&quot;:&quot;&quot;}],&quot;container-title&quot;:&quot;Marine Mammal Science&quot;,&quot;container-title-short&quot;:&quot;Mar Mamm Sci&quot;,&quot;DOI&quot;:&quot;10.1111/mms.12352&quot;,&quot;ISSN&quot;:&quot;17487692&quot;,&quot;issued&quot;:{&quot;date-parts&quot;:[[2017]]},&quot;page&quot;:&quot;134-153&quot;,&quot;abstract&quot;:&quot;Stress hormones, released into circulation as a consequence of disturbance, are classically assayed from blood samples but may also be detected in a variety of matrices. Blubber and fecal samples can be remotely collected from free-ranging cetaceans without the confounding hormone elevations associated with chase, capture, and handling required to collect blood samples. The relationship between cortisol concentrations in circulation with that of blubber and feces, however, is unknown. To assess these associations, we elevated cortisol by orally administering hydrocortisone for five days in five bottlenose dolphins. Voluntary blood and fecal samples were collected daily; blubber biopsies were collected on day one, just prior to hydrocortisone administration, and days three and five of hydrocortisone administration. We evaluated subsequent changes in several circulating stress hormones as well as cortisol and glucocorticoid metabolites in blubber and feces, respectively. There was a significant association between cortisol levels in serum and in blubber (F1,12.7 = 14.3, P &lt; 0.01, mR2 = 0.57) despite substantial variability in blubber cortisol levels. Counterintuitively, fecal cortisol metabolite levels were inversely related to serum cortisol. The relationship between serum and blubber cortisol levels suggests blubber samples from remote sampling may be useful to detect stress loads in this species.&quot;,&quot;issue&quot;:&quot;1&quot;,&quot;volume&quot;:&quot;33&quot;},&quot;isTemporary&quot;:false},{&quot;id&quot;:&quot;811dacc2-355a-34cd-8156-7256ef1d3677&quot;,&quot;itemData&quot;:{&quot;type&quot;:&quot;article-journal&quot;,&quot;id&quot;:&quot;811dacc2-355a-34cd-8156-7256ef1d3677&quot;,&quot;title&quot;:&quot;Stress physiology in marine mammals: how well do they fit the terrestrial model?&quot;,&quot;author&quot;:[{&quot;family&quot;:&quot;Atkinson&quot;,&quot;given&quot;:&quot;Shannon&quot;,&quot;parse-names&quot;:false,&quot;dropping-particle&quot;:&quot;&quot;,&quot;non-dropping-particle&quot;:&quot;&quot;},{&quot;family&quot;:&quot;Crocker&quot;,&quot;given&quot;:&quot;Daniel&quot;,&quot;parse-names&quot;:false,&quot;dropping-particle&quot;:&quot;&quot;,&quot;non-dropping-particle&quot;:&quot;&quot;},{&quot;family&quot;:&quot;Houser&quot;,&quot;given&quot;:&quot;Dorian&quot;,&quot;parse-names&quot;:false,&quot;dropping-particle&quot;:&quot;&quot;,&quot;non-dropping-particle&quot;:&quot;&quot;},{&quot;family&quot;:&quot;Mashburn&quot;,&quot;given&quot;:&quot;Kendall&quot;,&quot;parse-names&quot;:false,&quot;dropping-particle&quot;:&quot;&quot;,&quot;non-dropping-particle&quot;:&quot;&quot;}],&quot;container-title&quot;:&quot;Journal of Comparative Physiology B&quot;,&quot;accessed&quot;:{&quot;date-parts&quot;:[[2016,2,11]]},&quot;DOI&quot;:&quot;10.1007/s00360-015-0901-0&quot;,&quot;ISSN&quot;:&quot;0174-1578&quot;,&quot;PMID&quot;:&quot;25913694&quot;,&quot;URL&quot;:&quot;http://www.ncbi.nlm.nih.gov/pubmed/25913694&quot;,&quot;issued&quot;:{&quot;date-parts&quot;:[[2015,7,26]]},&quot;page&quot;:&quot;463-486&quot;,&quot;abstract&quot;:&quot;Stressors are commonly accepted as the causal factors, either internal or external, that evoke physiological responses to mediate the impact of the stressor. The majority of research on the physiological stress response, and costs incurred to an animal, has focused on terrestrial species. This review presents current knowledge on the physiology of the stress response in a lesser studied group of mammals, the marine mammals. Marine mammals are an artificial or pseudo grouping from a taxonomical perspective, as this group represents several distinct and diverse orders of mammals. However, they all are fully or semi-aquatic animals and have experienced selective pressures that have shaped their physiology in a manner that differs from terrestrial relatives. What these differences are and how they relate to the stress response is an efflorescent topic of study. The identification of the many facets of the stress response is critical to marine mammal management and conservation efforts. Anthropogenic stressors in marine ecosystems, including ocean noise, pollution, and fisheries interactions, are increasing and the dramatic responses of some marine mammals to these stressors have elevated concerns over the impact of human-related activities on a diverse group of animals that are difficult to monitor. This review covers the physiology of the stress response in marine mammals and places it in context of what is known from research on terrestrial mammals, particularly with respect to mediator activity that diverges from generalized terrestrial models. Challenges in conducting research on stress physiology in marine mammals are discussed and ways to overcome these challenges in the future are suggested.&quot;,&quot;publisher&quot;:&quot;Springer Berlin Heidelberg&quot;,&quot;issue&quot;:&quot;5&quot;,&quot;volume&quot;:&quot;185&quot;,&quot;container-title-short&quot;:&quot;&quot;},&quot;isTemporary&quot;:false}]},{&quot;citationID&quot;:&quot;MENDELEY_CITATION_03417dbb-1187-4e4d-b8fe-576fa46bcf18&quot;,&quot;properties&quot;:{&quot;noteIndex&quot;:0},&quot;isEdited&quot;:false,&quot;manualOverride&quot;:{&quot;isManuallyOverridden&quot;:false,&quot;citeprocText&quot;:&quot;(Hunt et al., 2014, 2017; Trumble et al., 2013)&quot;,&quot;manualOverrideText&quot;:&quot;&quot;},&quot;citationTag&quot;:&quot;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&quot;,&quot;citationItems&quot;:[{&quot;id&quot;:&quot;bb7b45e3-d999-3541-84cc-adf68dd5ad3c&quot;,&quot;itemData&quot;:{&quot;type&quot;:&quot;article-journal&quot;,&quot;id&quot;:&quot;bb7b45e3-d999-3541-84cc-adf68dd5ad3c&quot;,&quot;title&quot;:&quot;Multiple steroid and thyroid hormones detected in baleen from eight whale species&quot;,&quot;author&quot;:[{&quot;family&quot;:&quot;Hunt&quot;,&quot;given&quot;:&quot;Kathleen E.&quot;,&quot;parse-names&quot;:false,&quot;dropping-particle&quot;:&quot;&quot;,&quot;non-dropping-particle&quot;:&quot;&quot;},{&quot;family&quot;:&quot;Lysiak&quot;,&quot;given&quot;:&quot;Nadine S&quot;,&quot;parse-names&quot;:false,&quot;dropping-particle&quot;:&quot;&quot;,&quot;non-dropping-particle&quot;:&quot;&quot;},{&quot;family&quot;:&quot;Robbins&quot;,&quot;given&quot;:&quot;Jooke&quot;,&quot;parse-names&quot;:false,&quot;dropping-particle&quot;:&quot;&quot;,&quot;non-dropping-particle&quot;:&quot;&quot;},{&quot;family&quot;:&quot;Moore&quot;,&quot;given&quot;:&quot;Michael J&quot;,&quot;parse-names&quot;:false,&quot;dropping-particle&quot;:&quot;&quot;,&quot;non-dropping-particle&quot;:&quot;&quot;},{&quot;family&quot;:&quot;Seton&quot;,&quot;given&quot;:&quot;Rosemary E&quot;,&quot;parse-names&quot;:false,&quot;dropping-particle&quot;:&quot;&quot;,&quot;non-dropping-particle&quot;:&quot;&quot;},{&quot;family&quot;:&quot;Torres&quot;,&quot;given&quot;:&quot;Leigh&quot;,&quot;parse-names&quot;:false,&quot;dropping-particle&quot;:&quot;&quot;,&quot;non-dropping-particle&quot;:&quot;&quot;},{&quot;family&quot;:&quot;Buck&quot;,&quot;given&quot;:&quot;C Loren&quot;,&quot;parse-names&quot;:false,&quot;dropping-particle&quot;:&quot;&quot;,&quot;non-dropping-particle&quot;:&quot;&quot;}],&quot;container-title&quot;:&quot;Conservation Physiology&quot;,&quot;container-title-short&quot;:&quot;Conserv Physiol&quot;,&quot;DOI&quot;:&quot;10.1093/conphys/cox061&quot;,&quot;ISBN&quot;:&quot;1557-7023&quot;,&quot;ISSN&quot;:&quot;2051-1434&quot;,&quot;PMID&quot;:&quot;29230292&quot;,&quot;URL&quot;:&quot;http://conphys.oxfordjournals.org/content/1/1/cot006.short&quot;,&quot;issued&quot;:{&quot;date-parts&quot;:[[2017,11,1]]},&quot;page&quot;:&quot;1-14&quot;,&quot;abstract&quot;:&quot;Recent studies have demonstrated that some hormones are present in baleen powder from bowhead (Balaena mysticetus)and North Atlantic right (Eubalaena glacialis) whales. To test the potential generalizability of this technique for studies of stress and reproduction in large whales, we sought to determine whether all major classes of steroid and thyroid hormones are detectable in baleen, and whether these hormones are detectable in other mysticetes. Powdered baleen samples were recovered from single specimens of North Atlantic right, bowhead, blue (Balaenoptera[B.]musculus), sei (B. borealis), minke (B. acutorostrata), fin (B. physalus), humpback (Megaptera novaeangliae) and gray (Eschrichtius robustus) whales. Hormones were extracted with a methanol vortex method, after which we tested all species with commercial enzyme immunoassays (EIAs, Arbor Assays) for progesterone, testosterone, 17β-estradiol, cortisol, corticosterone, aldosterone, thyroxine and tri-iodothyronine, representing a wide array of steroid and thyroid hormones of interest for whale physiology research. In total, 64 parallelism tests (8 species × 8 hormones) were evaluated to verify good binding affinity of the assay antibodies to hormones in baleen. We also tested assay accuracy, although available sample volume limited this test to progesterone, testosterone and cortisol. All tested hormones were detectable in baleen powder of all species, and all assays passed parallelism and accuracy tests. Although only single individuals were tested, the consistent detectability of all hormones in all species indicates that baleen hormone analysis is likely applicable to a broad range of mysticetes, and that the EIA kits tested here perform well with baleen extract. Quantification of hormones in baleen may be a suitable technique with which to explore questions that have historically been difficult to address in large whales, including pregnancy and inter-calving interval, age of sexual maturation, timing and duration of seasonal reproductive cycles, adrenal physiology and metabolic rate.&quot;,&quot;issue&quot;:&quot;1&quot;,&quot;volume&quot;:&quot;5&quot;},&quot;isTemporary&quot;:false},{&quot;id&quot;:&quot;b5781871-3abc-3985-a4ff-e6bc06fe064a&quot;,&quot;itemData&quot;:{&quot;type&quot;:&quot;article-journal&quot;,&quot;id&quot;:&quot;b5781871-3abc-3985-a4ff-e6bc06fe064a&quot;,&quot;title&quot;:&quot;Baleen hormones: a novel tool for retrospective assessment of stress and reproduction in bowhead whales (Balaena mysticetus)&quot;,&quot;author&quot;:[{&quot;family&quot;:&quot;Hunt&quot;,&quot;given&quot;:&quot;Kathleen E.&quot;,&quot;parse-names&quot;:false,&quot;dropping-particle&quot;:&quot;&quot;,&quot;non-dropping-particle&quot;:&quot;&quot;},{&quot;family&quot;:&quot;Stimmelmayr&quot;,&quot;given&quot;:&quot;Raphaela&quot;,&quot;parse-names&quot;:false,&quot;dropping-particle&quot;:&quot;&quot;,&quot;non-dropping-particle&quot;:&quot;&quot;},{&quot;family&quot;:&quot;George&quot;,&quot;given&quot;:&quot;Craig&quot;,&quot;parse-names&quot;:false,&quot;dropping-particle&quot;:&quot;&quot;,&quot;non-dropping-particle&quot;:&quot;&quot;},{&quot;family&quot;:&quot;Hanns&quot;,&quot;given&quot;:&quot;Cyd&quot;,&quot;parse-names&quot;:false,&quot;dropping-particle&quot;:&quot;&quot;,&quot;non-dropping-particle&quot;:&quot;&quot;},{&quot;family&quot;:&quot;Suydam&quot;,&quot;given&quot;:&quot;Robert&quot;,&quot;parse-names&quot;:false,&quot;dropping-particle&quot;:&quot;&quot;,&quot;non-dropping-particle&quot;:&quot;&quot;},{&quot;family&quot;:&quot;Brower&quot;,&quot;given&quot;:&quot;Harry&quot;,&quot;parse-names&quot;:false,&quot;dropping-particle&quot;:&quot;&quot;,&quot;non-dropping-particle&quot;:&quot;&quot;},{&quot;family&quot;:&quot;Rolland&quot;,&quot;given&quot;:&quot;Rosalind M.&quot;,&quot;parse-names&quot;:false,&quot;dropping-particle&quot;:&quot;&quot;,&quot;non-dropping-particle&quot;:&quot;&quot;}],&quot;container-title&quot;:&quot;Conservation Physiology&quot;,&quot;container-title-short&quot;:&quot;Conserv Physiol&quot;,&quot;DOI&quot;:&quot;10.1093/conphys/cou030&quot;,&quot;ISSN&quot;:&quot;2051-1434&quot;,&quot;URL&quot;:&quot;https://academic.oup.com/conphys/article-lookup/doi/10.1093/conphys/cou030&quot;,&quot;issued&quot;:{&quot;date-parts&quot;:[[2014,8,13]]},&quot;page&quot;:&quot;cou030-cou030&quot;,&quot;abstract&quot;:&quot;Arctic marine mammals are facing increasing levels of many anthropogenic stressors. Novel tools are needed for assessment of stress physiology and potential impacts of these stressors on health, reproduction and survival. We have investigated baleen as a possible novel tissue type for retrospective assessment of stress and reproductive hormones. We found that pulverized baleen powder from bowhead whales (Balaena mysticetus) contained immunoreactive cortisol and progesterone that were detectable with commercially available enzyme immunoassay kits. Both assays passed parallelism and accuracy validations using baleen extracts. We analysed cortisol and progesterone at the base of the baleen plate (most recently grown baleen) from 16 bowhead whales of both sexes. For a subset of 11 whales, we also analysed older baleen from 10, 20 and 30 cm distal to the base of the baleen plate. Immunoreactive cortisol and progesterone were detectable in all baleen samples tested. In base samples, females had significantly higher concentrations of cortisol and progesterone compared with males. Cortisol concentrations in older baleen (10, 20 and 30 cm locations) were significantly lower than at the base and did not exhibit correlations with age-class or sex. Progesterone concentrations were significantly higher in females than in males at all baleen locations tested and were significantly higher in pregnant females than in non-pregnant females. Four of five mature females showed dramatic variation in progesterone concentrations at different locations along the baleen plate that may be indicative of previous pregnancies or luteal phases. In contrast, all males and all immature females had uniformly low progesterone. Baleen hormone analysis is a novel approach that, with further methodological development, may be useful for determining individual longitudinal profiles of reproductive cycles and stress responses.&quot;,&quot;issue&quot;:&quot;1&quot;,&quot;volume&quot;:&quot;2&quot;},&quot;isTemporary&quot;:false},{&quot;id&quot;:&quot;378143b8-8f4e-39b4-a940-c14e75a9fa55&quot;,&quot;itemData&quot;:{&quot;type&quot;:&quot;article-journal&quot;,&quot;id&quot;:&quot;378143b8-8f4e-39b4-a940-c14e75a9fa55&quot;,&quot;title&quot;:&quot;Blue whale earplug reveals lifetime contaminant exposure and hormone profiles.&quot;,&quot;author&quot;:[{&quot;family&quot;:&quot;Trumble&quot;,&quot;given&quot;:&quot;Stephen J&quot;,&quot;parse-names&quot;:false,&quot;dropping-particle&quot;:&quot;&quot;,&quot;non-dropping-particle&quot;:&quot;&quot;},{&quot;family&quot;:&quot;Robinson&quot;,&quot;given&quot;:&quot;Eleanor M&quot;,&quot;parse-names&quot;:false,&quot;dropping-particle&quot;:&quot;&quot;,&quot;non-dropping-particle&quot;:&quot;&quot;},{&quot;family&quot;:&quot;Berman-Kowalewski&quot;,&quot;given&quot;:&quot;Michelle&quot;,&quot;parse-names&quot;:false,&quot;dropping-particle&quot;:&quot;&quot;,&quot;non-dropping-particle&quot;:&quot;&quot;},{&quot;family&quot;:&quot;Potter&quot;,&quot;given&quot;:&quot;Charles W&quot;,&quot;parse-names&quot;:false,&quot;dropping-particle&quot;:&quot;&quot;,&quot;non-dropping-particle&quot;:&quot;&quot;},{&quot;family&quot;:&quot;Usenko&quot;,&quot;given&quot;:&quot;Sascha&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1311418110&quot;,&quot;ISBN&quot;:&quot;1091-6490 (Electronic)\\r0027-8424 (Linking)&quot;,&quot;ISSN&quot;:&quot;1091-6490&quot;,&quot;PMID&quot;:&quot;24043814&quot;,&quot;URL&quot;:&quot;http://www.pubmedcentral.nih.gov/articlerender.fcgi?artid=3801066&amp;tool=pmcentrez&amp;rendertype=abstract&quot;,&quot;issued&quot;:{&quot;date-parts&quot;:[[2013]]},&quot;page&quot;:&quot;16922-6&quot;,&quot;abstract&quot;:&quot;Lifetime contaminant and hormonal profiles have been reconstructed for an individual male blue whale (Balaenoptera musculus, Linnaeus 1758) using the earplug as a natural aging matrix that is also capable of archiving and preserving lipophilic compounds. These unprecedented lifetime profiles (i.e., birth to death) were reconstructed with a 6-mo resolution for a wide range of analytes including cortisol (stress hormone), testosterone (developmental hormone), organic contaminants (e.g., pesticides and flame retardants), and mercury. Cortisol lifetime profiles revealed a doubling of cortisol levels over baseline. Testosterone profiles suggest this male blue whale reached sexual maturity at approximately 10 y of age, which corresponds well with and improves on previous estimates. Early periods of the reconstructed contaminant profiles for pesticides (such as dichlorodiphenyltrichloroethanes and chlordanes), polychlorinated biphenyls, and polybrominated diphenyl ethers demonstrate significant maternal transfer occurred at 0-12 mo. The total lifetime organic contaminant burden measured between the earplug (sum of contaminants in laminae layers) and blubber samples from the same organism were similar. Total mercury profiles revealed reduced maternal transfer and two distinct pulse events compared with organic contaminants. The use of a whale earplug to reconstruct lifetime chemical profiles will allow for a more comprehensive examination of stress, development, and contaminant exposure, as well as improve the assessment of contaminant use/emission, environmental noise, ship traffic, and climate change on these important marine sentinels.&quot;,&quot;issue&quot;:&quot;42&quot;,&quot;volume&quot;:&quot;110&quot;},&quot;isTemporary&quot;:false}]},{&quot;citationID&quot;:&quot;MENDELEY_CITATION_ba91b832-490b-460f-bde5-f968b4159a52&quot;,&quot;properties&quot;:{&quot;noteIndex&quot;:0},&quot;isEdited&quot;:false,&quot;manualOverride&quot;:{&quot;isManuallyOverridden&quot;:false,&quot;citeprocText&quot;:&quot;(Atkinson et al., 2020; Cates et al., 2019, 2020; Melicai et al., 2021; Mingramm et al., 2020)&quot;,&quot;manualOverrideText&quot;:&quot;&quot;},&quot;citationTag&quot;:&quot;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&quot;,&quot;citationItems&quot;:[{&quot;id&quot;:&quot;645282c3-af64-3c03-ac15-64663fbbb793&quot;,&quot;itemData&quot;:{&quot;type&quot;:&quot;article-journal&quot;,&quot;id&quot;:&quot;645282c3-af64-3c03-ac15-64663fbbb793&quot;,&quot;title&quot;:&quot;Testosterone trends within and across seasons in male humpback whales (Megaptera novaeangliae) from Hawaii and Alaska&quot;,&quot;author&quot;:[{&quot;family&quot;:&quot;Cates&quot;,&quot;given&quot;:&quot;Kelly A&quot;,&quot;parse-names&quot;:false,&quot;dropping-particle&quot;:&quot;&quot;,&quot;non-dropping-particle&quot;:&quot;&quot;},{&quot;family&quot;:&quot;Atkinson&quot;,&quot;given&quot;:&quot;Shannon&quot;,&quot;parse-names&quot;:false,&quot;dropping-particle&quot;:&quot;&quot;,&quot;non-dropping-particle&quot;:&quot;&quot;},{&quot;family&quot;:&quot;Gabriele&quot;,&quot;given&quot;:&quot;Christine M&quot;,&quot;parse-names&quot;:false,&quot;dropping-particle&quot;:&quot;&quot;,&quot;non-dropping-particle&quot;:&quot;&quot;},{&quot;family&quot;:&quot;Pack&quot;,&quot;given&quot;:&quot;Adam A&quot;,&quot;parse-names&quot;:false,&quot;dropping-particle&quot;:&quot;&quot;,&quot;non-dropping-particle&quot;:&quot;&quot;},{&quot;family&quot;:&quot;Straley&quot;,&quot;given&quot;:&quot;Janice M&quot;,&quot;parse-names&quot;:false,&quot;dropping-particle&quot;:&quot;&quot;,&quot;non-dropping-particle&quot;:&quot;&quot;},{&quot;family&quot;:&quot;Yin&quot;,&quot;given&quot;:&quot;Suzanne&quot;,&quot;parse-names&quot;:false,&quot;dropping-particle&quot;:&quot;&quot;,&quot;non-dropping-particle&quot;:&quot;&quot;}],&quot;container-title&quot;:&quot;General and Comparative Endocrinology&quot;,&quot;container-title-short&quot;:&quot;Gen Comp Endocrinol&quot;,&quot;DOI&quot;:&quot;10.1016/j.ygcen.2019.03.013&quot;,&quot;ISSN&quot;:&quot;00166480&quot;,&quot;URL&quot;:&quot;https://linkinghub.elsevier.com/retrieve/pii/S0016648019300140&quot;,&quot;issued&quot;:{&quot;date-parts&quot;:[[2019,8]]},&quot;page&quot;:&quot;164-173&quot;,&quot;publisher&quot;:&quot;Elsevier&quot;,&quot;issue&quot;:&quot;March&quot;,&quot;volume&quot;:&quot;279&quot;},&quot;isTemporary&quot;:false},{&quot;id&quot;:&quot;2619635c-86d5-3705-8e8d-f1687180648c&quot;,&quot;itemData&quot;:{&quot;type&quot;:&quot;article-journal&quot;,&quot;id&quot;:&quot;2619635c-86d5-3705-8e8d-f1687180648c&quot;,&quot;title&quot;:&quot;Corticosterone in central North Pacific male humpback whales (Megaptera novaeangliae): Pairing sighting histories with endocrine markers to assess stress&quot;,&quot;author&quot;:[{&quot;family&quot;:&quot;Cates&quot;,&quot;given&quot;:&quot;Kelly A.&quot;,&quot;parse-names&quot;:false,&quot;dropping-particle&quot;:&quot;&quot;,&quot;non-dropping-particle&quot;:&quot;&quot;},{&quot;family&quot;:&quot;Atkinson&quot;,&quot;given&quot;:&quot;Shannon&quot;,&quot;parse-names&quot;:false,&quot;dropping-particle&quot;:&quot;&quot;,&quot;non-dropping-particle&quot;:&quot;&quot;},{&quot;family&quot;:&quot;Pack&quot;,&quot;given&quot;:&quot;Adam A.&quot;,&quot;parse-names&quot;:false,&quot;dropping-particle&quot;:&quot;&quot;,&quot;non-dropping-particle&quot;:&quot;&quot;},{&quot;family&quot;:&quot;Straley&quot;,&quot;given&quot;:&quot;Janice M.&quot;,&quot;parse-names&quot;:false,&quot;dropping-particle&quot;:&quot;&quot;,&quot;non-dropping-particle&quot;:&quot;&quot;},{&quot;family&quot;:&quot;Gabriele&quot;,&quot;given&quot;:&quot;Christine M.&quot;,&quot;parse-names&quot;:false,&quot;dropping-particle&quot;:&quot;&quot;,&quot;non-dropping-particle&quot;:&quot;&quot;},{&quot;family&quot;:&quot;Yin&quot;,&quot;given&quot;:&quot;Suzanne&quot;,&quot;parse-names&quot;:false,&quot;dropping-particle&quot;:&quot;&quot;,&quot;non-dropping-particle&quot;:&quot;&quot;}],&quot;container-title&quot;:&quot;General and Comparative Endocrinology&quot;,&quot;container-title-short&quot;:&quot;Gen Comp Endocrinol&quot;,&quot;DOI&quot;:&quot;10.1016/j.ygcen.2020.113540&quot;,&quot;ISSN&quot;:&quot;00166480&quot;,&quot;PMID&quot;:&quot;32585212&quot;,&quot;URL&quot;:&quot;https://doi.org/10.1016/j.ygcen.2020.113540&quot;,&quot;issued&quot;:{&quot;date-parts&quot;:[[2020,9]]},&quot;page&quot;:&quot;113540&quot;,&quot;abstract&quot;:&quot;Developing a better understanding of the stress response is critical to ensuring the health and sustainability of marine mammal populations. However, accurately measuring and interpreting a stress response in free-ranging, large cetaceans is a nascent field. Here, an enzyme immunoassay for corticosterone was validated for use in biopsy samples from male humpback whales (Megaptera novaeangliae). Analyses were conducted on 247 male North Pacific humpback whale blubber samples, including 238 non-calves and 9 calves that were collected on the Hawaiian breeding and Southeast Alaskan feeding grounds from 2004 to 2006. Significant relationships were found when corticosterone concentrations were examined by year, age class and distribution between locations. When examined by year, corticosterone concentrations for male humpback whales were higher in Hawaii in 2004 than in 2005 and 2006 (p &lt; 0.05). Corticosterone concentration also varied by age class with initially high concentrations at birth which subsequently tapered off and remained relatively low until sexual maturity was reached around age 8–10 years. Corticosterone concentrations appeared to peak in male humpback whales around 15–25 years of age. Blubber biopsies from Alaska and Hawaii had similar mean corticosterone concentrations, yet the variability in these samples was much greater for whales located in Hawaii. It is clear that much work remains to be done in order to accurately define or monitor a stress response in male humpback whales and that specific attention is required when looking at age, sex, and yearly trends. Our results suggest that a stress response may be most impacted by age and yearly oceanographic conditions and needs to be initially examined at the individual level.&quot;,&quot;publisher&quot;:&quot;Elsevier&quot;,&quot;issue&quot;:&quot;April&quot;,&quot;volume&quot;:&quot;296&quot;},&quot;isTemporary&quot;:false},{&quot;id&quot;:&quot;182571d3-7ca2-33f1-8bbf-c040562ccdf1&quot;,&quot;itemData&quot;:{&quot;type&quot;:&quot;article-journal&quot;,&quot;id&quot;:&quot;182571d3-7ca2-33f1-8bbf-c040562ccdf1&quot;,&quot;title&quot;:&quot;Pregnancy rate and biomarker validations from the blubber of eastern North Pacific blue whales&quot;,&quot;author&quot;:[{&quot;family&quot;:&quot;Atkinson&quot;,&quot;given&quot;:&quot;Shannon&quot;,&quot;parse-names&quot;:false,&quot;dropping-particle&quot;:&quot;&quot;,&quot;non-dropping-particle&quot;:&quot;&quot;},{&quot;family&quot;:&quot;Gendron&quot;,&quot;given&quot;:&quot;Diane&quot;,&quot;parse-names&quot;:false,&quot;dropping-particle&quot;:&quot;&quot;,&quot;non-dropping-particle&quot;:&quot;&quot;},{&quot;family&quot;:&quot;Branch&quot;,&quot;given&quot;:&quot;Trevor A.&quot;,&quot;parse-names&quot;:false,&quot;dropping-particle&quot;:&quot;&quot;,&quot;non-dropping-particle&quot;:&quot;&quot;},{&quot;family&quot;:&quot;Mashburn&quot;,&quot;given&quot;:&quot;Kendall L.&quot;,&quot;parse-names&quot;:false,&quot;dropping-particle&quot;:&quot;&quot;,&quot;non-dropping-particle&quot;:&quot;&quot;},{&quot;family&quot;:&quot;Melica&quot;,&quot;given&quot;:&quot;Valentina&quot;,&quot;parse-names&quot;:false,&quot;dropping-particle&quot;:&quot;&quot;,&quot;non-dropping-particle&quot;:&quot;&quot;},{&quot;family&quot;:&quot;Enriquez‐Paredes&quot;,&quot;given&quot;:&quot;Luis E.&quot;,&quot;parse-names&quot;:false,&quot;dropping-particle&quot;:&quot;&quot;,&quot;non-dropping-particle&quot;:&quot;&quot;},{&quot;family&quot;:&quot;Brownell&quot;,&quot;given&quot;:&quot;Robert L.&quot;,&quot;parse-names&quot;:false,&quot;dropping-particle&quot;:&quot;&quot;,&quot;non-dropping-particle&quot;:&quot;&quot;}],&quot;container-title&quot;:&quot;Marine Mammal Science&quot;,&quot;container-title-short&quot;:&quot;Mar Mamm Sci&quot;,&quot;DOI&quot;:&quot;10.1111/mms.12616&quot;,&quot;ISSN&quot;:&quot;0824-0469&quot;,&quot;URL&quot;:&quot;https://onlinelibrary.wiley.com/doi/abs/10.1111/mms.12616&quot;,&quot;issued&quot;:{&quot;date-parts&quot;:[[2020,1,28]]},&quot;page&quot;:&quot;6-28&quot;,&quot;issue&quot;:&quot;1&quot;,&quot;volume&quot;:&quot;36&quot;},&quot;isTemporary&quot;:false},{&quot;id&quot;:&quot;7f3a5273-5a83-339b-984a-3bd8ac287415&quot;,&quot;itemData&quot;:{&quot;type&quot;:&quot;article-journal&quot;,&quot;id&quot;:&quot;7f3a5273-5a83-339b-984a-3bd8ac287415&quot;,&quot;title&quot;:&quot;Application of endocrine biomarkers to update information on reproductive physiology in gray whale (Eschrichtius robustus)&quot;,&quot;author&quot;:[{&quot;family&quot;:&quot;Melicai&quot;,&quot;given&quot;:&quot;Valentina&quot;,&quot;parse-names&quot;:false,&quot;dropping-particle&quot;:&quot;&quot;,&quot;non-dropping-particle&quot;:&quot;&quot;},{&quot;family&quot;:&quot;Atkinson&quot;,&quot;given&quot;:&quot;Shannon&quot;,&quot;parse-names&quot;:false,&quot;dropping-particle&quot;:&quot;&quot;,&quot;non-dropping-particle&quot;:&quot;&quot;},{&quot;family&quot;:&quot;Calambokidis&quot;,&quot;given&quot;:&quot;John&quot;,&quot;parse-names&quot;:false,&quot;dropping-particle&quot;:&quot;&quot;,&quot;non-dropping-particle&quot;:&quot;&quot;},{&quot;family&quot;:&quot;Lang&quot;,&quot;given&quot;:&quot;Aimeé&quot;,&quot;parse-names&quot;:false,&quot;dropping-particle&quot;:&quot;&quot;,&quot;non-dropping-particle&quot;:&quot;&quot;},{&quot;family&quot;:&quot;Scordino&quot;,&quot;given&quot;:&quot;Jonathan&quot;,&quot;parse-names&quot;:false,&quot;dropping-particle&quot;:&quot;&quot;,&quot;non-dropping-particle&quot;:&quot;&quot;},{&quot;family&quot;:&quot;Mueter&quot;,&quot;given&quot;:&quot;Franz&quot;,&quot;parse-names&quot;:false,&quot;dropping-particle&quot;:&quot;&quot;,&quot;non-dropping-particle&quot;:&quot;&quot;}],&quot;container-title&quot;:&quot;PLoS ONE&quot;,&quot;container-title-short&quot;:&quot;PLoS One&quot;,&quot;DOI&quot;:&quot;10.1371/journal.pone.0255368&quot;,&quot;ISSN&quot;:&quot;19326203&quot;,&quot;PMID&quot;:&quot;34343192&quot;,&quot;issued&quot;:{&quot;date-parts&quot;:[[2021,8,1]]},&quot;abstract&quot;:&quot;Most of our knowledge on reproductive biology of gray whales dates back to scientific research conducted during commercial whaling in the late 1950s and 1960s. The goal of the present study was to provide updated insights on reproductive physiology of gray whales, using progesterone and testosterone as biomarkers. We measured hormone concentrations using enzyme immunoassay (EIA) techniques in blubber biopsies collected from 106 individual whales from March to November over a span of 12 years (2004-2016) between California and Alaska. We found testosterone concentrations in males to increase significantly with age (P = 0.03). Adult males showed significantly elevated testosterone concentrations when sampled in the fall compared to the summer (P = 0.01), likely indicating physiological preparation for mating. We measured testosterone concentrations in females of different age classes, but no statistical differences were found. We found significantly higher progesterone concentrations in pregnant females compared to non-pregnant females and adult males (P&lt; 0.001), indicating progesterone is a valid biomarker for pregnancy in gray whales. Both female and male calves had elevated progesterone concentrations, suggesting maternal transfer via lactation. We fit a mixture of two normal distributions to progesterone data from all non-calf females to identify clusters of high and low progesterone and estimated the probability of being pregnant for whales of unknown reproductive status. With this approach we identified likely pregnant and non-pregnant animals. This study represents an important milestone on reproductive profiles in this population, that can be used to estimate more accurate and precise reproductive parameters to be used for better understanding population dynamics of gray whales.&quot;,&quot;publisher&quot;:&quot;Public Library of Science&quot;,&quot;issue&quot;:&quot;8 August&quot;,&quot;volume&quot;:&quot;16&quot;},&quot;isTemporary&quot;:false},{&quot;id&quot;:&quot;f6ffaffa-d565-316d-a67a-c5e05a2bf12a&quot;,&quot;itemData&quot;:{&quot;type&quot;:&quot;article-journal&quot;,&quot;id&quot;:&quot;f6ffaffa-d565-316d-a67a-c5e05a2bf12a&quot;,&quot;title&quot;:&quot;Blubber cortisol levels in humpback whales (Megaptera novaeangliae): A measure of physiological stress without effects from sampling&quot;,&quot;author&quot;:[{&quot;family&quot;:&quot;Mingramm&quot;,&quot;given&quot;:&quot;Fletcher M.J.&quot;,&quot;parse-names&quot;:false,&quot;dropping-particle&quot;:&quot;&quot;,&quot;non-dropping-particle&quot;:&quot;&quot;},{&quot;family&quot;:&quot;Keeley&quot;,&quot;given&quot;:&quot;Tamara&quot;,&quot;parse-names&quot;:false,&quot;dropping-particle&quot;:&quot;&quot;,&quot;non-dropping-particle&quot;:&quot;&quot;},{&quot;family&quot;:&quot;Whitworth&quot;,&quot;given&quot;:&quot;Deanne J.&quot;,&quot;parse-names&quot;:false,&quot;dropping-particle&quot;:&quot;&quot;,&quot;non-dropping-particle&quot;:&quot;&quot;},{&quot;family&quot;:&quot;Dunlop&quot;,&quot;given&quot;:&quot;Rebecca A.&quot;,&quot;parse-names&quot;:false,&quot;dropping-particle&quot;:&quot;&quot;,&quot;non-dropping-particle&quot;:&quot;&quot;}],&quot;container-title&quot;:&quot;General and Comparative Endocrinology&quot;,&quot;container-title-short&quot;:&quot;Gen Comp Endocrinol&quot;,&quot;DOI&quot;:&quot;10.1016/j.ygcen.2020.113436&quot;,&quot;ISSN&quot;:&quot;00166480&quot;,&quot;PMID&quot;:&quot;32057910&quot;,&quot;URL&quot;:&quot;https://doi.org/10.1016/j.ygcen.2020.113436&quot;,&quot;issued&quot;:{&quot;date-parts&quot;:[[2020,5]]},&quot;page&quot;:&quot;113436&quot;,&quot;abstract&quot;:&quot;Baleen whales are vulnerable to environmental impacts due to low fecundity, capital breeding strategies, and their reliance on a large amount of prey resources over large spatial scales. There has been growing interest in monitoring health and physiological stress in these species but, to date, few measures have been validated. The purpose of this study was to examine whether blubber cortisol could be used as a measure of physiological stress in humpback whales. Cortisol concentrations were initially compared between live, presumably ‘healthy’ whales (n = 187) and deceased whales (n = 35), which had died after stranding or entanglement, or washed ashore as a carcass. Deceased whales were found to have significantly higher cortisol levels (mean ± SD; 5.47 ± 4.52 ng/g) than live whales (0.51 ± 0.14 ng/g; p &lt; 0.001), particularly for those animals that had experienced prolonged trauma (e.g. stranding) prior to death. Blubber cortisol levels in live whales were then examined for evidence of life history-related, seasonal, or sampling-related effects. Life history group and sampling-related factors, such as encounter time and the number of biopsy sampling attempts per animal, were found to be poor predictors of blubber cortisol levels in live whales. In contrast, blubber cortisol levels varied seasonally, with whales migrating north towards the breeding grounds in winter having significantly higher levels (0.54 ± 0.21 ng/g, p = 0.016) than those migrating south towards the feeding grounds in spring (0.48 ± 1.23 ng/g). These differences could be due to additional socio-physiological stress experienced by whales during peaks in breeding activity. Overall, blubber cortisol appears to be a suitable measure of chronic physiological stress in humpback whales.&quot;,&quot;publisher&quot;:&quot;Elsevier&quot;,&quot;issue&quot;:&quot;August 2019&quot;,&quot;volume&quot;:&quot;291&quot;},&quot;isTemporary&quot;:false}]},{&quot;citationID&quot;:&quot;MENDELEY_CITATION_5cc52aa0-f86e-418b-b5b7-bee60e05e51a&quot;,&quot;properties&quot;:{&quot;noteIndex&quot;:0},&quot;isEdited&quot;:false,&quot;manualOverride&quot;:{&quot;isManuallyOverridden&quot;:false,&quot;citeprocText&quot;:&quot;(Iverson &amp;#38; Koopman, 2019)&quot;,&quot;manualOverrideText&quot;:&quot;&quot;},&quot;citationTag&quot;:&quot;MENDELEY_CITATION_v3_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&quot;,&quot;citationItems&quot;:[{&quot;id&quot;:&quot;bbdb25ac-be84-3cc1-b8ba-3d17891ede65&quot;,&quot;itemData&quot;:{&quot;type&quot;:&quot;chapter&quot;,&quot;id&quot;:&quot;bbdb25ac-be84-3cc1-b8ba-3d17891ede65&quot;,&quot;title&quot;:&quot;Blubber&quot;,&quot;author&quot;:[{&quot;family&quot;:&quot;Iverson&quot;,&quot;given&quot;:&quot;Sara J.&quot;,&quot;parse-names&quot;:false,&quot;dropping-particle&quot;:&quot;&quot;,&quot;non-dropping-particle&quot;:&quot;&quot;},{&quot;family&quot;:&quot;Koopman&quot;,&quot;given&quot;:&quot;Heather N.&quot;,&quot;parse-names&quot;:false,&quot;dropping-particle&quot;:&quot;&quot;,&quot;non-dropping-particle&quot;:&quot;&quot;}],&quot;container-title&quot;:&quot;Encyclopedia of Marine Mammals (Third Edition)&quot;,&quot;chapter-number&quot;:&quot;Blubber&quot;,&quot;editor&quot;:[{&quot;family&quot;:&quot;Wursig&quot;,&quot;given&quot;:&quot;Bernd&quot;,&quot;parse-names&quot;:false,&quot;dropping-particle&quot;:&quot;&quot;,&quot;non-dropping-particle&quot;:&quot;&quot;},{&quot;family&quot;:&quot;Thewissen&quot;,&quot;given&quot;:&quot;J.G.M.&quot;,&quot;parse-names&quot;:false,&quot;dropping-particle&quot;:&quot;&quot;,&quot;non-dropping-particle&quot;:&quot;&quot;},{&quot;family&quot;:&quot;Kovacs&quot;,&quot;given&quot;:&quot;Kit M.&quot;,&quot;parse-names&quot;:false,&quot;dropping-particle&quot;:&quot;&quot;,&quot;non-dropping-particle&quot;:&quot;&quot;}],&quot;ISBN&quot;:&quot;9780128043271&quot;,&quot;URL&quot;:&quot;https://www.elsevier.com/books/encyclopedia-of-marine-mammals/wursig/978-0-12-804327-1&quot;,&quot;issued&quot;:{&quot;date-parts&quot;:[[2019]]},&quot;page&quot;:&quot;107-110&quot;,&quot;edition&quot;:&quot;Third edit&quot;,&quot;publisher&quot;:&quot;Academic Press&quot;,&quot;container-title-short&quot;:&quot;&quot;},&quot;isTemporary&quot;:false}]},{&quot;citationID&quot;:&quot;MENDELEY_CITATION_a4ee214a-4c18-4ffb-9d69-d65f09741074&quot;,&quot;properties&quot;:{&quot;noteIndex&quot;:0},&quot;isEdited&quot;:false,&quot;manualOverride&quot;:{&quot;isManuallyOverridden&quot;:false,&quot;citeprocText&quot;:&quot;(Iverson &amp;#38; Koopman, 2019)&quot;,&quot;manualOverrideText&quot;:&quot;&quot;},&quot;citationTag&quot;:&quot;MENDELEY_CITATION_v3_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&quot;,&quot;citationItems&quot;:[{&quot;id&quot;:&quot;bbdb25ac-be84-3cc1-b8ba-3d17891ede65&quot;,&quot;itemData&quot;:{&quot;type&quot;:&quot;chapter&quot;,&quot;id&quot;:&quot;bbdb25ac-be84-3cc1-b8ba-3d17891ede65&quot;,&quot;title&quot;:&quot;Blubber&quot;,&quot;author&quot;:[{&quot;family&quot;:&quot;Iverson&quot;,&quot;given&quot;:&quot;Sara J.&quot;,&quot;parse-names&quot;:false,&quot;dropping-particle&quot;:&quot;&quot;,&quot;non-dropping-particle&quot;:&quot;&quot;},{&quot;family&quot;:&quot;Koopman&quot;,&quot;given&quot;:&quot;Heather N.&quot;,&quot;parse-names&quot;:false,&quot;dropping-particle&quot;:&quot;&quot;,&quot;non-dropping-particle&quot;:&quot;&quot;}],&quot;container-title&quot;:&quot;Encyclopedia of Marine Mammals (Third Edition)&quot;,&quot;chapter-number&quot;:&quot;Blubber&quot;,&quot;editor&quot;:[{&quot;family&quot;:&quot;Wursig&quot;,&quot;given&quot;:&quot;Bernd&quot;,&quot;parse-names&quot;:false,&quot;dropping-particle&quot;:&quot;&quot;,&quot;non-dropping-particle&quot;:&quot;&quot;},{&quot;family&quot;:&quot;Thewissen&quot;,&quot;given&quot;:&quot;J.G.M.&quot;,&quot;parse-names&quot;:false,&quot;dropping-particle&quot;:&quot;&quot;,&quot;non-dropping-particle&quot;:&quot;&quot;},{&quot;family&quot;:&quot;Kovacs&quot;,&quot;given&quot;:&quot;Kit M.&quot;,&quot;parse-names&quot;:false,&quot;dropping-particle&quot;:&quot;&quot;,&quot;non-dropping-particle&quot;:&quot;&quot;}],&quot;ISBN&quot;:&quot;9780128043271&quot;,&quot;URL&quot;:&quot;https://www.elsevier.com/books/encyclopedia-of-marine-mammals/wursig/978-0-12-804327-1&quot;,&quot;issued&quot;:{&quot;date-parts&quot;:[[2019]]},&quot;page&quot;:&quot;107-110&quot;,&quot;edition&quot;:&quot;Third edit&quot;,&quot;publisher&quot;:&quot;Academic Press&quot;,&quot;container-title-short&quot;:&quot;&quot;},&quot;isTemporary&quot;:false}]},{&quot;citationID&quot;:&quot;MENDELEY_CITATION_e8fe198f-80db-445a-af9f-aeb2e619993c&quot;,&quot;properties&quot;:{&quot;noteIndex&quot;:0},&quot;isEdited&quot;:false,&quot;manualOverride&quot;:{&quot;isManuallyOverridden&quot;:false,&quot;citeprocText&quot;:&quot;(Champagne et al., 2017, 2018)&quot;,&quot;manualOverrideText&quot;:&quot;&quot;},&quot;citationTag&quot;:&quot;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&quot;,&quot;citationItems&quot;:[{&quot;id&quot;:&quot;db747afe-5b3c-3cbf-b4bd-9409de76e5d4&quot;,&quot;itemData&quot;:{&quot;type&quot;:&quot;article-journal&quot;,&quot;id&quot;:&quot;db747afe-5b3c-3cbf-b4bd-9409de76e5d4&quot;,&quot;title&quot;:&quot;Blubber cortisol qualitatively reflects circulating cortisol concentrations in bottlenose dolphins&quot;,&quot;author&quot;:[{&quot;family&quot;:&quot;Champagne&quot;,&quot;given&quot;:&quot;Cory D.&quot;,&quot;parse-names&quot;:false,&quot;dropping-particle&quot;:&quot;&quot;,&quot;non-dropping-particle&quot;:&quot;&quot;},{&quot;family&quot;:&quot;Kellar&quot;,&quot;given&quot;:&quot;Nicholas M.&quot;,&quot;parse-names&quot;:false,&quot;dropping-particle&quot;:&quot;&quot;,&quot;non-dropping-particle&quot;:&quot;&quot;},{&quot;family&quot;:&quot;Crocker&quot;,&quot;given&quot;:&quot;Daniel E.&quot;,&quot;parse-names&quot;:false,&quot;dropping-particle&quot;:&quot;&quot;,&quot;non-dropping-particle&quot;:&quot;&quot;},{&quot;family&quot;:&quot;Wasser&quot;,&quot;given&quot;:&quot;Samuel K.&quot;,&quot;parse-names&quot;:false,&quot;dropping-particle&quot;:&quot;&quot;,&quot;non-dropping-particle&quot;:&quot;&quot;},{&quot;family&quot;:&quot;Booth&quot;,&quot;given&quot;:&quot;Rebecca K.&quot;,&quot;parse-names&quot;:false,&quot;dropping-particle&quot;:&quot;&quot;,&quot;non-dropping-particle&quot;:&quot;&quot;},{&quot;family&quot;:&quot;Trego&quot;,&quot;given&quot;:&quot;Marisa L.&quot;,&quot;parse-names&quot;:false,&quot;dropping-particle&quot;:&quot;&quot;,&quot;non-dropping-particle&quot;:&quot;&quot;},{&quot;family&quot;:&quot;Houser&quot;,&quot;given&quot;:&quot;Dorian S.&quot;,&quot;parse-names&quot;:false,&quot;dropping-particle&quot;:&quot;&quot;,&quot;non-dropping-particle&quot;:&quot;&quot;}],&quot;container-title&quot;:&quot;Marine Mammal Science&quot;,&quot;container-title-short&quot;:&quot;Mar Mamm Sci&quot;,&quot;DOI&quot;:&quot;10.1111/mms.12352&quot;,&quot;ISSN&quot;:&quot;17487692&quot;,&quot;issued&quot;:{&quot;date-parts&quot;:[[2017]]},&quot;page&quot;:&quot;134-153&quot;,&quot;abstract&quot;:&quot;Stress hormones, released into circulation as a consequence of disturbance, are classically assayed from blood samples but may also be detected in a variety of matrices. Blubber and fecal samples can be remotely collected from free-ranging cetaceans without the confounding hormone elevations associated with chase, capture, and handling required to collect blood samples. The relationship between cortisol concentrations in circulation with that of blubber and feces, however, is unknown. To assess these associations, we elevated cortisol by orally administering hydrocortisone for five days in five bottlenose dolphins. Voluntary blood and fecal samples were collected daily; blubber biopsies were collected on day one, just prior to hydrocortisone administration, and days three and five of hydrocortisone administration. We evaluated subsequent changes in several circulating stress hormones as well as cortisol and glucocorticoid metabolites in blubber and feces, respectively. There was a significant association between cortisol levels in serum and in blubber (F1,12.7 = 14.3, P &lt; 0.01, mR2 = 0.57) despite substantial variability in blubber cortisol levels. Counterintuitively, fecal cortisol metabolite levels were inversely related to serum cortisol. The relationship between serum and blubber cortisol levels suggests blubber samples from remote sampling may be useful to detect stress loads in this species.&quot;,&quot;issue&quot;:&quot;1&quot;,&quot;volume&quot;:&quot;33&quot;},&quot;isTemporary&quot;:false},{&quot;id&quot;:&quot;ac511346-23fd-3444-ac1e-4ccf34b78153&quot;,&quot;itemData&quot;:{&quot;type&quot;:&quot;article-journal&quot;,&quot;id&quot;:&quot;ac511346-23fd-3444-ac1e-4ccf34b78153&quot;,&quot;title&quot;:&quot;Comprehensive endocrine response to acute stress in the bottlenose dolphin from serum, blubber, and feces&quot;,&quot;author&quot;:[{&quot;family&quot;:&quot;Champagne&quot;,&quot;given&quot;:&quot;Cory D.&quot;,&quot;parse-names&quot;:false,&quot;dropping-particle&quot;:&quot;&quot;,&quot;non-dropping-particle&quot;:&quot;&quot;},{&quot;family&quot;:&quot;Kellar&quot;,&quot;given&quot;:&quot;Nicholas M.&quot;,&quot;parse-names&quot;:false,&quot;dropping-particle&quot;:&quot;&quot;,&quot;non-dropping-particle&quot;:&quot;&quot;},{&quot;family&quot;:&quot;Trego&quot;,&quot;given&quot;:&quot;Marisa L.&quot;,&quot;parse-names&quot;:false,&quot;dropping-particle&quot;:&quot;&quot;,&quot;non-dropping-particle&quot;:&quot;&quot;},{&quot;family&quot;:&quot;Delehanty&quot;,&quot;given&quot;:&quot;Brendan&quot;,&quot;parse-names&quot;:false,&quot;dropping-particle&quot;:&quot;&quot;,&quot;non-dropping-particle&quot;:&quot;&quot;},{&quot;family&quot;:&quot;Boonstra&quot;,&quot;given&quot;:&quot;Rudy&quot;,&quot;parse-names&quot;:false,&quot;dropping-particle&quot;:&quot;&quot;,&quot;non-dropping-particle&quot;:&quot;&quot;},{&quot;family&quot;:&quot;Wasser&quot;,&quot;given&quot;:&quot;Samuel K.&quot;,&quot;parse-names&quot;:false,&quot;dropping-particle&quot;:&quot;&quot;,&quot;non-dropping-particle&quot;:&quot;&quot;},{&quot;family&quot;:&quot;Booth&quot;,&quot;given&quot;:&quot;Rebecca K.&quot;,&quot;parse-names&quot;:false,&quot;dropping-particle&quot;:&quot;&quot;,&quot;non-dropping-particle&quot;:&quot;&quot;},{&quot;family&quot;:&quot;Crocker&quot;,&quot;given&quot;:&quot;Daniel E.&quot;,&quot;parse-names&quot;:false,&quot;dropping-particle&quot;:&quot;&quot;,&quot;non-dropping-particle&quot;:&quot;&quot;},{&quot;family&quot;:&quot;Houser&quot;,&quot;given&quot;:&quot;Dorian S.&quot;,&quot;parse-names&quot;:false,&quot;dropping-particle&quot;:&quot;&quot;,&quot;non-dropping-particle&quot;:&quot;&quot;}],&quot;container-title&quot;:&quot;General and Comparative Endocrinology&quot;,&quot;container-title-short&quot;:&quot;Gen Comp Endocrinol&quot;,&quot;DOI&quot;:&quot;10.1016/j.ygcen.2018.05.015&quot;,&quot;ISSN&quot;:&quot;00166480&quot;,&quot;URL&quot;:&quot;https://doi.org/10.1016/j.ygcen.2018.05.015&quot;,&quot;issued&quot;:{&quot;date-parts&quot;:[[2018,9]]},&quot;page&quot;:&quot;178-193&quot;,&quot;abstract&quot;:&quot;Several hormones are potential indicators of stress in free-ranging animals and provide information on animal health in managed-care settings. In response to stress, glucocorticoids (GC, e.g. cortisol) first appear in circulation but are later incorporated into other tissues (e.g. adipose) or excreted in feces or urine. These alternative matrices can be sampled remotely, or by less invasive means, than required for blood collection and are especially valuable in highly mobile species, like marine mammals. We characterized the timing and magnitude of several hormones in response to a stressor in bottlenose dolphins (Tursiops truncatus) and the subsequent incorporation of cortisol into blubber, and its metabolites excreted in feces. We evaluated the endocrine response to an acute stressor in bottlenose dolphins under managed care. We used a standardized stress protocol where dolphins voluntarily beached onto a padded platform and remained out of water for two hours; during the stress test blood samples were collected every 15 min and blubber biopsies were collected every hour (0, 60, and 120 min). Each subject was studied over five days: voluntary blood samples were collected on each of two days prior to the stress test; 1 and 2 h after the conclusion of the out-of-water stress test; and on the following two days after the stress test. Fecal samples were collected daily, each afternoon. The acute stressor resulted in increases in circulating ACTH, cortisol, and aldosterone during the stress test, and each returned to baseline levels within 2 h of the dolphin's return to water. Both cortisol and aldosterone concentrations were correlated with ACTH, suggesting both corticosteroids are at least partly regulated by ACTH. Thyroid hormone concentrations were generally unaffected by the acute stressor. Blubber cortisol increased during the stress test, and fecal GC excretion was elevated on the day of the stress test. We found that GCs in bottlenose dolphins can recover within hours of acute stress, and that cortisol release can be detected in alternate matrices within a few hours—within 2 h in blubber, and 3.5–5 h in fecal samples.&quot;,&quot;publisher&quot;:&quot;Elsevier&quot;,&quot;issue&quot;:&quot;May&quot;,&quot;volume&quot;:&quot;266&quot;},&quot;isTemporary&quot;:false}]},{&quot;citationID&quot;:&quot;MENDELEY_CITATION_3d3740ec-e949-481a-8f3a-d58456c693ee&quot;,&quot;properties&quot;:{&quot;noteIndex&quot;:0},&quot;isEdited&quot;:false,&quot;manualOverride&quot;:{&quot;isManuallyOverridden&quot;:false,&quot;citeprocText&quot;:&quot;(Atkinson et al., 2020; Melicai et al., 2021)&quot;,&quot;manualOverrideText&quot;:&quot;&quot;},&quot;citationTag&quot;:&quot;MENDELEY_CITATION_v3_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&quot;,&quot;citationItems&quot;:[{&quot;id&quot;:&quot;182571d3-7ca2-33f1-8bbf-c040562ccdf1&quot;,&quot;itemData&quot;:{&quot;type&quot;:&quot;article-journal&quot;,&quot;id&quot;:&quot;182571d3-7ca2-33f1-8bbf-c040562ccdf1&quot;,&quot;title&quot;:&quot;Pregnancy rate and biomarker validations from the blubber of eastern North Pacific blue whales&quot;,&quot;author&quot;:[{&quot;family&quot;:&quot;Atkinson&quot;,&quot;given&quot;:&quot;Shannon&quot;,&quot;parse-names&quot;:false,&quot;dropping-particle&quot;:&quot;&quot;,&quot;non-dropping-particle&quot;:&quot;&quot;},{&quot;family&quot;:&quot;Gendron&quot;,&quot;given&quot;:&quot;Diane&quot;,&quot;parse-names&quot;:false,&quot;dropping-particle&quot;:&quot;&quot;,&quot;non-dropping-particle&quot;:&quot;&quot;},{&quot;family&quot;:&quot;Branch&quot;,&quot;given&quot;:&quot;Trevor A.&quot;,&quot;parse-names&quot;:false,&quot;dropping-particle&quot;:&quot;&quot;,&quot;non-dropping-particle&quot;:&quot;&quot;},{&quot;family&quot;:&quot;Mashburn&quot;,&quot;given&quot;:&quot;Kendall L.&quot;,&quot;parse-names&quot;:false,&quot;dropping-particle&quot;:&quot;&quot;,&quot;non-dropping-particle&quot;:&quot;&quot;},{&quot;family&quot;:&quot;Melica&quot;,&quot;given&quot;:&quot;Valentina&quot;,&quot;parse-names&quot;:false,&quot;dropping-particle&quot;:&quot;&quot;,&quot;non-dropping-particle&quot;:&quot;&quot;},{&quot;family&quot;:&quot;Enriquez‐Paredes&quot;,&quot;given&quot;:&quot;Luis E.&quot;,&quot;parse-names&quot;:false,&quot;dropping-particle&quot;:&quot;&quot;,&quot;non-dropping-particle&quot;:&quot;&quot;},{&quot;family&quot;:&quot;Brownell&quot;,&quot;given&quot;:&quot;Robert L.&quot;,&quot;parse-names&quot;:false,&quot;dropping-particle&quot;:&quot;&quot;,&quot;non-dropping-particle&quot;:&quot;&quot;}],&quot;container-title&quot;:&quot;Marine Mammal Science&quot;,&quot;container-title-short&quot;:&quot;Mar Mamm Sci&quot;,&quot;DOI&quot;:&quot;10.1111/mms.12616&quot;,&quot;ISSN&quot;:&quot;0824-0469&quot;,&quot;URL&quot;:&quot;https://onlinelibrary.wiley.com/doi/abs/10.1111/mms.12616&quot;,&quot;issued&quot;:{&quot;date-parts&quot;:[[2020,1,28]]},&quot;page&quot;:&quot;6-28&quot;,&quot;issue&quot;:&quot;1&quot;,&quot;volume&quot;:&quot;36&quot;},&quot;isTemporary&quot;:false},{&quot;id&quot;:&quot;7f3a5273-5a83-339b-984a-3bd8ac287415&quot;,&quot;itemData&quot;:{&quot;type&quot;:&quot;article-journal&quot;,&quot;id&quot;:&quot;7f3a5273-5a83-339b-984a-3bd8ac287415&quot;,&quot;title&quot;:&quot;Application of endocrine biomarkers to update information on reproductive physiology in gray whale (Eschrichtius robustus)&quot;,&quot;author&quot;:[{&quot;family&quot;:&quot;Melicai&quot;,&quot;given&quot;:&quot;Valentina&quot;,&quot;parse-names&quot;:false,&quot;dropping-particle&quot;:&quot;&quot;,&quot;non-dropping-particle&quot;:&quot;&quot;},{&quot;family&quot;:&quot;Atkinson&quot;,&quot;given&quot;:&quot;Shannon&quot;,&quot;parse-names&quot;:false,&quot;dropping-particle&quot;:&quot;&quot;,&quot;non-dropping-particle&quot;:&quot;&quot;},{&quot;family&quot;:&quot;Calambokidis&quot;,&quot;given&quot;:&quot;John&quot;,&quot;parse-names&quot;:false,&quot;dropping-particle&quot;:&quot;&quot;,&quot;non-dropping-particle&quot;:&quot;&quot;},{&quot;family&quot;:&quot;Lang&quot;,&quot;given&quot;:&quot;Aimeé&quot;,&quot;parse-names&quot;:false,&quot;dropping-particle&quot;:&quot;&quot;,&quot;non-dropping-particle&quot;:&quot;&quot;},{&quot;family&quot;:&quot;Scordino&quot;,&quot;given&quot;:&quot;Jonathan&quot;,&quot;parse-names&quot;:false,&quot;dropping-particle&quot;:&quot;&quot;,&quot;non-dropping-particle&quot;:&quot;&quot;},{&quot;family&quot;:&quot;Mueter&quot;,&quot;given&quot;:&quot;Franz&quot;,&quot;parse-names&quot;:false,&quot;dropping-particle&quot;:&quot;&quot;,&quot;non-dropping-particle&quot;:&quot;&quot;}],&quot;container-title&quot;:&quot;PLoS ONE&quot;,&quot;container-title-short&quot;:&quot;PLoS One&quot;,&quot;DOI&quot;:&quot;10.1371/journal.pone.0255368&quot;,&quot;ISSN&quot;:&quot;19326203&quot;,&quot;PMID&quot;:&quot;34343192&quot;,&quot;issued&quot;:{&quot;date-parts&quot;:[[2021,8,1]]},&quot;abstract&quot;:&quot;Most of our knowledge on reproductive biology of gray whales dates back to scientific research conducted during commercial whaling in the late 1950s and 1960s. The goal of the present study was to provide updated insights on reproductive physiology of gray whales, using progesterone and testosterone as biomarkers. We measured hormone concentrations using enzyme immunoassay (EIA) techniques in blubber biopsies collected from 106 individual whales from March to November over a span of 12 years (2004-2016) between California and Alaska. We found testosterone concentrations in males to increase significantly with age (P = 0.03). Adult males showed significantly elevated testosterone concentrations when sampled in the fall compared to the summer (P = 0.01), likely indicating physiological preparation for mating. We measured testosterone concentrations in females of different age classes, but no statistical differences were found. We found significantly higher progesterone concentrations in pregnant females compared to non-pregnant females and adult males (P&lt; 0.001), indicating progesterone is a valid biomarker for pregnancy in gray whales. Both female and male calves had elevated progesterone concentrations, suggesting maternal transfer via lactation. We fit a mixture of two normal distributions to progesterone data from all non-calf females to identify clusters of high and low progesterone and estimated the probability of being pregnant for whales of unknown reproductive status. With this approach we identified likely pregnant and non-pregnant animals. This study represents an important milestone on reproductive profiles in this population, that can be used to estimate more accurate and precise reproductive parameters to be used for better understanding population dynamics of gray whales.&quot;,&quot;publisher&quot;:&quot;Public Library of Science&quot;,&quot;issue&quot;:&quot;8 August&quot;,&quot;volume&quot;:&quot;16&quot;},&quot;isTemporary&quot;:false}]},{&quot;citationID&quot;:&quot;MENDELEY_CITATION_ee09eb3b-11df-44f0-bd98-71ed2b248d46&quot;,&quot;properties&quot;:{&quot;noteIndex&quot;:0},&quot;isEdited&quot;:false,&quot;manualOverride&quot;:{&quot;isManuallyOverridden&quot;:false,&quot;citeprocText&quot;:&quot;(Kellar et al., 2006; Mansour et al., 2002)&quot;,&quot;manualOverrideText&quot;:&quot;&quot;},&quot;citationTag&quot;:&quot;MENDELEY_CITATION_v3_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&quot;,&quot;citationItems&quot;:[{&quot;id&quot;:&quot;f143456f-ecec-3f06-9c21-3f6991603f29&quot;,&quot;itemData&quot;:{&quot;type&quot;:&quot;article-journal&quot;,&quot;id&quot;:&quot;f143456f-ecec-3f06-9c21-3f6991603f29&quot;,&quot;title&quot;:&quot;Determination of pregnancy status from blubber samples in minke whales (Balaenoptera acutorostrata)&quot;,&quot;author&quot;:[{&quot;family&quot;:&quot;Mansour&quot;,&quot;given&quot;:&quot;Atef A H&quot;,&quot;parse-names&quot;:false,&quot;dropping-particle&quot;:&quot;&quot;,&quot;non-dropping-particle&quot;:&quot;&quot;},{&quot;family&quot;:&quot;Mkay&quot;,&quot;given&quot;:&quot;Donald W&quot;,&quot;parse-names&quot;:false,&quot;dropping-particle&quot;:&quot;&quot;,&quot;non-dropping-particle&quot;:&quot;&quot;},{&quot;family&quot;:&quot;Lien&quot;,&quot;given&quot;:&quot;Jon&quot;,&quot;parse-names&quot;:false,&quot;dropping-particle&quot;:&quot;&quot;,&quot;non-dropping-particle&quot;:&quot;&quot;},{&quot;family&quot;:&quot;Orr&quot;,&quot;given&quot;:&quot;James C&quot;,&quot;parse-names&quot;:false,&quot;dropping-particle&quot;:&quot;&quot;,&quot;non-dropping-particle&quot;:&quot;&quot;},{&quot;family&quot;:&quot;Banoub&quot;,&quot;given&quot;:&quot;Joseph H&quot;,&quot;parse-names&quot;:false,&quot;dropping-particle&quot;:&quot;&quot;,&quot;non-dropping-particle&quot;:&quot;&quot;},{&quot;family&quot;:&quot;ØIen&quot;,&quot;given&quot;:&quot;Nils&quot;,&quot;parse-names&quot;:false,&quot;dropping-particle&quot;:&quot;&quot;,&quot;non-dropping-particle&quot;:&quot;&quot;},{&quot;family&quot;:&quot;Stenson&quot;,&quot;given&quot;:&quot;Garry&quot;,&quot;parse-names&quot;:false,&quot;dropping-particle&quot;:&quot;&quot;,&quot;non-dropping-particle&quot;:&quot;&quot;}],&quot;container-title&quot;:&quot;Marine Mammal Science&quot;,&quot;container-title-short&quot;:&quot;Mar Mamm Sci&quot;,&quot;DOI&quot;:&quot;10.1111/j.1748-7692.2002.tb01022.x&quot;,&quot;ISBN&quot;:&quot;0824-0469&quot;,&quot;ISSN&quot;:&quot;1748-7692&quot;,&quot;URL&quot;:&quot;http://dx.doi.org/10.1111/j.1748-7692.2002.tb01022.x&quot;,&quot;issued&quot;:{&quot;date-parts&quot;:[[2002]]},&quot;page&quot;:&quot;112-120&quot;,&quot;abstract&quot;:&quot;Measurement of progesterone concentration in blubber was developed as a method to detect pregnancy in minke whales. Progesterone was extracted and quantified from blubber samples of minke whale carcasses by radioimmunoassay. Results showed a highly significant difference (almost 60-fold) between blubber progesterone concentrations of anatomically determined pregnant females versus non-pregnant female or male carcasses. The results of the study suggest that the blubber progesterone concentrations might be used to determine pregnancy status in free-ranging whales.&quot;,&quot;issue&quot;:&quot;January&quot;,&quot;volume&quot;:&quot;18&quot;},&quot;isTemporary&quot;:false},{&quot;id&quot;:&quot;0cd32f49-f1c4-3c9c-9ca5-e0a22879f7dd&quot;,&quot;itemData&quot;:{&quot;type&quot;:&quot;article-journal&quot;,&quot;id&quot;:&quot;0cd32f49-f1c4-3c9c-9ca5-e0a22879f7dd&quot;,&quot;title&quot;:&quot;Determining pregnancy from blubber in three species of delphinids&quot;,&quot;author&quot;:[{&quot;family&quot;:&quot;Kellar&quot;,&quot;given&quot;:&quot;Nicholas M.&quot;,&quot;parse-names&quot;:false,&quot;dropping-particle&quot;:&quot;&quot;,&quot;non-dropping-particle&quot;:&quot;&quot;},{&quot;family&quot;:&quot;Trego&quot;,&quot;given&quot;:&quot;Marisa L.&quot;,&quot;parse-names&quot;:false,&quot;dropping-particle&quot;:&quot;&quot;,&quot;non-dropping-particle&quot;:&quot;&quot;},{&quot;family&quot;:&quot;Marks&quot;,&quot;given&quot;:&quot;Corina I.&quot;,&quot;parse-names&quot;:false,&quot;dropping-particle&quot;:&quot;&quot;,&quot;non-dropping-particle&quot;:&quot;&quot;},{&quot;family&quot;:&quot;Dizon&quot;,&quot;given&quot;:&quot;Andrew E.&quot;,&quot;parse-names&quot;:false,&quot;dropping-particle&quot;:&quot;&quot;,&quot;non-dropping-particle&quot;:&quot;&quot;}],&quot;container-title&quot;:&quot;Marine Mammal Science&quot;,&quot;container-title-short&quot;:&quot;Mar Mamm Sci&quot;,&quot;DOI&quot;:&quot;10.1111/j.1748-7692.2006.00001.x&quot;,&quot;ISBN&quot;:&quot;0824-0469&quot;,&quot;ISSN&quot;:&quot;1748-7692&quot;,&quot;issued&quot;:{&quot;date-parts&quot;:[[2006]]},&quot;page&quot;:&quot;1-16&quot;,&quot;abstract&quot;:&quot;Wequantified progesterone in 110 blubber samples from dolphins of known re- productive status in order to test the accuracy of a method to determine pregnancy status in wild cetaceans. The samples were collected from fishery-bycaught del- phinids of three species (Delphinus delphis, Lissodelphis borealis, and Lagenorhynchus obliquidens).We ascertained that blubber progesterone concentrations could clearly distinguish pregnant D. delphis (range 132–415 ng/g, mean 261 ng/g) from non- pregnant mature and immature ones (range 0.92–48.2 ng/g, mean 15.2 ng/g).We found similar dramatic differences in L. borealis and L. obliquidens. These results were insensitive to various blubber sampling depths and anatomical sampling locations on the body, suggesting relative homogeneity of progesterone levels throughout the blubber. However, no trend was found in blubber progesterone concentration with fetal length, indicating that although blubber progesterone appears to distinguish pregnancy status, it is unlikely to differentiate pregnancy stage. Based on the findings presented here we suggest that this method, when coupled with projectile biopsy procedures, can be used to assess the pregnancy sta- tus of free-ranging cetaceans and thus provide a new tool to determine pregnancy rates of wild populations.&quot;,&quot;issue&quot;:&quot;January&quot;,&quot;volume&quot;:&quot;22&quot;},&quot;isTemporary&quot;:false}]},{&quot;citationID&quot;:&quot;MENDELEY_CITATION_ab5faa6c-a928-4afa-a7c4-2453d1238d74&quot;,&quot;properties&quot;:{&quot;noteIndex&quot;:0},&quot;isEdited&quot;:false,&quot;manualOverride&quot;:{&quot;isManuallyOverridden&quot;:false,&quot;citeprocText&quot;:&quot;(Hunt et al., 2017)&quot;,&quot;manualOverrideText&quot;:&quot;&quot;},&quot;citationTag&quot;:&quot;MENDELEY_CITATION_v3_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&quot;,&quot;citationItems&quot;:[{&quot;id&quot;:&quot;bb7b45e3-d999-3541-84cc-adf68dd5ad3c&quot;,&quot;itemData&quot;:{&quot;type&quot;:&quot;article-journal&quot;,&quot;id&quot;:&quot;bb7b45e3-d999-3541-84cc-adf68dd5ad3c&quot;,&quot;title&quot;:&quot;Multiple steroid and thyroid hormones detected in baleen from eight whale species&quot;,&quot;author&quot;:[{&quot;family&quot;:&quot;Hunt&quot;,&quot;given&quot;:&quot;Kathleen E.&quot;,&quot;parse-names&quot;:false,&quot;dropping-particle&quot;:&quot;&quot;,&quot;non-dropping-particle&quot;:&quot;&quot;},{&quot;family&quot;:&quot;Lysiak&quot;,&quot;given&quot;:&quot;Nadine S&quot;,&quot;parse-names&quot;:false,&quot;dropping-particle&quot;:&quot;&quot;,&quot;non-dropping-particle&quot;:&quot;&quot;},{&quot;family&quot;:&quot;Robbins&quot;,&quot;given&quot;:&quot;Jooke&quot;,&quot;parse-names&quot;:false,&quot;dropping-particle&quot;:&quot;&quot;,&quot;non-dropping-particle&quot;:&quot;&quot;},{&quot;family&quot;:&quot;Moore&quot;,&quot;given&quot;:&quot;Michael J&quot;,&quot;parse-names&quot;:false,&quot;dropping-particle&quot;:&quot;&quot;,&quot;non-dropping-particle&quot;:&quot;&quot;},{&quot;family&quot;:&quot;Seton&quot;,&quot;given&quot;:&quot;Rosemary E&quot;,&quot;parse-names&quot;:false,&quot;dropping-particle&quot;:&quot;&quot;,&quot;non-dropping-particle&quot;:&quot;&quot;},{&quot;family&quot;:&quot;Torres&quot;,&quot;given&quot;:&quot;Leigh&quot;,&quot;parse-names&quot;:false,&quot;dropping-particle&quot;:&quot;&quot;,&quot;non-dropping-particle&quot;:&quot;&quot;},{&quot;family&quot;:&quot;Buck&quot;,&quot;given&quot;:&quot;C Loren&quot;,&quot;parse-names&quot;:false,&quot;dropping-particle&quot;:&quot;&quot;,&quot;non-dropping-particle&quot;:&quot;&quot;}],&quot;container-title&quot;:&quot;Conservation Physiology&quot;,&quot;container-title-short&quot;:&quot;Conserv Physiol&quot;,&quot;DOI&quot;:&quot;10.1093/conphys/cox061&quot;,&quot;ISBN&quot;:&quot;1557-7023&quot;,&quot;ISSN&quot;:&quot;2051-1434&quot;,&quot;PMID&quot;:&quot;29230292&quot;,&quot;URL&quot;:&quot;http://conphys.oxfordjournals.org/content/1/1/cot006.short&quot;,&quot;issued&quot;:{&quot;date-parts&quot;:[[2017,11,1]]},&quot;page&quot;:&quot;1-14&quot;,&quot;abstract&quot;:&quot;Recent studies have demonstrated that some hormones are present in baleen powder from bowhead (Balaena mysticetus)and North Atlantic right (Eubalaena glacialis) whales. To test the potential generalizability of this technique for studies of stress and reproduction in large whales, we sought to determine whether all major classes of steroid and thyroid hormones are detectable in baleen, and whether these hormones are detectable in other mysticetes. Powdered baleen samples were recovered from single specimens of North Atlantic right, bowhead, blue (Balaenoptera[B.]musculus), sei (B. borealis), minke (B. acutorostrata), fin (B. physalus), humpback (Megaptera novaeangliae) and gray (Eschrichtius robustus) whales. Hormones were extracted with a methanol vortex method, after which we tested all species with commercial enzyme immunoassays (EIAs, Arbor Assays) for progesterone, testosterone, 17β-estradiol, cortisol, corticosterone, aldosterone, thyroxine and tri-iodothyronine, representing a wide array of steroid and thyroid hormones of interest for whale physiology research. In total, 64 parallelism tests (8 species × 8 hormones) were evaluated to verify good binding affinity of the assay antibodies to hormones in baleen. We also tested assay accuracy, although available sample volume limited this test to progesterone, testosterone and cortisol. All tested hormones were detectable in baleen powder of all species, and all assays passed parallelism and accuracy tests. Although only single individuals were tested, the consistent detectability of all hormones in all species indicates that baleen hormone analysis is likely applicable to a broad range of mysticetes, and that the EIA kits tested here perform well with baleen extract. Quantification of hormones in baleen may be a suitable technique with which to explore questions that have historically been difficult to address in large whales, including pregnancy and inter-calving interval, age of sexual maturation, timing and duration of seasonal reproductive cycles, adrenal physiology and metabolic rate.&quot;,&quot;issue&quot;:&quot;1&quot;,&quot;volume&quot;:&quot;5&quot;},&quot;isTemporary&quot;:false}]},{&quot;citationID&quot;:&quot;MENDELEY_CITATION_cd101c17-4899-4051-a804-c80d2154edc7&quot;,&quot;properties&quot;:{&quot;noteIndex&quot;:0},&quot;isEdited&quot;:false,&quot;manualOverride&quot;:{&quot;isManuallyOverridden&quot;:false,&quot;citeprocText&quot;:&quot;(R Core Team, 2021)&quot;,&quot;manualOverrideText&quot;:&quot;&quot;},&quot;citationTag&quot;:&quot;MENDELEY_CITATION_v3_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&quot;,&quot;citationItems&quot;:[{&quot;id&quot;:&quot;b30a9eee-688a-3443-a0b0-cd5bdc2c6fd3&quot;,&quot;itemData&quot;:{&quot;type&quot;:&quot;article&quot;,&quot;id&quot;:&quot;b30a9eee-688a-3443-a0b0-cd5bdc2c6fd3&quot;,&quot;title&quot;:&quot;R: A Language and Environment for Statistical Computing&quot;,&quot;author&quot;:[{&quot;family&quot;:&quot;R Core Team&quot;,&quot;given&quot;:&quot;&quot;,&quot;parse-names&quot;:false,&quot;dropping-particle&quot;:&quot;&quot;,&quot;non-dropping-particle&quot;:&quot;&quot;}],&quot;collection-title&quot;:&quot;R Foundation for Statistical Computing&quot;,&quot;container-title&quot;:&quot;R Foundation for Statistical Computing&quot;,&quot;editor&quot;:[{&quot;family&quot;:&quot;Team&quot;,&quot;given&quot;:&quot;R Development Core&quot;,&quot;parse-names&quot;:false,&quot;dropping-particle&quot;:&quot;&quot;,&quot;non-dropping-particle&quot;:&quot;&quot;}],&quot;DOI&quot;:&quot;10.1007/978-3-540-74686-7&quot;,&quot;ISBN&quot;:&quot;3900051070&quot;,&quot;ISSN&quot;:&quot;16000706&quot;,&quot;URL&quot;:&quot;https://www.r-project.org/&quot;,&quot;issued&quot;:{&quot;date-parts&quot;:[[2021]]},&quot;publisher-place&quot;:&quot;Vienna, Austria, Austria&quot;,&quot;abstract&quot;:&quot;R Foundation for Statistical Computing, Vienna, Austria. ISBN 3-900051-07-0, URL http://www.R-project.org/.&quot;,&quot;publisher&quot;:&quot;R Foundation for Statistical Computing&quot;,&quot;container-title-short&quot;:&quot;&quot;},&quot;isTemporary&quot;:false}]}]"/>
    <we:property name="MENDELEY_CITATIONS_LOCALE_CODE" value="&quot;en-U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15003-103D-264A-9A52-2FE17821A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16</Pages>
  <Words>5952</Words>
  <Characters>33933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Melica</dc:creator>
  <cp:keywords/>
  <dc:description/>
  <cp:lastModifiedBy>Valentina Melica</cp:lastModifiedBy>
  <cp:revision>146</cp:revision>
  <dcterms:created xsi:type="dcterms:W3CDTF">2025-04-23T19:34:00Z</dcterms:created>
  <dcterms:modified xsi:type="dcterms:W3CDTF">2026-05-08T19:15:00Z</dcterms:modified>
</cp:coreProperties>
</file>